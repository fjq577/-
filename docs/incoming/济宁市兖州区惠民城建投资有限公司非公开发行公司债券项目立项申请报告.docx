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C9DC" w14:textId="2277931C" w:rsidR="003220BC" w:rsidRPr="00905433" w:rsidRDefault="000109A2" w:rsidP="00E23CF3">
      <w:pPr>
        <w:spacing w:afterLines="50" w:after="156"/>
        <w:jc w:val="center"/>
        <w:rPr>
          <w:rFonts w:ascii="Times New Roman" w:eastAsia="黑体" w:hAnsi="Times New Roman"/>
          <w:b/>
          <w:sz w:val="30"/>
          <w:szCs w:val="30"/>
        </w:rPr>
      </w:pPr>
      <w:r w:rsidRPr="00905433">
        <w:rPr>
          <w:rFonts w:ascii="Times New Roman" w:eastAsia="黑体" w:hAnsi="Times New Roman" w:hint="eastAsia"/>
          <w:b/>
          <w:sz w:val="30"/>
          <w:szCs w:val="30"/>
        </w:rPr>
        <w:t>济宁市</w:t>
      </w:r>
      <w:proofErr w:type="gramStart"/>
      <w:r w:rsidRPr="00905433">
        <w:rPr>
          <w:rFonts w:ascii="Times New Roman" w:eastAsia="黑体" w:hAnsi="Times New Roman" w:hint="eastAsia"/>
          <w:b/>
          <w:sz w:val="30"/>
          <w:szCs w:val="30"/>
        </w:rPr>
        <w:t>兖州区惠民</w:t>
      </w:r>
      <w:proofErr w:type="gramEnd"/>
      <w:r w:rsidRPr="00905433">
        <w:rPr>
          <w:rFonts w:ascii="Times New Roman" w:eastAsia="黑体" w:hAnsi="Times New Roman" w:hint="eastAsia"/>
          <w:b/>
          <w:sz w:val="30"/>
          <w:szCs w:val="30"/>
        </w:rPr>
        <w:t>城建投资有限公司</w:t>
      </w:r>
      <w:r w:rsidR="00D56D73" w:rsidRPr="00905433">
        <w:rPr>
          <w:rFonts w:ascii="Times New Roman" w:eastAsia="黑体" w:hAnsi="Times New Roman" w:hint="eastAsia"/>
          <w:b/>
          <w:sz w:val="30"/>
          <w:szCs w:val="30"/>
        </w:rPr>
        <w:t>非公开发行公司债券</w:t>
      </w:r>
      <w:r w:rsidR="003220BC" w:rsidRPr="00905433">
        <w:rPr>
          <w:rFonts w:ascii="Times New Roman" w:eastAsia="黑体" w:hAnsi="Times New Roman" w:hint="eastAsia"/>
          <w:b/>
          <w:sz w:val="30"/>
          <w:szCs w:val="30"/>
        </w:rPr>
        <w:t>项目</w:t>
      </w:r>
    </w:p>
    <w:p w14:paraId="70C19DA7" w14:textId="3C1CCBCE" w:rsidR="00CE246C" w:rsidRPr="00905433" w:rsidRDefault="00CE246C" w:rsidP="00E23CF3">
      <w:pPr>
        <w:spacing w:afterLines="50" w:after="156"/>
        <w:jc w:val="center"/>
        <w:rPr>
          <w:rFonts w:ascii="Times New Roman" w:eastAsia="黑体" w:hAnsi="Times New Roman"/>
          <w:b/>
          <w:sz w:val="30"/>
          <w:szCs w:val="30"/>
        </w:rPr>
      </w:pPr>
      <w:r w:rsidRPr="00905433">
        <w:rPr>
          <w:rFonts w:ascii="Times New Roman" w:eastAsia="黑体" w:hAnsi="Times New Roman"/>
          <w:b/>
          <w:sz w:val="30"/>
          <w:szCs w:val="30"/>
        </w:rPr>
        <w:t>立项申请报告</w:t>
      </w:r>
    </w:p>
    <w:p w14:paraId="4EC9FAF7" w14:textId="76C750CC" w:rsidR="00CE246C" w:rsidRPr="00905433" w:rsidRDefault="00CE246C">
      <w:pPr>
        <w:spacing w:beforeLines="50" w:before="156" w:afterLines="200" w:after="624"/>
        <w:jc w:val="center"/>
        <w:rPr>
          <w:rFonts w:ascii="Times New Roman" w:hAnsi="Times New Roman"/>
        </w:rPr>
      </w:pPr>
      <w:del w:id="1001" w:author="冯佳淇" w:date="2026-08-28T09:00:00Z">
        <w:r w:rsidRPr="00905433">
          <w:rPr>
            <w:rFonts w:ascii="Times New Roman" w:hAnsi="Times New Roman"/>
          </w:rPr>
          <w:delText>所属部组：</w:delText>
        </w:r>
        <w:r w:rsidR="00E23CF3" w:rsidRPr="00905433">
          <w:rPr>
            <w:rFonts w:ascii="Times New Roman" w:hAnsi="Times New Roman" w:hint="eastAsia"/>
            <w:lang w:eastAsia="zh-Hans"/>
          </w:rPr>
          <w:delText>企业融资</w:delText>
        </w:r>
        <w:r w:rsidRPr="00905433">
          <w:rPr>
            <w:rFonts w:ascii="Times New Roman" w:hAnsi="Times New Roman" w:hint="eastAsia"/>
            <w:lang w:eastAsia="zh-Hans"/>
          </w:rPr>
          <w:delText>部</w:delText>
        </w:r>
        <w:r w:rsidRPr="00905433">
          <w:rPr>
            <w:rFonts w:ascii="Times New Roman" w:hAnsi="Times New Roman"/>
          </w:rPr>
          <w:delText>提交时间：</w:delText>
        </w:r>
        <w:r w:rsidRPr="00905433">
          <w:rPr>
            <w:rFonts w:ascii="Times New Roman" w:hAnsi="Times New Roman"/>
          </w:rPr>
          <w:delText>202</w:delText>
        </w:r>
        <w:r w:rsidR="004606C9">
          <w:rPr>
            <w:rFonts w:ascii="Times New Roman" w:hAnsi="Times New Roman"/>
          </w:rPr>
          <w:delText>6</w:delText>
        </w:r>
        <w:r w:rsidRPr="00905433">
          <w:rPr>
            <w:rFonts w:ascii="Times New Roman" w:hAnsi="Times New Roman"/>
          </w:rPr>
          <w:delText>年</w:delText>
        </w:r>
        <w:r w:rsidR="004606C9">
          <w:rPr>
            <w:rFonts w:ascii="Times New Roman" w:hAnsi="Times New Roman"/>
          </w:rPr>
          <w:delText>5</w:delText>
        </w:r>
        <w:r w:rsidRPr="00905433">
          <w:rPr>
            <w:rFonts w:ascii="Times New Roman" w:hAnsi="Times New Roman"/>
          </w:rPr>
          <w:delText>月</w:delText>
        </w:r>
        <w:r w:rsidR="004606C9">
          <w:rPr>
            <w:rFonts w:ascii="Times New Roman" w:hAnsi="Times New Roman"/>
          </w:rPr>
          <w:delText>13</w:delText>
        </w:r>
        <w:r w:rsidRPr="00905433">
          <w:rPr>
            <w:rFonts w:ascii="Times New Roman" w:hAnsi="Times New Roman"/>
          </w:rPr>
          <w:delText>日</w:delText>
        </w:r>
      </w:del>
      <w:ins w:id="1002" w:author="冯佳淇" w:date="2026-08-28T09:00:00Z">
        <w:r>
          <w:rPr>
            <w:rFonts w:ascii="Times New Roman" w:hAnsi="Times New Roman"/>
          </w:rPr>
          <w:t xml:space="preserve">所属部组：企业融资部提交时间：2026年8月28日</w:t>
        </w:r>
      </w:ins>
    </w:p>
    <w:p w14:paraId="35ADB3C4"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客户名称</w:t>
      </w:r>
    </w:p>
    <w:p w14:paraId="63D63E77" w14:textId="772628AC" w:rsidR="00CE246C" w:rsidRPr="00905433" w:rsidRDefault="000109A2" w:rsidP="009C18B1">
      <w:pPr>
        <w:spacing w:beforeLines="50" w:before="156" w:afterLines="50" w:after="156" w:line="360" w:lineRule="auto"/>
        <w:ind w:left="480"/>
        <w:rPr>
          <w:rFonts w:ascii="Times New Roman" w:hAnsi="Times New Roman"/>
          <w:sz w:val="24"/>
        </w:rPr>
      </w:pPr>
      <w:r w:rsidRPr="00905433">
        <w:rPr>
          <w:rFonts w:ascii="Times New Roman" w:hAnsi="Times New Roman" w:hint="eastAsia"/>
          <w:sz w:val="24"/>
        </w:rPr>
        <w:t>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r w:rsidR="00CE246C" w:rsidRPr="00905433">
        <w:rPr>
          <w:rFonts w:ascii="Times New Roman" w:hAnsi="Times New Roman"/>
          <w:sz w:val="24"/>
        </w:rPr>
        <w:t>。</w:t>
      </w:r>
    </w:p>
    <w:p w14:paraId="2D275A63"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项目类型</w:t>
      </w:r>
    </w:p>
    <w:p w14:paraId="59C344CE" w14:textId="337CFCF5" w:rsidR="00CE246C" w:rsidRPr="00905433" w:rsidRDefault="00D56D73">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非</w:t>
      </w:r>
      <w:r w:rsidR="00E23CF3" w:rsidRPr="00905433">
        <w:rPr>
          <w:rFonts w:ascii="Times New Roman" w:hAnsi="Times New Roman" w:hint="eastAsia"/>
          <w:sz w:val="24"/>
        </w:rPr>
        <w:t>公开发行债券。</w:t>
      </w:r>
    </w:p>
    <w:p w14:paraId="33337F8F"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公司角色</w:t>
      </w:r>
    </w:p>
    <w:p w14:paraId="59B159EE" w14:textId="660BE472" w:rsidR="00CE246C" w:rsidRPr="00905433" w:rsidRDefault="00CE246C">
      <w:pPr>
        <w:spacing w:beforeLines="50" w:before="156" w:afterLines="50" w:after="156" w:line="360" w:lineRule="auto"/>
        <w:ind w:firstLineChars="200" w:firstLine="480"/>
        <w:rPr>
          <w:rFonts w:ascii="Times New Roman" w:hAnsi="Times New Roman"/>
          <w:sz w:val="24"/>
        </w:rPr>
      </w:pPr>
      <w:del w:id="1003" w:author="冯佳淇" w:date="2026-08-28T09:00:00Z">
        <w:r w:rsidRPr="00905433">
          <w:rPr>
            <w:rFonts w:ascii="Times New Roman" w:hAnsi="Times New Roman"/>
            <w:sz w:val="24"/>
          </w:rPr>
          <w:delText>主承销商</w:delText>
        </w:r>
        <w:r w:rsidR="003220BC" w:rsidRPr="00905433">
          <w:rPr>
            <w:rFonts w:ascii="Times New Roman" w:hAnsi="Times New Roman" w:hint="eastAsia"/>
            <w:sz w:val="24"/>
          </w:rPr>
          <w:delText>、受托管理人</w:delText>
        </w:r>
        <w:r w:rsidRPr="00905433">
          <w:rPr>
            <w:rFonts w:ascii="Times New Roman" w:hAnsi="Times New Roman"/>
            <w:sz w:val="24"/>
            <w:lang w:eastAsia="zh-Hans"/>
          </w:rPr>
          <w:delText>。</w:delText>
        </w:r>
      </w:del>
      <w:ins w:id="1004" w:author="冯佳淇" w:date="2026-08-28T09:00:00Z">
        <w:r>
          <w:rPr>
            <w:rFonts w:ascii="Times New Roman" w:hAnsi="Times New Roman"/>
            <w:sz w:val="24"/>
          </w:rPr>
          <w:t xml:space="preserve">联席主承销商、受托管理人、簿记管理人（甬兴证券有限公司）；德邦证券股份有限公司为联席主承销商。</w:t>
        </w:r>
      </w:ins>
    </w:p>
    <w:p w14:paraId="03D3D628"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承销方式</w:t>
      </w:r>
    </w:p>
    <w:p w14:paraId="70CB7613" w14:textId="0DB9B825" w:rsidR="00CE246C" w:rsidRPr="00905433" w:rsidRDefault="00110691" w:rsidP="009C18B1">
      <w:pPr>
        <w:spacing w:beforeLines="50" w:before="156" w:afterLines="50" w:after="156" w:line="360" w:lineRule="auto"/>
        <w:ind w:left="480"/>
        <w:rPr>
          <w:rFonts w:ascii="Times New Roman" w:hAnsi="Times New Roman"/>
          <w:sz w:val="24"/>
        </w:rPr>
      </w:pPr>
      <w:del w:id="1005" w:author="冯佳淇" w:date="2026-08-28T09:00:00Z">
        <w:r w:rsidRPr="00905433">
          <w:rPr>
            <w:rFonts w:ascii="Times New Roman" w:hAnsi="Times New Roman" w:hint="eastAsia"/>
            <w:sz w:val="24"/>
          </w:rPr>
          <w:delText>本次债券由主承销商以余额包销的方式承销</w:delText>
        </w:r>
        <w:r w:rsidR="00091834" w:rsidRPr="00905433">
          <w:rPr>
            <w:rFonts w:ascii="Times New Roman" w:hAnsi="Times New Roman" w:hint="eastAsia"/>
            <w:sz w:val="24"/>
          </w:rPr>
          <w:delText>。</w:delText>
        </w:r>
      </w:del>
      <w:ins w:id="1006" w:author="冯佳淇" w:date="2026-08-28T09:00:00Z">
        <w:r>
          <w:rPr>
            <w:rFonts w:ascii="Times New Roman" w:hAnsi="Times New Roman" w:hint="eastAsia"/>
            <w:sz w:val="24"/>
          </w:rPr>
          <w:t xml:space="preserve">本次债券由主承销商以余额包销方式承销。本次债券发行方式为簿记建档发行。</w:t>
        </w:r>
      </w:ins>
    </w:p>
    <w:p w14:paraId="487DA3EC"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是否构成关联交易项目</w:t>
      </w:r>
    </w:p>
    <w:p w14:paraId="170679AA"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否</w:t>
      </w:r>
      <w:r w:rsidR="00E23CF3" w:rsidRPr="00905433">
        <w:rPr>
          <w:rFonts w:ascii="Times New Roman" w:hAnsi="Times New Roman" w:hint="eastAsia"/>
          <w:sz w:val="24"/>
        </w:rPr>
        <w:t>。</w:t>
      </w:r>
    </w:p>
    <w:p w14:paraId="6E763BEE"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是否存在聘请第三方中介机构的情形</w:t>
      </w:r>
    </w:p>
    <w:p w14:paraId="48E61D1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否</w:t>
      </w:r>
      <w:r w:rsidR="00E23CF3" w:rsidRPr="00905433">
        <w:rPr>
          <w:rFonts w:ascii="Times New Roman" w:hAnsi="Times New Roman" w:hint="eastAsia"/>
          <w:sz w:val="24"/>
        </w:rPr>
        <w:t>。</w:t>
      </w:r>
    </w:p>
    <w:p w14:paraId="3EF79A8E"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项目主要条款设计</w:t>
      </w:r>
    </w:p>
    <w:p w14:paraId="3BF11C31" w14:textId="47BA434E"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发行主体：</w:t>
      </w:r>
      <w:r w:rsidR="000109A2" w:rsidRPr="00905433">
        <w:rPr>
          <w:rFonts w:ascii="Times New Roman" w:hAnsi="Times New Roman" w:hint="eastAsia"/>
          <w:sz w:val="24"/>
        </w:rPr>
        <w:t>济宁市</w:t>
      </w:r>
      <w:proofErr w:type="gramStart"/>
      <w:r w:rsidR="000109A2" w:rsidRPr="00905433">
        <w:rPr>
          <w:rFonts w:ascii="Times New Roman" w:hAnsi="Times New Roman" w:hint="eastAsia"/>
          <w:sz w:val="24"/>
        </w:rPr>
        <w:t>兖州区惠民</w:t>
      </w:r>
      <w:proofErr w:type="gramEnd"/>
      <w:r w:rsidR="000109A2" w:rsidRPr="00905433">
        <w:rPr>
          <w:rFonts w:ascii="Times New Roman" w:hAnsi="Times New Roman" w:hint="eastAsia"/>
          <w:sz w:val="24"/>
        </w:rPr>
        <w:t>城建投资有限公司</w:t>
      </w:r>
      <w:r w:rsidRPr="00905433">
        <w:rPr>
          <w:rFonts w:ascii="Times New Roman" w:hAnsi="Times New Roman" w:hint="eastAsia"/>
          <w:sz w:val="24"/>
        </w:rPr>
        <w:t>。</w:t>
      </w:r>
    </w:p>
    <w:p w14:paraId="66F5ABA9" w14:textId="1204C765"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del w:id="1007" w:author="冯佳淇" w:date="2026-08-28T09:00:00Z">
        <w:r w:rsidRPr="00905433">
          <w:rPr>
            <w:rFonts w:ascii="Times New Roman" w:hAnsi="Times New Roman" w:hint="eastAsia"/>
            <w:sz w:val="24"/>
          </w:rPr>
          <w:delText>发行规模：本次债券总规模不超过</w:delText>
        </w:r>
        <w:r w:rsidR="000109A2" w:rsidRPr="00905433">
          <w:rPr>
            <w:rFonts w:ascii="Times New Roman" w:hAnsi="Times New Roman" w:hint="eastAsia"/>
            <w:sz w:val="24"/>
          </w:rPr>
          <w:delText>6.78</w:delText>
        </w:r>
        <w:r w:rsidRPr="00905433">
          <w:rPr>
            <w:rFonts w:ascii="Times New Roman" w:hAnsi="Times New Roman" w:hint="eastAsia"/>
            <w:sz w:val="24"/>
          </w:rPr>
          <w:delText>亿元（含</w:delText>
        </w:r>
        <w:r w:rsidR="000109A2" w:rsidRPr="00905433">
          <w:rPr>
            <w:rFonts w:ascii="Times New Roman" w:hAnsi="Times New Roman" w:hint="eastAsia"/>
            <w:sz w:val="24"/>
          </w:rPr>
          <w:delText>6.78</w:delText>
        </w:r>
        <w:r w:rsidRPr="00905433">
          <w:rPr>
            <w:rFonts w:ascii="Times New Roman" w:hAnsi="Times New Roman" w:hint="eastAsia"/>
            <w:sz w:val="24"/>
          </w:rPr>
          <w:delText>亿元）。</w:delText>
        </w:r>
      </w:del>
      <w:ins w:id="1008" w:author="冯佳淇" w:date="2026-08-28T09:00:00Z">
        <w:r>
          <w:rPr>
            <w:rFonts w:ascii="Times New Roman" w:hAnsi="Times New Roman" w:hint="eastAsia"/>
            <w:sz w:val="24"/>
          </w:rPr>
          <w:t xml:space="preserve">发行规模：本次债券发行总额不超过人民币6.78亿元（含6.78亿元）。本次公司债券发行面值余额不超过6.78亿元（含6.78亿元），拟采取分期方式发行。</w:t>
        </w:r>
      </w:ins>
    </w:p>
    <w:p w14:paraId="79C76C73" w14:textId="5B757D2C"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del w:id="1009" w:author="冯佳淇" w:date="2026-08-28T09:00:00Z">
        <w:r w:rsidRPr="00905433">
          <w:rPr>
            <w:rFonts w:ascii="Times New Roman" w:hAnsi="Times New Roman" w:hint="eastAsia"/>
            <w:sz w:val="24"/>
          </w:rPr>
          <w:delText>债券期限：</w:delText>
        </w:r>
        <w:r w:rsidR="00B10536" w:rsidRPr="00905433">
          <w:rPr>
            <w:rFonts w:ascii="Times New Roman" w:hAnsi="Times New Roman" w:hint="eastAsia"/>
            <w:sz w:val="24"/>
          </w:rPr>
          <w:delText>本次债券期限不超过</w:delText>
        </w:r>
        <w:r w:rsidR="000109A2" w:rsidRPr="00905433">
          <w:rPr>
            <w:rFonts w:ascii="Times New Roman" w:hAnsi="Times New Roman" w:hint="eastAsia"/>
            <w:sz w:val="24"/>
          </w:rPr>
          <w:delText>10</w:delText>
        </w:r>
        <w:r w:rsidR="00B10536" w:rsidRPr="00905433">
          <w:rPr>
            <w:rFonts w:ascii="Times New Roman" w:hAnsi="Times New Roman" w:hint="eastAsia"/>
            <w:sz w:val="24"/>
          </w:rPr>
          <w:delText>年（含</w:delText>
        </w:r>
        <w:r w:rsidR="000109A2" w:rsidRPr="00905433">
          <w:rPr>
            <w:rFonts w:ascii="Times New Roman" w:hAnsi="Times New Roman" w:hint="eastAsia"/>
            <w:sz w:val="24"/>
          </w:rPr>
          <w:delText>10</w:delText>
        </w:r>
        <w:r w:rsidR="00B10536" w:rsidRPr="00905433">
          <w:rPr>
            <w:rFonts w:ascii="Times New Roman" w:hAnsi="Times New Roman" w:hint="eastAsia"/>
            <w:sz w:val="24"/>
          </w:rPr>
          <w:delText>年），可为单一期限品种，也可为多种期限的混合品种</w:delText>
        </w:r>
        <w:r w:rsidRPr="00905433">
          <w:rPr>
            <w:rFonts w:ascii="Times New Roman" w:hAnsi="Times New Roman" w:hint="eastAsia"/>
            <w:sz w:val="24"/>
          </w:rPr>
          <w:delText>。</w:delText>
        </w:r>
      </w:del>
      <w:ins w:id="1010" w:author="冯佳淇" w:date="2026-08-28T09:00:00Z">
        <w:r>
          <w:rPr>
            <w:rFonts w:ascii="Times New Roman" w:hAnsi="Times New Roman" w:hint="eastAsia"/>
            <w:sz w:val="24"/>
          </w:rPr>
          <w:t xml:space="preserve">债券期限：本次债券期限为不超过5年（含5年），可为单一期限品种，也可为多种期限的混合品种。本次债券面值为100元，按面值平价发行。本次债券为固定利率，票面利率根据网下询价簿记结果，由发行人与主承销商按照国家有关规定共同协商确定。本次债券采用单利计息，不计复利，付息频率为按年付息。每年付息一次，到期一次还本，最后一期利息随本金的兑付一起支付。</w:t>
        </w:r>
      </w:ins>
    </w:p>
    <w:p w14:paraId="729873DB" w14:textId="454FDAD3" w:rsidR="00DE7159" w:rsidRPr="00905433" w:rsidRDefault="00DE7159" w:rsidP="00E23CF3">
      <w:pPr>
        <w:numPr>
          <w:ilvl w:val="0"/>
          <w:numId w:val="5"/>
        </w:numPr>
        <w:spacing w:beforeLines="50" w:before="156" w:afterLines="50" w:after="156" w:line="360" w:lineRule="auto"/>
        <w:ind w:firstLineChars="200" w:firstLine="480"/>
        <w:rPr>
          <w:rFonts w:ascii="Times New Roman" w:hAnsi="Times New Roman"/>
          <w:sz w:val="24"/>
        </w:rPr>
      </w:pPr>
      <w:del w:id="1011" w:author="冯佳淇" w:date="2026-08-28T09:00:00Z">
        <w:r w:rsidRPr="00905433">
          <w:rPr>
            <w:rFonts w:ascii="Times New Roman" w:hAnsi="Times New Roman" w:hint="eastAsia"/>
            <w:sz w:val="24"/>
          </w:rPr>
          <w:lastRenderedPageBreak/>
          <w:delText>评级情况：公司主体评级</w:delText>
        </w:r>
        <w:r w:rsidRPr="00905433">
          <w:rPr>
            <w:rFonts w:ascii="Times New Roman" w:hAnsi="Times New Roman" w:hint="eastAsia"/>
            <w:sz w:val="24"/>
          </w:rPr>
          <w:delText>AA</w:delText>
        </w:r>
        <w:r w:rsidR="000109A2" w:rsidRPr="00905433">
          <w:rPr>
            <w:rFonts w:ascii="Times New Roman" w:hAnsi="Times New Roman" w:hint="eastAsia"/>
            <w:sz w:val="24"/>
          </w:rPr>
          <w:delText>+</w:delText>
        </w:r>
        <w:r w:rsidRPr="00905433">
          <w:rPr>
            <w:rFonts w:ascii="Times New Roman" w:hAnsi="Times New Roman" w:hint="eastAsia"/>
            <w:sz w:val="24"/>
          </w:rPr>
          <w:delText>。</w:delText>
        </w:r>
      </w:del>
      <w:ins w:id="1012" w:author="冯佳淇" w:date="2026-08-28T09:00:00Z">
        <w:r>
          <w:rPr>
            <w:rFonts w:ascii="Times New Roman" w:hAnsi="Times New Roman" w:hint="eastAsia"/>
            <w:sz w:val="24"/>
          </w:rPr>
          <w:t xml:space="preserve">评级情况：经中证鹏元资信评估股份有限公司评定，发行人的主体信用等级为AA+，评级展望为稳定；本次债券未评级。</w:t>
        </w:r>
      </w:ins>
    </w:p>
    <w:p w14:paraId="1D3AE3F3" w14:textId="2609D6DA" w:rsidR="00B10536" w:rsidRPr="00905433" w:rsidRDefault="00B10536" w:rsidP="00E23CF3">
      <w:pPr>
        <w:numPr>
          <w:ilvl w:val="0"/>
          <w:numId w:val="5"/>
        </w:numPr>
        <w:spacing w:beforeLines="50" w:before="156" w:afterLines="50" w:after="156" w:line="360" w:lineRule="auto"/>
        <w:ind w:firstLineChars="200" w:firstLine="480"/>
        <w:rPr>
          <w:rFonts w:ascii="Times New Roman" w:hAnsi="Times New Roman"/>
          <w:sz w:val="24"/>
        </w:rPr>
      </w:pPr>
      <w:del w:id="1013" w:author="冯佳淇" w:date="2026-08-28T09:00:00Z">
        <w:r w:rsidRPr="00905433">
          <w:rPr>
            <w:rFonts w:ascii="Times New Roman" w:hAnsi="Times New Roman" w:hint="eastAsia"/>
            <w:sz w:val="24"/>
          </w:rPr>
          <w:delText>增信措施：</w:delText>
        </w:r>
        <w:r w:rsidR="000109A2" w:rsidRPr="00905433">
          <w:rPr>
            <w:rFonts w:ascii="Times New Roman" w:hAnsi="Times New Roman" w:hint="eastAsia"/>
            <w:sz w:val="24"/>
          </w:rPr>
          <w:delText>无</w:delText>
        </w:r>
        <w:r w:rsidRPr="00905433">
          <w:rPr>
            <w:rFonts w:ascii="Times New Roman" w:hAnsi="Times New Roman" w:hint="eastAsia"/>
            <w:sz w:val="24"/>
          </w:rPr>
          <w:delText>。</w:delText>
        </w:r>
      </w:del>
      <w:ins w:id="1014" w:author="冯佳淇" w:date="2026-08-28T09:00:00Z">
        <w:r>
          <w:rPr>
            <w:rFonts w:ascii="Times New Roman" w:hAnsi="Times New Roman" w:hint="eastAsia"/>
            <w:sz w:val="24"/>
          </w:rPr>
          <w:t xml:space="preserve">增信措施：本次债券不设定增信措施。</w:t>
        </w:r>
      </w:ins>
    </w:p>
    <w:p w14:paraId="5DA190F8" w14:textId="46D16F07" w:rsidR="00E23CF3" w:rsidRPr="00905433" w:rsidRDefault="00E23CF3" w:rsidP="00E23CF3">
      <w:pPr>
        <w:numPr>
          <w:ilvl w:val="0"/>
          <w:numId w:val="5"/>
        </w:numPr>
        <w:spacing w:beforeLines="50" w:before="156" w:afterLines="50" w:after="156" w:line="360" w:lineRule="auto"/>
        <w:ind w:firstLineChars="200" w:firstLine="480"/>
        <w:rPr>
          <w:rFonts w:ascii="Times New Roman" w:hAnsi="Times New Roman"/>
          <w:sz w:val="24"/>
        </w:rPr>
      </w:pPr>
      <w:del w:id="1015" w:author="冯佳淇" w:date="2026-08-28T09:00:00Z">
        <w:r w:rsidRPr="00905433">
          <w:rPr>
            <w:rFonts w:ascii="Times New Roman" w:hAnsi="Times New Roman" w:hint="eastAsia"/>
            <w:sz w:val="24"/>
          </w:rPr>
          <w:delText>募集资金用途：</w:delText>
        </w:r>
        <w:r w:rsidR="00B10536" w:rsidRPr="00905433">
          <w:rPr>
            <w:rFonts w:ascii="Times New Roman" w:hAnsi="Times New Roman" w:hint="eastAsia"/>
            <w:sz w:val="24"/>
          </w:rPr>
          <w:delText>本次债券募集资金扣除发行费用后，全部用于偿还公司债券本金</w:delText>
        </w:r>
        <w:r w:rsidRPr="00905433">
          <w:rPr>
            <w:rFonts w:ascii="Times New Roman" w:hAnsi="Times New Roman" w:hint="eastAsia"/>
            <w:sz w:val="24"/>
          </w:rPr>
          <w:delText>。</w:delText>
        </w:r>
      </w:del>
      <w:ins w:id="1016" w:author="冯佳淇" w:date="2026-08-28T09:00:00Z">
        <w:r>
          <w:rPr>
            <w:rFonts w:ascii="Times New Roman" w:hAnsi="Times New Roman" w:hint="eastAsia"/>
            <w:sz w:val="24"/>
          </w:rPr>
          <w:t xml:space="preserve">募集资金用途：本次债券募集资金在扣除发行费用后，拟全部用于偿还公司债券本金。</w:t>
        </w:r>
      </w:ins>
    </w:p>
    <w:p w14:paraId="2CC53EA2" w14:textId="77777777" w:rsidR="00CE246C" w:rsidRPr="0090543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05433">
        <w:rPr>
          <w:rFonts w:ascii="Times New Roman" w:eastAsia="黑体" w:hAnsi="Times New Roman"/>
          <w:b/>
          <w:bCs/>
          <w:sz w:val="28"/>
          <w:szCs w:val="28"/>
        </w:rPr>
        <w:t>发行人背景</w:t>
      </w:r>
    </w:p>
    <w:p w14:paraId="26009622"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发行人概况</w:t>
      </w:r>
    </w:p>
    <w:p w14:paraId="7F8C628D"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w:t>
      </w:r>
      <w:r w:rsidRPr="00905433">
        <w:rPr>
          <w:rFonts w:ascii="Times New Roman" w:hAnsi="Times New Roman"/>
          <w:sz w:val="24"/>
        </w:rPr>
        <w:t>1</w:t>
      </w:r>
      <w:r w:rsidRPr="00905433">
        <w:rPr>
          <w:rFonts w:ascii="Times New Roman" w:hAnsi="Times New Roman"/>
          <w:sz w:val="24"/>
        </w:rPr>
        <w:t>）发行人基本信息</w:t>
      </w:r>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6379"/>
      </w:tblGrid>
      <w:tr w:rsidR="000109A2" w:rsidRPr="00905433" w14:paraId="7492F517" w14:textId="77777777" w:rsidTr="00747742">
        <w:trPr>
          <w:trHeight w:val="397"/>
          <w:jc w:val="center"/>
        </w:trPr>
        <w:tc>
          <w:tcPr>
            <w:tcW w:w="2207" w:type="dxa"/>
            <w:vAlign w:val="center"/>
          </w:tcPr>
          <w:p w14:paraId="52C2B968" w14:textId="3396E5B9"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中文名称：</w:t>
            </w:r>
          </w:p>
        </w:tc>
        <w:tc>
          <w:tcPr>
            <w:tcW w:w="6379" w:type="dxa"/>
            <w:vAlign w:val="center"/>
          </w:tcPr>
          <w:p w14:paraId="134FB9AE" w14:textId="433CC59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兖州区惠民</w:t>
            </w:r>
            <w:proofErr w:type="gramEnd"/>
            <w:r w:rsidRPr="00905433">
              <w:rPr>
                <w:rFonts w:ascii="Times New Roman" w:hAnsi="Times New Roman" w:hint="eastAsia"/>
                <w:kern w:val="0"/>
                <w:szCs w:val="21"/>
              </w:rPr>
              <w:t>城建投资有限公司</w:t>
            </w:r>
          </w:p>
        </w:tc>
      </w:tr>
      <w:tr w:rsidR="000109A2" w:rsidRPr="00905433" w14:paraId="0187D3F1" w14:textId="77777777" w:rsidTr="00747742">
        <w:trPr>
          <w:trHeight w:val="397"/>
          <w:jc w:val="center"/>
        </w:trPr>
        <w:tc>
          <w:tcPr>
            <w:tcW w:w="2207" w:type="dxa"/>
            <w:vAlign w:val="center"/>
          </w:tcPr>
          <w:p w14:paraId="44D16BFD" w14:textId="04AF834E"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法定代表人：</w:t>
            </w:r>
          </w:p>
        </w:tc>
        <w:tc>
          <w:tcPr>
            <w:tcW w:w="6379" w:type="dxa"/>
            <w:vAlign w:val="center"/>
          </w:tcPr>
          <w:p w14:paraId="3128B3D6" w14:textId="0F365B23"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赵文广</w:t>
            </w:r>
          </w:p>
        </w:tc>
      </w:tr>
      <w:tr w:rsidR="000109A2" w:rsidRPr="00905433" w14:paraId="3B3C490B" w14:textId="77777777" w:rsidTr="00747742">
        <w:trPr>
          <w:trHeight w:val="397"/>
          <w:jc w:val="center"/>
        </w:trPr>
        <w:tc>
          <w:tcPr>
            <w:tcW w:w="2207" w:type="dxa"/>
            <w:vAlign w:val="center"/>
          </w:tcPr>
          <w:p w14:paraId="52DA64B2" w14:textId="11A3CF0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注册资本：</w:t>
            </w:r>
          </w:p>
        </w:tc>
        <w:tc>
          <w:tcPr>
            <w:tcW w:w="6379" w:type="dxa"/>
            <w:vAlign w:val="center"/>
          </w:tcPr>
          <w:p w14:paraId="1F55D796" w14:textId="1D70DC2D"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人民币</w:t>
            </w:r>
            <w:r w:rsidRPr="00905433">
              <w:rPr>
                <w:rFonts w:ascii="Times New Roman" w:hAnsi="Times New Roman" w:hint="eastAsia"/>
                <w:kern w:val="0"/>
                <w:szCs w:val="21"/>
              </w:rPr>
              <w:t>370,117.51</w:t>
            </w:r>
            <w:r w:rsidRPr="00905433">
              <w:rPr>
                <w:rFonts w:ascii="Times New Roman" w:hAnsi="Times New Roman" w:hint="eastAsia"/>
                <w:kern w:val="0"/>
                <w:szCs w:val="21"/>
              </w:rPr>
              <w:t>万元</w:t>
            </w:r>
          </w:p>
        </w:tc>
      </w:tr>
      <w:tr w:rsidR="000109A2" w:rsidRPr="00905433" w14:paraId="5F10B8A5" w14:textId="77777777" w:rsidTr="00747742">
        <w:trPr>
          <w:trHeight w:val="397"/>
          <w:jc w:val="center"/>
        </w:trPr>
        <w:tc>
          <w:tcPr>
            <w:tcW w:w="2207" w:type="dxa"/>
            <w:vAlign w:val="center"/>
          </w:tcPr>
          <w:p w14:paraId="12CB03A4" w14:textId="6C04CB8A"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实缴资本：</w:t>
            </w:r>
          </w:p>
        </w:tc>
        <w:tc>
          <w:tcPr>
            <w:tcW w:w="6379" w:type="dxa"/>
            <w:vAlign w:val="center"/>
          </w:tcPr>
          <w:p w14:paraId="1157597D" w14:textId="4492D09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人民币</w:t>
            </w:r>
            <w:r w:rsidRPr="00905433">
              <w:rPr>
                <w:rFonts w:ascii="Times New Roman" w:hAnsi="Times New Roman" w:hint="eastAsia"/>
                <w:kern w:val="0"/>
                <w:szCs w:val="21"/>
              </w:rPr>
              <w:t>370,117.51</w:t>
            </w:r>
            <w:r w:rsidRPr="00905433">
              <w:rPr>
                <w:rFonts w:ascii="Times New Roman" w:hAnsi="Times New Roman" w:hint="eastAsia"/>
                <w:kern w:val="0"/>
                <w:szCs w:val="21"/>
              </w:rPr>
              <w:t>万元</w:t>
            </w:r>
          </w:p>
        </w:tc>
      </w:tr>
      <w:tr w:rsidR="000109A2" w:rsidRPr="00905433" w14:paraId="73EC689E" w14:textId="77777777" w:rsidTr="00747742">
        <w:trPr>
          <w:trHeight w:val="397"/>
          <w:jc w:val="center"/>
        </w:trPr>
        <w:tc>
          <w:tcPr>
            <w:tcW w:w="2207" w:type="dxa"/>
            <w:vAlign w:val="center"/>
          </w:tcPr>
          <w:p w14:paraId="1F88808A" w14:textId="10D1B41E"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成立日期：</w:t>
            </w:r>
          </w:p>
        </w:tc>
        <w:tc>
          <w:tcPr>
            <w:tcW w:w="6379" w:type="dxa"/>
            <w:vAlign w:val="center"/>
          </w:tcPr>
          <w:p w14:paraId="52B7E581" w14:textId="5310F2DC"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2002</w:t>
            </w:r>
            <w:r w:rsidRPr="00905433">
              <w:rPr>
                <w:rFonts w:ascii="Times New Roman" w:hAnsi="Times New Roman" w:hint="eastAsia"/>
                <w:kern w:val="0"/>
                <w:szCs w:val="21"/>
              </w:rPr>
              <w:t>年</w:t>
            </w:r>
            <w:r w:rsidRPr="00905433">
              <w:rPr>
                <w:rFonts w:ascii="Times New Roman" w:hAnsi="Times New Roman" w:hint="eastAsia"/>
                <w:kern w:val="0"/>
                <w:szCs w:val="21"/>
              </w:rPr>
              <w:t>6</w:t>
            </w:r>
            <w:r w:rsidRPr="00905433">
              <w:rPr>
                <w:rFonts w:ascii="Times New Roman" w:hAnsi="Times New Roman" w:hint="eastAsia"/>
                <w:kern w:val="0"/>
                <w:szCs w:val="21"/>
              </w:rPr>
              <w:t>月</w:t>
            </w:r>
            <w:r w:rsidRPr="00905433">
              <w:rPr>
                <w:rFonts w:ascii="Times New Roman" w:hAnsi="Times New Roman" w:hint="eastAsia"/>
                <w:kern w:val="0"/>
                <w:szCs w:val="21"/>
              </w:rPr>
              <w:t>24</w:t>
            </w:r>
            <w:r w:rsidRPr="00905433">
              <w:rPr>
                <w:rFonts w:ascii="Times New Roman" w:hAnsi="Times New Roman" w:hint="eastAsia"/>
                <w:kern w:val="0"/>
                <w:szCs w:val="21"/>
              </w:rPr>
              <w:t>日</w:t>
            </w:r>
          </w:p>
        </w:tc>
      </w:tr>
      <w:tr w:rsidR="000109A2" w:rsidRPr="00905433" w14:paraId="1E67E21E" w14:textId="77777777" w:rsidTr="00747742">
        <w:trPr>
          <w:trHeight w:val="397"/>
          <w:jc w:val="center"/>
        </w:trPr>
        <w:tc>
          <w:tcPr>
            <w:tcW w:w="2207" w:type="dxa"/>
            <w:vAlign w:val="center"/>
          </w:tcPr>
          <w:p w14:paraId="4F765EAC" w14:textId="14A6ED28"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注册地址：</w:t>
            </w:r>
          </w:p>
        </w:tc>
        <w:tc>
          <w:tcPr>
            <w:tcW w:w="6379" w:type="dxa"/>
            <w:vAlign w:val="center"/>
          </w:tcPr>
          <w:p w14:paraId="0B1ACE45" w14:textId="7F1EB3F4"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w:t>
            </w:r>
            <w:proofErr w:type="gramEnd"/>
            <w:r w:rsidRPr="00905433">
              <w:rPr>
                <w:rFonts w:ascii="Times New Roman" w:hAnsi="Times New Roman" w:hint="eastAsia"/>
                <w:kern w:val="0"/>
                <w:szCs w:val="21"/>
              </w:rPr>
              <w:t>建设西路（</w:t>
            </w:r>
            <w:proofErr w:type="gramStart"/>
            <w:r w:rsidRPr="00905433">
              <w:rPr>
                <w:rFonts w:ascii="Times New Roman" w:hAnsi="Times New Roman" w:hint="eastAsia"/>
                <w:kern w:val="0"/>
                <w:szCs w:val="21"/>
              </w:rPr>
              <w:t>牛旺地质</w:t>
            </w:r>
            <w:proofErr w:type="gramEnd"/>
            <w:r w:rsidRPr="00905433">
              <w:rPr>
                <w:rFonts w:ascii="Times New Roman" w:hAnsi="Times New Roman" w:hint="eastAsia"/>
                <w:kern w:val="0"/>
                <w:szCs w:val="21"/>
              </w:rPr>
              <w:t>家园西邻）</w:t>
            </w:r>
          </w:p>
        </w:tc>
      </w:tr>
      <w:tr w:rsidR="000109A2" w:rsidRPr="00905433" w14:paraId="7174CA92" w14:textId="77777777" w:rsidTr="00747742">
        <w:trPr>
          <w:trHeight w:val="397"/>
          <w:jc w:val="center"/>
        </w:trPr>
        <w:tc>
          <w:tcPr>
            <w:tcW w:w="2207" w:type="dxa"/>
            <w:vAlign w:val="center"/>
          </w:tcPr>
          <w:p w14:paraId="125A6375" w14:textId="5EA7A197"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办公地址：</w:t>
            </w:r>
          </w:p>
        </w:tc>
        <w:tc>
          <w:tcPr>
            <w:tcW w:w="6379" w:type="dxa"/>
            <w:vAlign w:val="center"/>
          </w:tcPr>
          <w:p w14:paraId="30A628B7" w14:textId="6F5345C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济宁市</w:t>
            </w:r>
            <w:proofErr w:type="gramStart"/>
            <w:r w:rsidRPr="00905433">
              <w:rPr>
                <w:rFonts w:ascii="Times New Roman" w:hAnsi="Times New Roman" w:hint="eastAsia"/>
                <w:kern w:val="0"/>
                <w:szCs w:val="21"/>
              </w:rPr>
              <w:t>兖州区</w:t>
            </w:r>
            <w:proofErr w:type="gramEnd"/>
            <w:r w:rsidRPr="00905433">
              <w:rPr>
                <w:rFonts w:ascii="Times New Roman" w:hAnsi="Times New Roman" w:hint="eastAsia"/>
                <w:kern w:val="0"/>
                <w:szCs w:val="21"/>
              </w:rPr>
              <w:t>建设西路（</w:t>
            </w:r>
            <w:proofErr w:type="gramStart"/>
            <w:r w:rsidRPr="00905433">
              <w:rPr>
                <w:rFonts w:ascii="Times New Roman" w:hAnsi="Times New Roman" w:hint="eastAsia"/>
                <w:kern w:val="0"/>
                <w:szCs w:val="21"/>
              </w:rPr>
              <w:t>牛旺地质</w:t>
            </w:r>
            <w:proofErr w:type="gramEnd"/>
            <w:r w:rsidRPr="00905433">
              <w:rPr>
                <w:rFonts w:ascii="Times New Roman" w:hAnsi="Times New Roman" w:hint="eastAsia"/>
                <w:kern w:val="0"/>
                <w:szCs w:val="21"/>
              </w:rPr>
              <w:t>家园西邻）</w:t>
            </w:r>
          </w:p>
        </w:tc>
      </w:tr>
      <w:tr w:rsidR="000109A2" w:rsidRPr="00905433" w14:paraId="0F53A911" w14:textId="77777777" w:rsidTr="00747742">
        <w:trPr>
          <w:trHeight w:val="397"/>
          <w:jc w:val="center"/>
        </w:trPr>
        <w:tc>
          <w:tcPr>
            <w:tcW w:w="2207" w:type="dxa"/>
            <w:vAlign w:val="center"/>
          </w:tcPr>
          <w:p w14:paraId="288C37EE" w14:textId="591470B1"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邮政编码：</w:t>
            </w:r>
          </w:p>
        </w:tc>
        <w:tc>
          <w:tcPr>
            <w:tcW w:w="6379" w:type="dxa"/>
            <w:vAlign w:val="center"/>
          </w:tcPr>
          <w:p w14:paraId="264A66BA" w14:textId="6CCB73AA"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272100</w:t>
            </w:r>
          </w:p>
        </w:tc>
      </w:tr>
      <w:tr w:rsidR="000109A2" w:rsidRPr="00905433" w14:paraId="4ABFD2F2" w14:textId="77777777" w:rsidTr="00747742">
        <w:trPr>
          <w:trHeight w:val="397"/>
          <w:jc w:val="center"/>
        </w:trPr>
        <w:tc>
          <w:tcPr>
            <w:tcW w:w="2207" w:type="dxa"/>
            <w:vAlign w:val="center"/>
          </w:tcPr>
          <w:p w14:paraId="5620A1FA" w14:textId="0F04D3B5"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公司电话：</w:t>
            </w:r>
          </w:p>
        </w:tc>
        <w:tc>
          <w:tcPr>
            <w:tcW w:w="6379" w:type="dxa"/>
            <w:vAlign w:val="center"/>
          </w:tcPr>
          <w:p w14:paraId="3CF2D41B" w14:textId="28AC83E7"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0537-3497736</w:t>
            </w:r>
          </w:p>
        </w:tc>
      </w:tr>
      <w:tr w:rsidR="000109A2" w:rsidRPr="00905433" w14:paraId="2EF58E68" w14:textId="77777777" w:rsidTr="00747742">
        <w:trPr>
          <w:trHeight w:val="397"/>
          <w:jc w:val="center"/>
        </w:trPr>
        <w:tc>
          <w:tcPr>
            <w:tcW w:w="2207" w:type="dxa"/>
            <w:vAlign w:val="center"/>
          </w:tcPr>
          <w:p w14:paraId="3C0C5E2A" w14:textId="0C2B68F8"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公司传真：</w:t>
            </w:r>
          </w:p>
        </w:tc>
        <w:tc>
          <w:tcPr>
            <w:tcW w:w="6379" w:type="dxa"/>
            <w:vAlign w:val="center"/>
          </w:tcPr>
          <w:p w14:paraId="41853957" w14:textId="1432ABFE"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0537-3492579</w:t>
            </w:r>
          </w:p>
        </w:tc>
      </w:tr>
      <w:tr w:rsidR="000109A2" w:rsidRPr="00905433" w14:paraId="591673E3" w14:textId="77777777" w:rsidTr="00747742">
        <w:trPr>
          <w:trHeight w:val="397"/>
          <w:jc w:val="center"/>
        </w:trPr>
        <w:tc>
          <w:tcPr>
            <w:tcW w:w="2207" w:type="dxa"/>
            <w:vAlign w:val="center"/>
          </w:tcPr>
          <w:p w14:paraId="1969D501" w14:textId="76FCDDA7"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所属行业：</w:t>
            </w:r>
          </w:p>
        </w:tc>
        <w:tc>
          <w:tcPr>
            <w:tcW w:w="6379" w:type="dxa"/>
            <w:vAlign w:val="center"/>
          </w:tcPr>
          <w:p w14:paraId="0C1D3F6A" w14:textId="5DD03A37"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综合</w:t>
            </w:r>
          </w:p>
        </w:tc>
      </w:tr>
      <w:tr w:rsidR="000109A2" w:rsidRPr="00905433" w14:paraId="542140AA" w14:textId="77777777" w:rsidTr="00747742">
        <w:trPr>
          <w:trHeight w:val="397"/>
          <w:jc w:val="center"/>
        </w:trPr>
        <w:tc>
          <w:tcPr>
            <w:tcW w:w="2207" w:type="dxa"/>
            <w:vAlign w:val="center"/>
          </w:tcPr>
          <w:p w14:paraId="49912ABC" w14:textId="18563536"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经营范围：</w:t>
            </w:r>
          </w:p>
        </w:tc>
        <w:tc>
          <w:tcPr>
            <w:tcW w:w="6379" w:type="dxa"/>
            <w:vAlign w:val="center"/>
          </w:tcPr>
          <w:p w14:paraId="61214357" w14:textId="5451519B" w:rsidR="000109A2" w:rsidRPr="00905433" w:rsidRDefault="009337DB" w:rsidP="000109A2">
            <w:pPr>
              <w:widowControl/>
              <w:jc w:val="left"/>
              <w:rPr>
                <w:rFonts w:ascii="Times New Roman" w:hAnsi="Times New Roman"/>
                <w:kern w:val="0"/>
                <w:szCs w:val="21"/>
              </w:rPr>
            </w:pPr>
            <w:r w:rsidRPr="009337DB">
              <w:rPr>
                <w:rFonts w:ascii="Times New Roman" w:hAnsi="Times New Roman" w:hint="eastAsia"/>
                <w:kern w:val="0"/>
                <w:szCs w:val="21"/>
              </w:rPr>
              <w:t>许可项目：房地产开发经营；住宿服务；餐饮服务；自来水生产与供应；污水处理及其再生利用。（依法须经批准的项目，经相关部门批准后方可开展经营活动，具体经营项目以相关部门批准文件或许可证件为准）一般项目：以自有资金从事投资活动；土地整治服务；土地使用权租赁；市政设施管理；城乡市容管理；房屋拆迁服务；住房租赁；非居住房地产租赁；柜台、摊位出租；游览景区管理；园区管理服务；酒店管理；餐饮管理；金属矿石销售；非金属矿及制品销售；金属材料销售；建筑材料销售；机械设备销售；机械电气设备制造；新能源原</w:t>
            </w:r>
            <w:proofErr w:type="gramStart"/>
            <w:r w:rsidRPr="009337DB">
              <w:rPr>
                <w:rFonts w:ascii="Times New Roman" w:hAnsi="Times New Roman" w:hint="eastAsia"/>
                <w:kern w:val="0"/>
                <w:szCs w:val="21"/>
              </w:rPr>
              <w:t>动设备</w:t>
            </w:r>
            <w:proofErr w:type="gramEnd"/>
            <w:r w:rsidRPr="009337DB">
              <w:rPr>
                <w:rFonts w:ascii="Times New Roman" w:hAnsi="Times New Roman" w:hint="eastAsia"/>
                <w:kern w:val="0"/>
                <w:szCs w:val="21"/>
              </w:rPr>
              <w:t>销售；家用电器销售；光</w:t>
            </w:r>
            <w:proofErr w:type="gramStart"/>
            <w:r w:rsidRPr="009337DB">
              <w:rPr>
                <w:rFonts w:ascii="Times New Roman" w:hAnsi="Times New Roman" w:hint="eastAsia"/>
                <w:kern w:val="0"/>
                <w:szCs w:val="21"/>
              </w:rPr>
              <w:t>伏设备</w:t>
            </w:r>
            <w:proofErr w:type="gramEnd"/>
            <w:r w:rsidRPr="009337DB">
              <w:rPr>
                <w:rFonts w:ascii="Times New Roman" w:hAnsi="Times New Roman" w:hint="eastAsia"/>
                <w:kern w:val="0"/>
                <w:szCs w:val="21"/>
              </w:rPr>
              <w:t>及元器件销售；充电桩销售；</w:t>
            </w:r>
            <w:proofErr w:type="gramStart"/>
            <w:r w:rsidRPr="009337DB">
              <w:rPr>
                <w:rFonts w:ascii="Times New Roman" w:hAnsi="Times New Roman" w:hint="eastAsia"/>
                <w:kern w:val="0"/>
                <w:szCs w:val="21"/>
              </w:rPr>
              <w:t>厨具卫具及</w:t>
            </w:r>
            <w:proofErr w:type="gramEnd"/>
            <w:r w:rsidRPr="009337DB">
              <w:rPr>
                <w:rFonts w:ascii="Times New Roman" w:hAnsi="Times New Roman" w:hint="eastAsia"/>
                <w:kern w:val="0"/>
                <w:szCs w:val="21"/>
              </w:rPr>
              <w:t>日用杂品批发；针纺织品及原料销售；体育用品及器材批发。（除依法须经批准的项目外，凭营业执照依法自主开展经营活动）</w:t>
            </w:r>
          </w:p>
        </w:tc>
      </w:tr>
      <w:tr w:rsidR="000109A2" w:rsidRPr="00905433" w14:paraId="4BAE90C6" w14:textId="77777777" w:rsidTr="00747742">
        <w:trPr>
          <w:trHeight w:val="397"/>
          <w:jc w:val="center"/>
        </w:trPr>
        <w:tc>
          <w:tcPr>
            <w:tcW w:w="2207" w:type="dxa"/>
            <w:vAlign w:val="center"/>
          </w:tcPr>
          <w:p w14:paraId="063070A9" w14:textId="55D84C23" w:rsidR="000109A2" w:rsidRPr="00905433" w:rsidRDefault="000109A2" w:rsidP="000109A2">
            <w:pPr>
              <w:widowControl/>
              <w:jc w:val="left"/>
              <w:rPr>
                <w:rFonts w:ascii="Times New Roman" w:hAnsi="Times New Roman"/>
                <w:kern w:val="0"/>
                <w:szCs w:val="21"/>
              </w:rPr>
            </w:pPr>
            <w:r w:rsidRPr="00905433">
              <w:rPr>
                <w:rFonts w:ascii="Times New Roman" w:hAnsi="Times New Roman"/>
                <w:kern w:val="0"/>
                <w:szCs w:val="21"/>
              </w:rPr>
              <w:t>统一社会信用代码</w:t>
            </w:r>
            <w:r w:rsidRPr="00905433">
              <w:rPr>
                <w:rFonts w:ascii="Times New Roman" w:hAnsi="Times New Roman"/>
                <w:kern w:val="0"/>
                <w:szCs w:val="21"/>
              </w:rPr>
              <w:t>/</w:t>
            </w:r>
            <w:r w:rsidRPr="00905433">
              <w:rPr>
                <w:rFonts w:ascii="Times New Roman" w:hAnsi="Times New Roman"/>
                <w:kern w:val="0"/>
                <w:szCs w:val="21"/>
              </w:rPr>
              <w:t>注册号：</w:t>
            </w:r>
          </w:p>
        </w:tc>
        <w:tc>
          <w:tcPr>
            <w:tcW w:w="6379" w:type="dxa"/>
            <w:vAlign w:val="center"/>
          </w:tcPr>
          <w:p w14:paraId="0B5EB767" w14:textId="65EDBB85" w:rsidR="000109A2" w:rsidRPr="00905433" w:rsidRDefault="000109A2" w:rsidP="000109A2">
            <w:pPr>
              <w:widowControl/>
              <w:jc w:val="left"/>
              <w:rPr>
                <w:rFonts w:ascii="Times New Roman" w:hAnsi="Times New Roman"/>
                <w:kern w:val="0"/>
                <w:szCs w:val="21"/>
              </w:rPr>
            </w:pPr>
            <w:r w:rsidRPr="00905433">
              <w:rPr>
                <w:rFonts w:ascii="Times New Roman" w:hAnsi="Times New Roman" w:hint="eastAsia"/>
                <w:kern w:val="0"/>
                <w:szCs w:val="21"/>
              </w:rPr>
              <w:t>91370882740225002D</w:t>
            </w:r>
          </w:p>
        </w:tc>
      </w:tr>
    </w:tbl>
    <w:p w14:paraId="7ACB22D0" w14:textId="76A4396A" w:rsidR="000109A2" w:rsidRPr="00905433" w:rsidRDefault="00CE246C">
      <w:pPr>
        <w:spacing w:beforeLines="50" w:before="156" w:afterLines="50" w:after="156" w:line="360" w:lineRule="auto"/>
        <w:ind w:firstLineChars="200" w:firstLine="480"/>
        <w:rPr>
          <w:rFonts w:ascii="Times New Roman" w:hAnsi="Times New Roman"/>
          <w:kern w:val="0"/>
          <w:sz w:val="24"/>
        </w:rPr>
      </w:pPr>
      <w:r w:rsidRPr="00905433">
        <w:rPr>
          <w:rFonts w:ascii="Times New Roman" w:hAnsi="Times New Roman"/>
          <w:sz w:val="24"/>
        </w:rPr>
        <w:t>控股</w:t>
      </w:r>
      <w:r w:rsidRPr="00905433">
        <w:rPr>
          <w:rFonts w:ascii="Times New Roman" w:hAnsi="Times New Roman"/>
          <w:kern w:val="0"/>
          <w:sz w:val="24"/>
        </w:rPr>
        <w:t>股东</w:t>
      </w:r>
      <w:r w:rsidR="000109A2" w:rsidRPr="00905433">
        <w:rPr>
          <w:rFonts w:ascii="Times New Roman" w:hAnsi="Times New Roman" w:hint="eastAsia"/>
          <w:kern w:val="0"/>
          <w:sz w:val="24"/>
        </w:rPr>
        <w:t>：济宁市济</w:t>
      </w:r>
      <w:proofErr w:type="gramStart"/>
      <w:r w:rsidR="000109A2" w:rsidRPr="00905433">
        <w:rPr>
          <w:rFonts w:ascii="Times New Roman" w:hAnsi="Times New Roman" w:hint="eastAsia"/>
          <w:kern w:val="0"/>
          <w:sz w:val="24"/>
        </w:rPr>
        <w:t>东投资</w:t>
      </w:r>
      <w:proofErr w:type="gramEnd"/>
      <w:r w:rsidR="000109A2" w:rsidRPr="00905433">
        <w:rPr>
          <w:rFonts w:ascii="Times New Roman" w:hAnsi="Times New Roman" w:hint="eastAsia"/>
          <w:kern w:val="0"/>
          <w:sz w:val="24"/>
        </w:rPr>
        <w:t>发展集团有限公司</w:t>
      </w:r>
    </w:p>
    <w:p w14:paraId="51561321" w14:textId="681B4FA4" w:rsidR="00CE246C" w:rsidRPr="00905433" w:rsidRDefault="00CE246C">
      <w:pPr>
        <w:spacing w:beforeLines="50" w:before="156" w:afterLines="50" w:after="156" w:line="360" w:lineRule="auto"/>
        <w:ind w:firstLineChars="200" w:firstLine="480"/>
        <w:rPr>
          <w:rFonts w:ascii="Times New Roman" w:hAnsi="Times New Roman"/>
          <w:sz w:val="24"/>
        </w:rPr>
      </w:pPr>
      <w:del w:id="1017" w:author="冯佳淇" w:date="2026-08-28T09:00:00Z">
        <w:r w:rsidRPr="00905433">
          <w:rPr>
            <w:rFonts w:ascii="Times New Roman" w:hAnsi="Times New Roman"/>
            <w:sz w:val="24"/>
          </w:rPr>
          <w:lastRenderedPageBreak/>
          <w:delText>实际控制人：</w:delText>
        </w:r>
        <w:r w:rsidR="001E2509" w:rsidRPr="00905433">
          <w:rPr>
            <w:rFonts w:ascii="Times New Roman" w:hAnsi="Times New Roman" w:hint="eastAsia"/>
            <w:sz w:val="24"/>
          </w:rPr>
          <w:delText>济宁市</w:delText>
        </w:r>
        <w:proofErr w:type="gramStart"/>
        <w:r w:rsidR="001E2509" w:rsidRPr="00905433">
          <w:rPr>
            <w:rFonts w:ascii="Times New Roman" w:hAnsi="Times New Roman" w:hint="eastAsia"/>
            <w:sz w:val="24"/>
          </w:rPr>
          <w:delText>兖州区</w:delText>
        </w:r>
        <w:proofErr w:type="gramEnd"/>
        <w:r w:rsidR="001E2509" w:rsidRPr="00905433">
          <w:rPr>
            <w:rFonts w:ascii="Times New Roman" w:hAnsi="Times New Roman" w:hint="eastAsia"/>
            <w:sz w:val="24"/>
          </w:rPr>
          <w:delText>国有资产监督管理局</w:delText>
        </w:r>
      </w:del>
      <w:ins w:id="1018" w:author="冯佳淇" w:date="2026-08-28T09:00:00Z">
        <w:r>
          <w:rPr>
            <w:rFonts w:ascii="Times New Roman" w:hAnsi="Times New Roman"/>
            <w:sz w:val="24"/>
          </w:rPr>
          <w:t xml:space="preserve">实际控制人：济宁市兖州区财政局</w:t>
        </w:r>
      </w:ins>
    </w:p>
    <w:p w14:paraId="6E28B7E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发行人前十大股东持股数量及持股比例：</w:t>
      </w:r>
    </w:p>
    <w:tbl>
      <w:tblPr>
        <w:tblW w:w="8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046"/>
        <w:gridCol w:w="2084"/>
      </w:tblGrid>
      <w:tr w:rsidR="006B08AF" w:rsidRPr="00905433" w14:paraId="3347A2A6" w14:textId="77777777" w:rsidTr="00E36396">
        <w:trPr>
          <w:trHeight w:val="397"/>
          <w:tblHeader/>
          <w:jc w:val="center"/>
        </w:trPr>
        <w:tc>
          <w:tcPr>
            <w:tcW w:w="1101" w:type="dxa"/>
            <w:vAlign w:val="center"/>
          </w:tcPr>
          <w:p w14:paraId="2B24B7E5"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序号</w:t>
            </w:r>
          </w:p>
        </w:tc>
        <w:tc>
          <w:tcPr>
            <w:tcW w:w="5046" w:type="dxa"/>
            <w:vAlign w:val="center"/>
          </w:tcPr>
          <w:p w14:paraId="3AAF9A0B"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股东名册</w:t>
            </w:r>
          </w:p>
        </w:tc>
        <w:tc>
          <w:tcPr>
            <w:tcW w:w="2084" w:type="dxa"/>
            <w:vAlign w:val="center"/>
          </w:tcPr>
          <w:p w14:paraId="7DB56744" w14:textId="77777777" w:rsidR="006B08AF" w:rsidRPr="00905433" w:rsidRDefault="006B08AF" w:rsidP="00E36396">
            <w:pPr>
              <w:widowControl/>
              <w:jc w:val="center"/>
              <w:textAlignment w:val="center"/>
              <w:rPr>
                <w:rFonts w:ascii="Times New Roman" w:hAnsi="Times New Roman"/>
                <w:b/>
                <w:bCs/>
                <w:color w:val="000000"/>
                <w:szCs w:val="21"/>
              </w:rPr>
            </w:pPr>
            <w:r w:rsidRPr="00905433">
              <w:rPr>
                <w:rFonts w:ascii="Times New Roman" w:hAnsi="Times New Roman"/>
                <w:b/>
                <w:bCs/>
                <w:color w:val="000000"/>
                <w:kern w:val="0"/>
                <w:szCs w:val="21"/>
              </w:rPr>
              <w:t>持股比例</w:t>
            </w:r>
          </w:p>
        </w:tc>
      </w:tr>
      <w:tr w:rsidR="006B08AF" w:rsidRPr="00905433" w14:paraId="565CF684" w14:textId="77777777" w:rsidTr="00E36396">
        <w:trPr>
          <w:trHeight w:val="397"/>
          <w:jc w:val="center"/>
        </w:trPr>
        <w:tc>
          <w:tcPr>
            <w:tcW w:w="1101" w:type="dxa"/>
            <w:vAlign w:val="center"/>
          </w:tcPr>
          <w:p w14:paraId="5E379963" w14:textId="77777777" w:rsidR="006B08AF" w:rsidRPr="00905433" w:rsidRDefault="006B08AF" w:rsidP="00E36396">
            <w:pPr>
              <w:widowControl/>
              <w:jc w:val="center"/>
              <w:textAlignment w:val="center"/>
              <w:rPr>
                <w:rFonts w:ascii="Times New Roman" w:hAnsi="Times New Roman"/>
                <w:color w:val="000000"/>
                <w:szCs w:val="21"/>
              </w:rPr>
            </w:pPr>
            <w:r w:rsidRPr="00905433">
              <w:rPr>
                <w:rFonts w:ascii="Times New Roman" w:hAnsi="Times New Roman"/>
                <w:color w:val="000000"/>
                <w:szCs w:val="21"/>
              </w:rPr>
              <w:t>1</w:t>
            </w:r>
          </w:p>
        </w:tc>
        <w:tc>
          <w:tcPr>
            <w:tcW w:w="5046" w:type="dxa"/>
            <w:vAlign w:val="center"/>
          </w:tcPr>
          <w:p w14:paraId="16045810" w14:textId="6828DD4B" w:rsidR="006B08AF" w:rsidRPr="00905433" w:rsidRDefault="000109A2" w:rsidP="00E36396">
            <w:pPr>
              <w:jc w:val="center"/>
              <w:rPr>
                <w:rFonts w:ascii="Times New Roman" w:hAnsi="Times New Roman"/>
                <w:color w:val="000000"/>
                <w:szCs w:val="21"/>
              </w:rPr>
            </w:pPr>
            <w:r w:rsidRPr="00905433">
              <w:rPr>
                <w:rFonts w:ascii="Times New Roman" w:hAnsi="Times New Roman" w:hint="eastAsia"/>
                <w:kern w:val="0"/>
                <w:szCs w:val="20"/>
              </w:rPr>
              <w:t>济宁市济</w:t>
            </w:r>
            <w:proofErr w:type="gramStart"/>
            <w:r w:rsidRPr="00905433">
              <w:rPr>
                <w:rFonts w:ascii="Times New Roman" w:hAnsi="Times New Roman" w:hint="eastAsia"/>
                <w:kern w:val="0"/>
                <w:szCs w:val="20"/>
              </w:rPr>
              <w:t>东投资</w:t>
            </w:r>
            <w:proofErr w:type="gramEnd"/>
            <w:r w:rsidRPr="00905433">
              <w:rPr>
                <w:rFonts w:ascii="Times New Roman" w:hAnsi="Times New Roman" w:hint="eastAsia"/>
                <w:kern w:val="0"/>
                <w:szCs w:val="20"/>
              </w:rPr>
              <w:t>发展集团有限公司</w:t>
            </w:r>
          </w:p>
        </w:tc>
        <w:tc>
          <w:tcPr>
            <w:tcW w:w="2084" w:type="dxa"/>
            <w:vAlign w:val="center"/>
          </w:tcPr>
          <w:p w14:paraId="3FB32345" w14:textId="77777777" w:rsidR="006B08AF" w:rsidRPr="00905433" w:rsidRDefault="00DE7159" w:rsidP="00E36396">
            <w:pPr>
              <w:jc w:val="center"/>
              <w:rPr>
                <w:rFonts w:ascii="Times New Roman" w:hAnsi="Times New Roman"/>
                <w:color w:val="000000"/>
                <w:szCs w:val="21"/>
              </w:rPr>
            </w:pPr>
            <w:r w:rsidRPr="00905433">
              <w:rPr>
                <w:rFonts w:ascii="Times New Roman" w:hAnsi="Times New Roman"/>
                <w:color w:val="000000"/>
                <w:szCs w:val="21"/>
              </w:rPr>
              <w:t>100.00</w:t>
            </w:r>
            <w:r w:rsidR="006B08AF" w:rsidRPr="00905433">
              <w:rPr>
                <w:rFonts w:ascii="Times New Roman" w:hAnsi="Times New Roman"/>
                <w:color w:val="000000"/>
                <w:szCs w:val="21"/>
              </w:rPr>
              <w:t>%</w:t>
            </w:r>
          </w:p>
        </w:tc>
      </w:tr>
    </w:tbl>
    <w:p w14:paraId="476A07BC" w14:textId="77777777" w:rsidR="00CE246C" w:rsidRPr="00905433" w:rsidRDefault="00CE246C">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sz w:val="24"/>
        </w:rPr>
        <w:t>（</w:t>
      </w:r>
      <w:r w:rsidRPr="00905433">
        <w:rPr>
          <w:rFonts w:ascii="Times New Roman" w:hAnsi="Times New Roman"/>
          <w:sz w:val="24"/>
        </w:rPr>
        <w:t>2</w:t>
      </w:r>
      <w:r w:rsidRPr="00905433">
        <w:rPr>
          <w:rFonts w:ascii="Times New Roman" w:hAnsi="Times New Roman"/>
          <w:sz w:val="24"/>
        </w:rPr>
        <w:t>）发行人简要历史沿革</w:t>
      </w:r>
    </w:p>
    <w:p w14:paraId="476DB483"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发行人历史沿革中的重要事件如下：</w:t>
      </w:r>
    </w:p>
    <w:p w14:paraId="56B2CDE5"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2004</w:t>
      </w:r>
      <w:r w:rsidRPr="00905433">
        <w:rPr>
          <w:rFonts w:ascii="Times New Roman" w:hAnsi="Times New Roman" w:hint="eastAsia"/>
          <w:sz w:val="24"/>
        </w:rPr>
        <w:t>年，原兖州市财政局国有资产管理办公室出具文件《关于改变“兖州市西城建设发展中心”国有资产产权隶属关系的通知》，将原兖州市西城建设发展中心投资人由原兖州市西城区建设管委会办公室变更为原兖州市财政局下属的原兖州</w:t>
      </w:r>
      <w:proofErr w:type="gramStart"/>
      <w:r w:rsidRPr="00905433">
        <w:rPr>
          <w:rFonts w:ascii="Times New Roman" w:hAnsi="Times New Roman" w:hint="eastAsia"/>
          <w:sz w:val="24"/>
        </w:rPr>
        <w:t>市华融经济</w:t>
      </w:r>
      <w:proofErr w:type="gramEnd"/>
      <w:r w:rsidRPr="00905433">
        <w:rPr>
          <w:rFonts w:ascii="Times New Roman" w:hAnsi="Times New Roman" w:hint="eastAsia"/>
          <w:sz w:val="24"/>
        </w:rPr>
        <w:t>发展投资有限公司，主管部门变更为原兖州市财政局，同时原兖州市人民政府通过原兖州</w:t>
      </w:r>
      <w:proofErr w:type="gramStart"/>
      <w:r w:rsidRPr="00905433">
        <w:rPr>
          <w:rFonts w:ascii="Times New Roman" w:hAnsi="Times New Roman" w:hint="eastAsia"/>
          <w:sz w:val="24"/>
        </w:rPr>
        <w:t>市华融经济</w:t>
      </w:r>
      <w:proofErr w:type="gramEnd"/>
      <w:r w:rsidRPr="00905433">
        <w:rPr>
          <w:rFonts w:ascii="Times New Roman" w:hAnsi="Times New Roman" w:hint="eastAsia"/>
          <w:sz w:val="24"/>
        </w:rPr>
        <w:t>发展投资有限公司以评估价值为</w:t>
      </w:r>
      <w:r w:rsidRPr="00905433">
        <w:rPr>
          <w:rFonts w:ascii="Times New Roman" w:hAnsi="Times New Roman" w:hint="eastAsia"/>
          <w:sz w:val="24"/>
        </w:rPr>
        <w:t>11,820.80</w:t>
      </w:r>
      <w:r w:rsidRPr="00905433">
        <w:rPr>
          <w:rFonts w:ascii="Times New Roman" w:hAnsi="Times New Roman" w:hint="eastAsia"/>
          <w:sz w:val="24"/>
        </w:rPr>
        <w:t>万元的土地资产为原兖州市西城建设发展中心增资，发行人注册资金增加至</w:t>
      </w:r>
      <w:r w:rsidRPr="00905433">
        <w:rPr>
          <w:rFonts w:ascii="Times New Roman" w:hAnsi="Times New Roman" w:hint="eastAsia"/>
          <w:sz w:val="24"/>
        </w:rPr>
        <w:t>12,120.80</w:t>
      </w:r>
      <w:r w:rsidRPr="00905433">
        <w:rPr>
          <w:rFonts w:ascii="Times New Roman" w:hAnsi="Times New Roman" w:hint="eastAsia"/>
          <w:sz w:val="24"/>
        </w:rPr>
        <w:t>万元。</w:t>
      </w:r>
    </w:p>
    <w:p w14:paraId="2491AEE6"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2008</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月，经原兖州市财政局《兖州市西城建设发展中心改制方案》（</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财字〔</w:t>
      </w:r>
      <w:r w:rsidRPr="00905433">
        <w:rPr>
          <w:rFonts w:ascii="Times New Roman" w:hAnsi="Times New Roman" w:hint="eastAsia"/>
          <w:sz w:val="24"/>
        </w:rPr>
        <w:t>2008</w:t>
      </w:r>
      <w:r w:rsidRPr="00905433">
        <w:rPr>
          <w:rFonts w:ascii="Times New Roman" w:hAnsi="Times New Roman" w:hint="eastAsia"/>
          <w:sz w:val="24"/>
        </w:rPr>
        <w:t>〕</w:t>
      </w:r>
      <w:r w:rsidRPr="00905433">
        <w:rPr>
          <w:rFonts w:ascii="Times New Roman" w:hAnsi="Times New Roman" w:hint="eastAsia"/>
          <w:sz w:val="24"/>
        </w:rPr>
        <w:t>51</w:t>
      </w:r>
      <w:r w:rsidRPr="00905433">
        <w:rPr>
          <w:rFonts w:ascii="Times New Roman" w:hAnsi="Times New Roman" w:hint="eastAsia"/>
          <w:sz w:val="24"/>
        </w:rPr>
        <w:t>号）批准，原兖州市西城建设发展中心改制为有限责任公司，同时更名为兖州市惠民城建投资有限公司，兖州市西城建设发展中心以其拥有的全部净资产作为兖州市惠民城建投资有限公司的实收资本，兖州市惠民城建投资有限公司注册资本增加至</w:t>
      </w:r>
      <w:r w:rsidRPr="00905433">
        <w:rPr>
          <w:rFonts w:ascii="Times New Roman" w:hAnsi="Times New Roman" w:hint="eastAsia"/>
          <w:sz w:val="24"/>
        </w:rPr>
        <w:t>270,117.51</w:t>
      </w:r>
      <w:r w:rsidRPr="00905433">
        <w:rPr>
          <w:rFonts w:ascii="Times New Roman" w:hAnsi="Times New Roman" w:hint="eastAsia"/>
          <w:sz w:val="24"/>
        </w:rPr>
        <w:t>万元，实收资本为</w:t>
      </w:r>
      <w:r w:rsidRPr="00905433">
        <w:rPr>
          <w:rFonts w:ascii="Times New Roman" w:hAnsi="Times New Roman" w:hint="eastAsia"/>
          <w:sz w:val="24"/>
        </w:rPr>
        <w:t>270,117.51</w:t>
      </w:r>
      <w:r w:rsidRPr="00905433">
        <w:rPr>
          <w:rFonts w:ascii="Times New Roman" w:hAnsi="Times New Roman" w:hint="eastAsia"/>
          <w:sz w:val="24"/>
        </w:rPr>
        <w:t>万元。根据山东中明会计师事务所有限公司兖州分所出具的《验资报告》（鲁中会</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验字〔</w:t>
      </w:r>
      <w:r w:rsidRPr="00905433">
        <w:rPr>
          <w:rFonts w:ascii="Times New Roman" w:hAnsi="Times New Roman" w:hint="eastAsia"/>
          <w:sz w:val="24"/>
        </w:rPr>
        <w:t>2008</w:t>
      </w:r>
      <w:r w:rsidRPr="00905433">
        <w:rPr>
          <w:rFonts w:ascii="Times New Roman" w:hAnsi="Times New Roman" w:hint="eastAsia"/>
          <w:sz w:val="24"/>
        </w:rPr>
        <w:t>〕第</w:t>
      </w:r>
      <w:r w:rsidRPr="00905433">
        <w:rPr>
          <w:rFonts w:ascii="Times New Roman" w:hAnsi="Times New Roman" w:hint="eastAsia"/>
          <w:sz w:val="24"/>
        </w:rPr>
        <w:t>130</w:t>
      </w:r>
      <w:r w:rsidRPr="00905433">
        <w:rPr>
          <w:rFonts w:ascii="Times New Roman" w:hAnsi="Times New Roman" w:hint="eastAsia"/>
          <w:sz w:val="24"/>
        </w:rPr>
        <w:t>号），截至</w:t>
      </w:r>
      <w:r w:rsidRPr="00905433">
        <w:rPr>
          <w:rFonts w:ascii="Times New Roman" w:hAnsi="Times New Roman" w:hint="eastAsia"/>
          <w:sz w:val="24"/>
        </w:rPr>
        <w:t>2008</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w:t>
      </w:r>
      <w:r w:rsidRPr="00905433">
        <w:rPr>
          <w:rFonts w:ascii="Times New Roman" w:hAnsi="Times New Roman" w:hint="eastAsia"/>
          <w:sz w:val="24"/>
        </w:rPr>
        <w:t>29</w:t>
      </w:r>
      <w:r w:rsidRPr="00905433">
        <w:rPr>
          <w:rFonts w:ascii="Times New Roman" w:hAnsi="Times New Roman" w:hint="eastAsia"/>
          <w:sz w:val="24"/>
        </w:rPr>
        <w:t>日，兖州市惠民城建投资有限公司注册资本</w:t>
      </w:r>
      <w:r w:rsidRPr="00905433">
        <w:rPr>
          <w:rFonts w:ascii="Times New Roman" w:hAnsi="Times New Roman" w:hint="eastAsia"/>
          <w:sz w:val="24"/>
        </w:rPr>
        <w:t>2,701,175,143.77</w:t>
      </w:r>
      <w:r w:rsidRPr="00905433">
        <w:rPr>
          <w:rFonts w:ascii="Times New Roman" w:hAnsi="Times New Roman" w:hint="eastAsia"/>
          <w:sz w:val="24"/>
        </w:rPr>
        <w:t>元已缴足。由于行政区划的调整，</w:t>
      </w:r>
      <w:r w:rsidRPr="00905433">
        <w:rPr>
          <w:rFonts w:ascii="Times New Roman" w:hAnsi="Times New Roman" w:hint="eastAsia"/>
          <w:sz w:val="24"/>
        </w:rPr>
        <w:t>2015</w:t>
      </w:r>
      <w:r w:rsidRPr="00905433">
        <w:rPr>
          <w:rFonts w:ascii="Times New Roman" w:hAnsi="Times New Roman" w:hint="eastAsia"/>
          <w:sz w:val="24"/>
        </w:rPr>
        <w:t>年</w:t>
      </w:r>
      <w:r w:rsidRPr="00905433">
        <w:rPr>
          <w:rFonts w:ascii="Times New Roman" w:hAnsi="Times New Roman" w:hint="eastAsia"/>
          <w:sz w:val="24"/>
        </w:rPr>
        <w:t>12</w:t>
      </w:r>
      <w:r w:rsidRPr="00905433">
        <w:rPr>
          <w:rFonts w:ascii="Times New Roman" w:hAnsi="Times New Roman" w:hint="eastAsia"/>
          <w:sz w:val="24"/>
        </w:rPr>
        <w:t>月</w:t>
      </w:r>
      <w:r w:rsidRPr="00905433">
        <w:rPr>
          <w:rFonts w:ascii="Times New Roman" w:hAnsi="Times New Roman" w:hint="eastAsia"/>
          <w:sz w:val="24"/>
        </w:rPr>
        <w:t>15</w:t>
      </w:r>
      <w:r w:rsidRPr="00905433">
        <w:rPr>
          <w:rFonts w:ascii="Times New Roman" w:hAnsi="Times New Roman" w:hint="eastAsia"/>
          <w:sz w:val="24"/>
        </w:rPr>
        <w:t>日，兖州市惠民城建投资有限公司更名为济宁市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p>
    <w:p w14:paraId="03EF65D4"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按照济宁</w:t>
      </w:r>
      <w:proofErr w:type="gramStart"/>
      <w:r w:rsidRPr="00905433">
        <w:rPr>
          <w:rFonts w:ascii="Times New Roman" w:hAnsi="Times New Roman" w:hint="eastAsia"/>
          <w:sz w:val="24"/>
        </w:rPr>
        <w:t>市</w:t>
      </w:r>
      <w:proofErr w:type="gramEnd"/>
      <w:r w:rsidRPr="00905433">
        <w:rPr>
          <w:rFonts w:ascii="Times New Roman" w:hAnsi="Times New Roman" w:hint="eastAsia"/>
          <w:sz w:val="24"/>
        </w:rPr>
        <w:t>市委市政府《关于加快推进国有企业改革的十二条实施意见》（</w:t>
      </w:r>
      <w:proofErr w:type="gramStart"/>
      <w:r w:rsidRPr="00905433">
        <w:rPr>
          <w:rFonts w:ascii="Times New Roman" w:hAnsi="Times New Roman" w:hint="eastAsia"/>
          <w:sz w:val="24"/>
        </w:rPr>
        <w:t>济发【</w:t>
      </w:r>
      <w:r w:rsidRPr="00905433">
        <w:rPr>
          <w:rFonts w:ascii="Times New Roman" w:hAnsi="Times New Roman" w:hint="eastAsia"/>
          <w:sz w:val="24"/>
        </w:rPr>
        <w:t>2017</w:t>
      </w:r>
      <w:r w:rsidRPr="00905433">
        <w:rPr>
          <w:rFonts w:ascii="Times New Roman" w:hAnsi="Times New Roman" w:hint="eastAsia"/>
          <w:sz w:val="24"/>
        </w:rPr>
        <w:t>】</w:t>
      </w:r>
      <w:proofErr w:type="gramEnd"/>
      <w:r w:rsidRPr="00905433">
        <w:rPr>
          <w:rFonts w:ascii="Times New Roman" w:hAnsi="Times New Roman" w:hint="eastAsia"/>
          <w:sz w:val="24"/>
        </w:rPr>
        <w:t>21</w:t>
      </w:r>
      <w:r w:rsidRPr="00905433">
        <w:rPr>
          <w:rFonts w:ascii="Times New Roman" w:hAnsi="Times New Roman" w:hint="eastAsia"/>
          <w:sz w:val="24"/>
        </w:rPr>
        <w:t>号）精神、济宁市市政府《关于印发加快推进市属经营性国有资产统一监管实施方案的通知》（济政字【</w:t>
      </w:r>
      <w:r w:rsidRPr="00905433">
        <w:rPr>
          <w:rFonts w:ascii="Times New Roman" w:hAnsi="Times New Roman" w:hint="eastAsia"/>
          <w:sz w:val="24"/>
        </w:rPr>
        <w:t>2018</w:t>
      </w:r>
      <w:r w:rsidRPr="00905433">
        <w:rPr>
          <w:rFonts w:ascii="Times New Roman" w:hAnsi="Times New Roman" w:hint="eastAsia"/>
          <w:sz w:val="24"/>
        </w:rPr>
        <w:t>】</w:t>
      </w:r>
      <w:r w:rsidRPr="00905433">
        <w:rPr>
          <w:rFonts w:ascii="Times New Roman" w:hAnsi="Times New Roman" w:hint="eastAsia"/>
          <w:sz w:val="24"/>
        </w:rPr>
        <w:t>44</w:t>
      </w:r>
      <w:r w:rsidRPr="00905433">
        <w:rPr>
          <w:rFonts w:ascii="Times New Roman" w:hAnsi="Times New Roman" w:hint="eastAsia"/>
          <w:sz w:val="24"/>
        </w:rPr>
        <w:t>号）要求，济宁市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人民政府出具《关于印发推进区属经营性国有资产统一监管实施方案的通知》（济</w:t>
      </w:r>
      <w:proofErr w:type="gramStart"/>
      <w:r w:rsidRPr="00905433">
        <w:rPr>
          <w:rFonts w:ascii="Times New Roman" w:hAnsi="Times New Roman" w:hint="eastAsia"/>
          <w:sz w:val="24"/>
        </w:rPr>
        <w:t>兖</w:t>
      </w:r>
      <w:proofErr w:type="gramEnd"/>
      <w:r w:rsidRPr="00905433">
        <w:rPr>
          <w:rFonts w:ascii="Times New Roman" w:hAnsi="Times New Roman" w:hint="eastAsia"/>
          <w:sz w:val="24"/>
        </w:rPr>
        <w:t>政字【</w:t>
      </w:r>
      <w:r w:rsidRPr="00905433">
        <w:rPr>
          <w:rFonts w:ascii="Times New Roman" w:hAnsi="Times New Roman" w:hint="eastAsia"/>
          <w:sz w:val="24"/>
        </w:rPr>
        <w:t>2019</w:t>
      </w:r>
      <w:r w:rsidRPr="00905433">
        <w:rPr>
          <w:rFonts w:ascii="Times New Roman" w:hAnsi="Times New Roman" w:hint="eastAsia"/>
          <w:sz w:val="24"/>
        </w:rPr>
        <w:t>】</w:t>
      </w:r>
      <w:r w:rsidRPr="00905433">
        <w:rPr>
          <w:rFonts w:ascii="Times New Roman" w:hAnsi="Times New Roman" w:hint="eastAsia"/>
          <w:sz w:val="24"/>
        </w:rPr>
        <w:t>26</w:t>
      </w:r>
      <w:r w:rsidRPr="00905433">
        <w:rPr>
          <w:rFonts w:ascii="Times New Roman" w:hAnsi="Times New Roman" w:hint="eastAsia"/>
          <w:sz w:val="24"/>
        </w:rPr>
        <w:t>号），将济宁市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经济发展投资有限公司持有的济宁市</w:t>
      </w:r>
      <w:proofErr w:type="gramStart"/>
      <w:r w:rsidRPr="00905433">
        <w:rPr>
          <w:rFonts w:ascii="Times New Roman" w:hAnsi="Times New Roman" w:hint="eastAsia"/>
          <w:sz w:val="24"/>
        </w:rPr>
        <w:t>兖</w:t>
      </w:r>
      <w:r w:rsidRPr="00905433">
        <w:rPr>
          <w:rFonts w:ascii="Times New Roman" w:hAnsi="Times New Roman" w:hint="eastAsia"/>
          <w:sz w:val="24"/>
        </w:rPr>
        <w:lastRenderedPageBreak/>
        <w:t>州区惠民</w:t>
      </w:r>
      <w:proofErr w:type="gramEnd"/>
      <w:r w:rsidRPr="00905433">
        <w:rPr>
          <w:rFonts w:ascii="Times New Roman" w:hAnsi="Times New Roman" w:hint="eastAsia"/>
          <w:sz w:val="24"/>
        </w:rPr>
        <w:t>城建投资有限公司</w:t>
      </w:r>
      <w:r w:rsidRPr="00905433">
        <w:rPr>
          <w:rFonts w:ascii="Times New Roman" w:hAnsi="Times New Roman" w:hint="eastAsia"/>
          <w:sz w:val="24"/>
        </w:rPr>
        <w:t>100%</w:t>
      </w:r>
      <w:r w:rsidRPr="00905433">
        <w:rPr>
          <w:rFonts w:ascii="Times New Roman" w:hAnsi="Times New Roman" w:hint="eastAsia"/>
          <w:sz w:val="24"/>
        </w:rPr>
        <w:t>股权无偿划转至济宁市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w:t>
      </w:r>
      <w:r w:rsidRPr="00905433">
        <w:rPr>
          <w:rFonts w:ascii="Times New Roman" w:hAnsi="Times New Roman" w:hint="eastAsia"/>
          <w:sz w:val="24"/>
        </w:rPr>
        <w:t>2019</w:t>
      </w:r>
      <w:r w:rsidRPr="00905433">
        <w:rPr>
          <w:rFonts w:ascii="Times New Roman" w:hAnsi="Times New Roman" w:hint="eastAsia"/>
          <w:sz w:val="24"/>
        </w:rPr>
        <w:t>年</w:t>
      </w:r>
      <w:r w:rsidRPr="00905433">
        <w:rPr>
          <w:rFonts w:ascii="Times New Roman" w:hAnsi="Times New Roman" w:hint="eastAsia"/>
          <w:sz w:val="24"/>
        </w:rPr>
        <w:t>10</w:t>
      </w:r>
      <w:r w:rsidRPr="00905433">
        <w:rPr>
          <w:rFonts w:ascii="Times New Roman" w:hAnsi="Times New Roman" w:hint="eastAsia"/>
          <w:sz w:val="24"/>
        </w:rPr>
        <w:t>月</w:t>
      </w:r>
      <w:r w:rsidRPr="00905433">
        <w:rPr>
          <w:rFonts w:ascii="Times New Roman" w:hAnsi="Times New Roman" w:hint="eastAsia"/>
          <w:sz w:val="24"/>
        </w:rPr>
        <w:t>18</w:t>
      </w:r>
      <w:r w:rsidRPr="00905433">
        <w:rPr>
          <w:rFonts w:ascii="Times New Roman" w:hAnsi="Times New Roman" w:hint="eastAsia"/>
          <w:sz w:val="24"/>
        </w:rPr>
        <w:t>日，相关股权变更的工商登记变更手续已办理完毕，发行人控股股东变更为济宁市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w:t>
      </w:r>
    </w:p>
    <w:p w14:paraId="1222394E"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根据</w:t>
      </w:r>
      <w:r w:rsidRPr="00905433">
        <w:rPr>
          <w:rFonts w:ascii="Times New Roman" w:hAnsi="Times New Roman" w:hint="eastAsia"/>
          <w:sz w:val="24"/>
        </w:rPr>
        <w:t>2020</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12</w:t>
      </w:r>
      <w:r w:rsidRPr="00905433">
        <w:rPr>
          <w:rFonts w:ascii="Times New Roman" w:hAnsi="Times New Roman" w:hint="eastAsia"/>
          <w:sz w:val="24"/>
        </w:rPr>
        <w:t>日济宁市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城建投资有限公司股东会决议，会议针对公司股东、新股东入股及增加注册资本等事项进行了研究，形成决议：同意济宁市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国有资产监督管理局以货币形式向发行人增资</w:t>
      </w:r>
      <w:r w:rsidRPr="00905433">
        <w:rPr>
          <w:rFonts w:ascii="Times New Roman" w:hAnsi="Times New Roman" w:hint="eastAsia"/>
          <w:sz w:val="24"/>
        </w:rPr>
        <w:t>30</w:t>
      </w:r>
      <w:r w:rsidRPr="00905433">
        <w:rPr>
          <w:rFonts w:ascii="Times New Roman" w:hAnsi="Times New Roman" w:hint="eastAsia"/>
          <w:sz w:val="24"/>
        </w:rPr>
        <w:t>亿元，其中</w:t>
      </w:r>
      <w:r w:rsidRPr="00905433">
        <w:rPr>
          <w:rFonts w:ascii="Times New Roman" w:hAnsi="Times New Roman" w:hint="eastAsia"/>
          <w:sz w:val="24"/>
        </w:rPr>
        <w:t>8</w:t>
      </w:r>
      <w:r w:rsidRPr="00905433">
        <w:rPr>
          <w:rFonts w:ascii="Times New Roman" w:hAnsi="Times New Roman" w:hint="eastAsia"/>
          <w:sz w:val="24"/>
        </w:rPr>
        <w:t>亿元计入实收资本，</w:t>
      </w:r>
      <w:r w:rsidRPr="00905433">
        <w:rPr>
          <w:rFonts w:ascii="Times New Roman" w:hAnsi="Times New Roman" w:hint="eastAsia"/>
          <w:sz w:val="24"/>
        </w:rPr>
        <w:t>22</w:t>
      </w:r>
      <w:r w:rsidRPr="00905433">
        <w:rPr>
          <w:rFonts w:ascii="Times New Roman" w:hAnsi="Times New Roman" w:hint="eastAsia"/>
          <w:sz w:val="24"/>
        </w:rPr>
        <w:t>亿元计入资本公积；同意济宁市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经济发展投资有限公司以货币形式向发行人增资</w:t>
      </w:r>
      <w:r w:rsidRPr="00905433">
        <w:rPr>
          <w:rFonts w:ascii="Times New Roman" w:hAnsi="Times New Roman" w:hint="eastAsia"/>
          <w:sz w:val="24"/>
        </w:rPr>
        <w:t>25</w:t>
      </w:r>
      <w:r w:rsidRPr="00905433">
        <w:rPr>
          <w:rFonts w:ascii="Times New Roman" w:hAnsi="Times New Roman" w:hint="eastAsia"/>
          <w:sz w:val="24"/>
        </w:rPr>
        <w:t>亿元，其中</w:t>
      </w:r>
      <w:r w:rsidRPr="00905433">
        <w:rPr>
          <w:rFonts w:ascii="Times New Roman" w:hAnsi="Times New Roman" w:hint="eastAsia"/>
          <w:sz w:val="24"/>
        </w:rPr>
        <w:t>2</w:t>
      </w:r>
      <w:r w:rsidRPr="00905433">
        <w:rPr>
          <w:rFonts w:ascii="Times New Roman" w:hAnsi="Times New Roman" w:hint="eastAsia"/>
          <w:sz w:val="24"/>
        </w:rPr>
        <w:t>亿元计入实收资本，</w:t>
      </w:r>
      <w:r w:rsidRPr="00905433">
        <w:rPr>
          <w:rFonts w:ascii="Times New Roman" w:hAnsi="Times New Roman" w:hint="eastAsia"/>
          <w:sz w:val="24"/>
        </w:rPr>
        <w:t>23</w:t>
      </w:r>
      <w:r w:rsidRPr="00905433">
        <w:rPr>
          <w:rFonts w:ascii="Times New Roman" w:hAnsi="Times New Roman" w:hint="eastAsia"/>
          <w:sz w:val="24"/>
        </w:rPr>
        <w:t>亿元计入资本公积。本次增资入股后，济宁市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国有资产监督管理局持有发行人股权比例为</w:t>
      </w:r>
      <w:r w:rsidRPr="00905433">
        <w:rPr>
          <w:rFonts w:ascii="Times New Roman" w:hAnsi="Times New Roman" w:hint="eastAsia"/>
          <w:sz w:val="24"/>
        </w:rPr>
        <w:t>94.60%</w:t>
      </w:r>
      <w:r w:rsidRPr="00905433">
        <w:rPr>
          <w:rFonts w:ascii="Times New Roman" w:hAnsi="Times New Roman" w:hint="eastAsia"/>
          <w:sz w:val="24"/>
        </w:rPr>
        <w:t>，济宁市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经济发展投资有限公司持有发行人股权比例为</w:t>
      </w:r>
      <w:r w:rsidRPr="00905433">
        <w:rPr>
          <w:rFonts w:ascii="Times New Roman" w:hAnsi="Times New Roman" w:hint="eastAsia"/>
          <w:sz w:val="24"/>
        </w:rPr>
        <w:t>5.40%</w:t>
      </w:r>
      <w:r w:rsidRPr="00905433">
        <w:rPr>
          <w:rFonts w:ascii="Times New Roman" w:hAnsi="Times New Roman" w:hint="eastAsia"/>
          <w:sz w:val="24"/>
        </w:rPr>
        <w:t>。</w:t>
      </w:r>
      <w:r w:rsidRPr="00905433">
        <w:rPr>
          <w:rFonts w:ascii="Times New Roman" w:hAnsi="Times New Roman" w:hint="eastAsia"/>
          <w:sz w:val="24"/>
        </w:rPr>
        <w:t>2020</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19</w:t>
      </w:r>
      <w:r w:rsidRPr="00905433">
        <w:rPr>
          <w:rFonts w:ascii="Times New Roman" w:hAnsi="Times New Roman" w:hint="eastAsia"/>
          <w:sz w:val="24"/>
        </w:rPr>
        <w:t>日，相关新股东入股、增加注册资本的工商登记变更手续已办理完毕，发行人注册资本增加为</w:t>
      </w:r>
      <w:r w:rsidRPr="00905433">
        <w:rPr>
          <w:rFonts w:ascii="Times New Roman" w:hAnsi="Times New Roman" w:hint="eastAsia"/>
          <w:sz w:val="24"/>
        </w:rPr>
        <w:t>370,117.51</w:t>
      </w:r>
      <w:r w:rsidRPr="00905433">
        <w:rPr>
          <w:rFonts w:ascii="Times New Roman" w:hAnsi="Times New Roman" w:hint="eastAsia"/>
          <w:sz w:val="24"/>
        </w:rPr>
        <w:t>万元。</w:t>
      </w:r>
    </w:p>
    <w:p w14:paraId="45FD1D28" w14:textId="77777777" w:rsidR="000109A2" w:rsidRPr="00905433" w:rsidRDefault="000109A2" w:rsidP="000109A2">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2021</w:t>
      </w:r>
      <w:r w:rsidRPr="00905433">
        <w:rPr>
          <w:rFonts w:ascii="Times New Roman" w:hAnsi="Times New Roman" w:hint="eastAsia"/>
          <w:sz w:val="24"/>
        </w:rPr>
        <w:t>年</w:t>
      </w:r>
      <w:r w:rsidRPr="00905433">
        <w:rPr>
          <w:rFonts w:ascii="Times New Roman" w:hAnsi="Times New Roman" w:hint="eastAsia"/>
          <w:sz w:val="24"/>
        </w:rPr>
        <w:t>2</w:t>
      </w:r>
      <w:r w:rsidRPr="00905433">
        <w:rPr>
          <w:rFonts w:ascii="Times New Roman" w:hAnsi="Times New Roman" w:hint="eastAsia"/>
          <w:sz w:val="24"/>
        </w:rPr>
        <w:t>月</w:t>
      </w:r>
      <w:r w:rsidRPr="00905433">
        <w:rPr>
          <w:rFonts w:ascii="Times New Roman" w:hAnsi="Times New Roman" w:hint="eastAsia"/>
          <w:sz w:val="24"/>
        </w:rPr>
        <w:t>2</w:t>
      </w:r>
      <w:r w:rsidRPr="00905433">
        <w:rPr>
          <w:rFonts w:ascii="Times New Roman" w:hAnsi="Times New Roman" w:hint="eastAsia"/>
          <w:sz w:val="24"/>
        </w:rPr>
        <w:t>日，济宁市</w:t>
      </w:r>
      <w:proofErr w:type="gramStart"/>
      <w:r w:rsidRPr="00905433">
        <w:rPr>
          <w:rFonts w:ascii="Times New Roman" w:hAnsi="Times New Roman" w:hint="eastAsia"/>
          <w:sz w:val="24"/>
        </w:rPr>
        <w:t>兖州区华融</w:t>
      </w:r>
      <w:proofErr w:type="gramEnd"/>
      <w:r w:rsidRPr="00905433">
        <w:rPr>
          <w:rFonts w:ascii="Times New Roman" w:hAnsi="Times New Roman" w:hint="eastAsia"/>
          <w:sz w:val="24"/>
        </w:rPr>
        <w:t>经济发展投资有限公司将其持有</w:t>
      </w:r>
      <w:r w:rsidRPr="00905433">
        <w:rPr>
          <w:rFonts w:ascii="Times New Roman" w:hAnsi="Times New Roman" w:hint="eastAsia"/>
          <w:sz w:val="24"/>
        </w:rPr>
        <w:t>5.40%</w:t>
      </w:r>
      <w:r w:rsidRPr="00905433">
        <w:rPr>
          <w:rFonts w:ascii="Times New Roman" w:hAnsi="Times New Roman" w:hint="eastAsia"/>
          <w:sz w:val="24"/>
        </w:rPr>
        <w:t>股权无偿划转至济宁市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国有资产监督管理局持有发行人</w:t>
      </w:r>
      <w:r w:rsidRPr="00905433">
        <w:rPr>
          <w:rFonts w:ascii="Times New Roman" w:hAnsi="Times New Roman" w:hint="eastAsia"/>
          <w:sz w:val="24"/>
        </w:rPr>
        <w:t>100%</w:t>
      </w:r>
      <w:r w:rsidRPr="00905433">
        <w:rPr>
          <w:rFonts w:ascii="Times New Roman" w:hAnsi="Times New Roman" w:hint="eastAsia"/>
          <w:sz w:val="24"/>
        </w:rPr>
        <w:t>股权。</w:t>
      </w:r>
    </w:p>
    <w:p w14:paraId="7CE28AF3" w14:textId="4EC841C3" w:rsidR="009337DB" w:rsidRPr="00905433" w:rsidRDefault="000109A2" w:rsidP="009337DB">
      <w:pPr>
        <w:spacing w:beforeLines="50" w:before="156" w:afterLines="50" w:after="156" w:line="360" w:lineRule="auto"/>
        <w:ind w:firstLineChars="200" w:firstLine="480"/>
        <w:rPr>
          <w:rFonts w:ascii="Times New Roman" w:hAnsi="Times New Roman"/>
          <w:sz w:val="24"/>
        </w:rPr>
      </w:pPr>
      <w:r w:rsidRPr="00905433">
        <w:rPr>
          <w:rFonts w:ascii="Times New Roman" w:hAnsi="Times New Roman" w:hint="eastAsia"/>
          <w:sz w:val="24"/>
        </w:rPr>
        <w:t>2022</w:t>
      </w:r>
      <w:r w:rsidRPr="00905433">
        <w:rPr>
          <w:rFonts w:ascii="Times New Roman" w:hAnsi="Times New Roman" w:hint="eastAsia"/>
          <w:sz w:val="24"/>
        </w:rPr>
        <w:t>年</w:t>
      </w:r>
      <w:r w:rsidRPr="00905433">
        <w:rPr>
          <w:rFonts w:ascii="Times New Roman" w:hAnsi="Times New Roman" w:hint="eastAsia"/>
          <w:sz w:val="24"/>
        </w:rPr>
        <w:t>6</w:t>
      </w:r>
      <w:r w:rsidRPr="00905433">
        <w:rPr>
          <w:rFonts w:ascii="Times New Roman" w:hAnsi="Times New Roman" w:hint="eastAsia"/>
          <w:sz w:val="24"/>
        </w:rPr>
        <w:t>月</w:t>
      </w:r>
      <w:r w:rsidRPr="00905433">
        <w:rPr>
          <w:rFonts w:ascii="Times New Roman" w:hAnsi="Times New Roman" w:hint="eastAsia"/>
          <w:sz w:val="24"/>
        </w:rPr>
        <w:t>17</w:t>
      </w:r>
      <w:r w:rsidRPr="00905433">
        <w:rPr>
          <w:rFonts w:ascii="Times New Roman" w:hAnsi="Times New Roman" w:hint="eastAsia"/>
          <w:sz w:val="24"/>
        </w:rPr>
        <w:t>日，济宁市</w:t>
      </w:r>
      <w:proofErr w:type="gramStart"/>
      <w:r w:rsidRPr="00905433">
        <w:rPr>
          <w:rFonts w:ascii="Times New Roman" w:hAnsi="Times New Roman" w:hint="eastAsia"/>
          <w:sz w:val="24"/>
        </w:rPr>
        <w:t>兖州区</w:t>
      </w:r>
      <w:proofErr w:type="gramEnd"/>
      <w:r w:rsidRPr="00905433">
        <w:rPr>
          <w:rFonts w:ascii="Times New Roman" w:hAnsi="Times New Roman" w:hint="eastAsia"/>
          <w:sz w:val="24"/>
        </w:rPr>
        <w:t>国有资产监督管理局将持有的济宁市</w:t>
      </w:r>
      <w:proofErr w:type="gramStart"/>
      <w:r w:rsidRPr="00905433">
        <w:rPr>
          <w:rFonts w:ascii="Times New Roman" w:hAnsi="Times New Roman" w:hint="eastAsia"/>
          <w:sz w:val="24"/>
        </w:rPr>
        <w:t>兖州区惠民</w:t>
      </w:r>
      <w:proofErr w:type="gramEnd"/>
      <w:r w:rsidRPr="00905433">
        <w:rPr>
          <w:rFonts w:ascii="Times New Roman" w:hAnsi="Times New Roman" w:hint="eastAsia"/>
          <w:sz w:val="24"/>
        </w:rPr>
        <w:t>城建投资有限公司</w:t>
      </w:r>
      <w:r w:rsidRPr="00905433">
        <w:rPr>
          <w:rFonts w:ascii="Times New Roman" w:hAnsi="Times New Roman" w:hint="eastAsia"/>
          <w:sz w:val="24"/>
        </w:rPr>
        <w:t>100%</w:t>
      </w:r>
      <w:r w:rsidRPr="00905433">
        <w:rPr>
          <w:rFonts w:ascii="Times New Roman" w:hAnsi="Times New Roman" w:hint="eastAsia"/>
          <w:sz w:val="24"/>
        </w:rPr>
        <w:t>股权无偿划转至济宁市济</w:t>
      </w:r>
      <w:proofErr w:type="gramStart"/>
      <w:r w:rsidRPr="00905433">
        <w:rPr>
          <w:rFonts w:ascii="Times New Roman" w:hAnsi="Times New Roman" w:hint="eastAsia"/>
          <w:sz w:val="24"/>
        </w:rPr>
        <w:t>东投资</w:t>
      </w:r>
      <w:proofErr w:type="gramEnd"/>
      <w:r w:rsidRPr="00905433">
        <w:rPr>
          <w:rFonts w:ascii="Times New Roman" w:hAnsi="Times New Roman" w:hint="eastAsia"/>
          <w:sz w:val="24"/>
        </w:rPr>
        <w:t>发展集团有限公司持有，相关股权变更的工商登记变更手续已办理完毕，发行人控股股东变更为济宁市济</w:t>
      </w:r>
      <w:proofErr w:type="gramStart"/>
      <w:r w:rsidRPr="00905433">
        <w:rPr>
          <w:rFonts w:ascii="Times New Roman" w:hAnsi="Times New Roman" w:hint="eastAsia"/>
          <w:sz w:val="24"/>
        </w:rPr>
        <w:t>东投资</w:t>
      </w:r>
      <w:proofErr w:type="gramEnd"/>
      <w:r w:rsidRPr="00905433">
        <w:rPr>
          <w:rFonts w:ascii="Times New Roman" w:hAnsi="Times New Roman" w:hint="eastAsia"/>
          <w:sz w:val="24"/>
        </w:rPr>
        <w:t>发展集团有限公司</w:t>
      </w:r>
      <w:r w:rsidR="000255B1" w:rsidRPr="00905433">
        <w:rPr>
          <w:rFonts w:ascii="Times New Roman" w:hAnsi="Times New Roman"/>
          <w:sz w:val="24"/>
        </w:rPr>
        <w:t>。</w:t>
      </w:r>
    </w:p>
    <w:p w14:paraId="33A88C06"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w:t>
      </w:r>
      <w:r w:rsidR="009A6445" w:rsidRPr="00905433">
        <w:rPr>
          <w:rFonts w:ascii="Times New Roman" w:hAnsi="Times New Roman" w:hint="eastAsia"/>
          <w:b/>
          <w:bCs/>
          <w:sz w:val="24"/>
        </w:rPr>
        <w:t>有</w:t>
      </w:r>
      <w:r w:rsidRPr="00905433">
        <w:rPr>
          <w:rFonts w:ascii="Times New Roman" w:hAnsi="Times New Roman"/>
          <w:b/>
          <w:bCs/>
          <w:sz w:val="24"/>
        </w:rPr>
        <w:t>息债务情况</w:t>
      </w:r>
    </w:p>
    <w:p w14:paraId="75787F5A" w14:textId="1201AFC6" w:rsidR="000109A2" w:rsidRPr="000109A2" w:rsidRDefault="000109A2" w:rsidP="000109A2">
      <w:pPr>
        <w:widowControl/>
        <w:spacing w:after="160" w:line="460" w:lineRule="exact"/>
        <w:ind w:firstLineChars="200" w:firstLine="480"/>
        <w:rPr>
          <w:rFonts w:ascii="Times New Roman" w:hAnsi="Times New Roman"/>
          <w:kern w:val="0"/>
          <w:sz w:val="24"/>
        </w:rPr>
      </w:pPr>
      <w:del w:id="1019" w:author="冯佳淇" w:date="2026-08-28T09:00:00Z">
        <w:bookmarkStart w:id="0" w:name="_Hlk106653930"/>
        <w:r w:rsidRPr="00C625FD">
          <w:rPr>
            <w:rFonts w:ascii="Times New Roman" w:hAnsi="Times New Roman"/>
            <w:kern w:val="0"/>
            <w:sz w:val="24"/>
          </w:rPr>
          <w:delText>最近两年末，发行人有息负债余额分别为</w:delText>
        </w:r>
        <w:r w:rsidR="004606C9" w:rsidRPr="00C625FD">
          <w:rPr>
            <w:rFonts w:ascii="Times New Roman" w:hAnsi="Times New Roman" w:hint="eastAsia"/>
            <w:kern w:val="0"/>
            <w:sz w:val="24"/>
          </w:rPr>
          <w:delText>265.78</w:delText>
        </w:r>
        <w:r w:rsidRPr="00C625FD">
          <w:rPr>
            <w:rFonts w:ascii="Times New Roman" w:hAnsi="Times New Roman" w:hint="eastAsia"/>
            <w:kern w:val="0"/>
            <w:sz w:val="24"/>
          </w:rPr>
          <w:delText>亿元和</w:delText>
        </w:r>
        <w:r w:rsidR="008D41E3" w:rsidRPr="00C625FD">
          <w:rPr>
            <w:rFonts w:ascii="Times New Roman" w:hAnsi="Times New Roman" w:hint="eastAsia"/>
            <w:kern w:val="0"/>
            <w:sz w:val="24"/>
          </w:rPr>
          <w:delText>2</w:delText>
        </w:r>
        <w:r w:rsidR="008D41E3" w:rsidRPr="00C625FD">
          <w:rPr>
            <w:rFonts w:ascii="Times New Roman" w:hAnsi="Times New Roman"/>
            <w:kern w:val="0"/>
            <w:sz w:val="24"/>
          </w:rPr>
          <w:delText>51.47</w:delText>
        </w:r>
        <w:r w:rsidRPr="00C625FD">
          <w:rPr>
            <w:rFonts w:ascii="Times New Roman" w:hAnsi="Times New Roman" w:hint="eastAsia"/>
            <w:kern w:val="0"/>
            <w:sz w:val="24"/>
          </w:rPr>
          <w:delText>亿元</w:delText>
        </w:r>
        <w:r w:rsidRPr="00C625FD">
          <w:rPr>
            <w:rFonts w:ascii="Times New Roman" w:hAnsi="Times New Roman"/>
            <w:kern w:val="0"/>
            <w:sz w:val="24"/>
          </w:rPr>
          <w:delText>，占同期末总负债的比例分别为</w:delText>
        </w:r>
        <w:r w:rsidR="004606C9" w:rsidRPr="00C625FD">
          <w:rPr>
            <w:rFonts w:ascii="Times New Roman" w:hAnsi="Times New Roman" w:hint="eastAsia"/>
            <w:kern w:val="0"/>
            <w:sz w:val="24"/>
          </w:rPr>
          <w:delText>66.59</w:delText>
        </w:r>
        <w:r w:rsidRPr="00C625FD">
          <w:rPr>
            <w:rFonts w:ascii="Times New Roman" w:hAnsi="Times New Roman" w:hint="eastAsia"/>
            <w:kern w:val="0"/>
            <w:sz w:val="24"/>
          </w:rPr>
          <w:delText>%</w:delText>
        </w:r>
        <w:r w:rsidRPr="00C625FD">
          <w:rPr>
            <w:rFonts w:ascii="Times New Roman" w:hAnsi="Times New Roman" w:hint="eastAsia"/>
            <w:kern w:val="0"/>
            <w:sz w:val="24"/>
          </w:rPr>
          <w:delText>和</w:delText>
        </w:r>
        <w:r w:rsidR="008D41E3" w:rsidRPr="00C625FD">
          <w:rPr>
            <w:rFonts w:ascii="Times New Roman" w:hAnsi="Times New Roman" w:hint="eastAsia"/>
            <w:kern w:val="0"/>
            <w:sz w:val="24"/>
          </w:rPr>
          <w:delText>7</w:delText>
        </w:r>
        <w:r w:rsidR="008D41E3" w:rsidRPr="00C625FD">
          <w:rPr>
            <w:rFonts w:ascii="Times New Roman" w:hAnsi="Times New Roman"/>
            <w:kern w:val="0"/>
            <w:sz w:val="24"/>
          </w:rPr>
          <w:delText>0.00</w:delText>
        </w:r>
        <w:r w:rsidRPr="00C625FD">
          <w:rPr>
            <w:rFonts w:ascii="Times New Roman" w:hAnsi="Times New Roman"/>
            <w:kern w:val="0"/>
            <w:sz w:val="24"/>
          </w:rPr>
          <w:delText>%</w:delText>
        </w:r>
        <w:r w:rsidRPr="003252E4">
          <w:rPr>
            <w:rFonts w:ascii="Times New Roman" w:hAnsi="Times New Roman"/>
            <w:kern w:val="0"/>
            <w:sz w:val="24"/>
          </w:rPr>
          <w:delText>。</w:delText>
        </w:r>
        <w:r w:rsidRPr="003252E4">
          <w:rPr>
            <w:rFonts w:ascii="Times New Roman" w:hAnsi="Times New Roman" w:hint="eastAsia"/>
            <w:kern w:val="0"/>
            <w:sz w:val="24"/>
          </w:rPr>
          <w:delText>最近一年末，发行人银行借款余额为</w:delText>
        </w:r>
        <w:r w:rsidR="007D0DFB" w:rsidRPr="003252E4">
          <w:rPr>
            <w:rFonts w:ascii="Times New Roman" w:hAnsi="Times New Roman"/>
            <w:kern w:val="0"/>
            <w:sz w:val="24"/>
          </w:rPr>
          <w:delText>45.45</w:delText>
        </w:r>
        <w:r w:rsidRPr="003252E4">
          <w:rPr>
            <w:rFonts w:ascii="Times New Roman" w:hAnsi="Times New Roman" w:hint="eastAsia"/>
            <w:kern w:val="0"/>
            <w:sz w:val="24"/>
          </w:rPr>
          <w:delText>亿元，占有</w:delText>
        </w:r>
        <w:proofErr w:type="gramStart"/>
        <w:r w:rsidRPr="003252E4">
          <w:rPr>
            <w:rFonts w:ascii="Times New Roman" w:hAnsi="Times New Roman" w:hint="eastAsia"/>
            <w:kern w:val="0"/>
            <w:sz w:val="24"/>
          </w:rPr>
          <w:delText>息</w:delText>
        </w:r>
        <w:proofErr w:type="gramEnd"/>
        <w:r w:rsidRPr="003252E4">
          <w:rPr>
            <w:rFonts w:ascii="Times New Roman" w:hAnsi="Times New Roman" w:hint="eastAsia"/>
            <w:kern w:val="0"/>
            <w:sz w:val="24"/>
          </w:rPr>
          <w:delText>负债余额的比例为</w:delText>
        </w:r>
        <w:r w:rsidR="003252E4" w:rsidRPr="003252E4">
          <w:rPr>
            <w:rFonts w:ascii="Times New Roman" w:hAnsi="Times New Roman"/>
            <w:kern w:val="0"/>
            <w:sz w:val="24"/>
          </w:rPr>
          <w:delText>18.07</w:delText>
        </w:r>
        <w:r w:rsidRPr="003252E4">
          <w:rPr>
            <w:rFonts w:ascii="Times New Roman" w:hAnsi="Times New Roman" w:hint="eastAsia"/>
            <w:kern w:val="0"/>
            <w:sz w:val="24"/>
          </w:rPr>
          <w:delText>%</w:delText>
        </w:r>
        <w:r w:rsidRPr="003252E4">
          <w:rPr>
            <w:rFonts w:ascii="Times New Roman" w:hAnsi="Times New Roman" w:hint="eastAsia"/>
            <w:kern w:val="0"/>
            <w:sz w:val="24"/>
          </w:rPr>
          <w:delText>；银行借款与公司债券外其他公司信用类债券余额之和为</w:delText>
        </w:r>
        <w:r w:rsidR="007D0DFB" w:rsidRPr="003252E4">
          <w:rPr>
            <w:rFonts w:ascii="Times New Roman" w:hAnsi="Times New Roman"/>
            <w:kern w:val="0"/>
            <w:sz w:val="24"/>
          </w:rPr>
          <w:delText>175.49</w:delText>
        </w:r>
        <w:r w:rsidRPr="003252E4">
          <w:rPr>
            <w:rFonts w:ascii="Times New Roman" w:hAnsi="Times New Roman" w:hint="eastAsia"/>
            <w:kern w:val="0"/>
            <w:sz w:val="24"/>
          </w:rPr>
          <w:delText>亿元，占有</w:delText>
        </w:r>
        <w:proofErr w:type="gramStart"/>
        <w:r w:rsidRPr="003252E4">
          <w:rPr>
            <w:rFonts w:ascii="Times New Roman" w:hAnsi="Times New Roman" w:hint="eastAsia"/>
            <w:kern w:val="0"/>
            <w:sz w:val="24"/>
          </w:rPr>
          <w:delText>息</w:delText>
        </w:r>
        <w:proofErr w:type="gramEnd"/>
        <w:r w:rsidRPr="003252E4">
          <w:rPr>
            <w:rFonts w:ascii="Times New Roman" w:hAnsi="Times New Roman" w:hint="eastAsia"/>
            <w:kern w:val="0"/>
            <w:sz w:val="24"/>
          </w:rPr>
          <w:delText>负债余额的比例为</w:delText>
        </w:r>
        <w:r w:rsidR="003252E4" w:rsidRPr="003252E4">
          <w:rPr>
            <w:rFonts w:ascii="Times New Roman" w:hAnsi="Times New Roman" w:hint="eastAsia"/>
            <w:kern w:val="0"/>
            <w:sz w:val="24"/>
          </w:rPr>
          <w:delText>6</w:delText>
        </w:r>
        <w:r w:rsidR="003252E4" w:rsidRPr="003252E4">
          <w:rPr>
            <w:rFonts w:ascii="Times New Roman" w:hAnsi="Times New Roman"/>
            <w:kern w:val="0"/>
            <w:sz w:val="24"/>
          </w:rPr>
          <w:delText>9.79</w:delText>
        </w:r>
        <w:r w:rsidRPr="003252E4">
          <w:rPr>
            <w:rFonts w:ascii="Times New Roman" w:hAnsi="Times New Roman"/>
            <w:kern w:val="0"/>
            <w:sz w:val="24"/>
          </w:rPr>
          <w:delText>%</w:delText>
        </w:r>
        <w:r w:rsidRPr="003252E4">
          <w:rPr>
            <w:rFonts w:ascii="Times New Roman" w:hAnsi="Times New Roman" w:hint="eastAsia"/>
            <w:kern w:val="0"/>
            <w:sz w:val="24"/>
          </w:rPr>
          <w:delText>。</w:delText>
        </w:r>
      </w:del>
      <w:ins w:id="1020" w:author="冯佳淇" w:date="2026-08-28T09:00:00Z">
        <w:r>
          <w:rPr>
            <w:rFonts w:ascii="Times New Roman" w:hAnsi="Times New Roman"/>
            <w:kern w:val="0"/>
            <w:sz w:val="24"/>
          </w:rPr>
          <w:t xml:space="preserve">最近两年及一期末，发行人有息负债余额分别为265.78亿元、246.20亿元和231.99亿元，占同期末总负债的比例分别为66.59%、68.54%和63.86%。截至2026年6月末，短期借款与一年内到期的非流动负债合计118.15亿元，占期末有息债务的比例为50.93%。</w:t>
        </w:r>
      </w:ins>
    </w:p>
    <w:p w14:paraId="2ABAA36C" w14:textId="77777777" w:rsidR="000109A2" w:rsidRPr="00C625FD" w:rsidRDefault="000109A2" w:rsidP="000109A2">
      <w:pPr>
        <w:widowControl/>
        <w:spacing w:after="160" w:line="460" w:lineRule="exact"/>
        <w:ind w:firstLineChars="200" w:firstLine="480"/>
        <w:rPr>
          <w:rFonts w:ascii="Times New Roman" w:hAnsi="Times New Roman"/>
          <w:kern w:val="0"/>
          <w:sz w:val="24"/>
        </w:rPr>
      </w:pPr>
      <w:del w:id="1021" w:author="冯佳淇" w:date="2026-08-28T09:00:00Z">
        <w:r w:rsidRPr="00C625FD">
          <w:rPr>
            <w:rFonts w:ascii="Times New Roman" w:hAnsi="Times New Roman" w:hint="eastAsia"/>
            <w:kern w:val="0"/>
            <w:sz w:val="24"/>
          </w:rPr>
          <w:delText>最近两年末</w:delText>
        </w:r>
        <w:r w:rsidRPr="00C625FD">
          <w:rPr>
            <w:rFonts w:ascii="Times New Roman" w:hAnsi="Times New Roman"/>
            <w:kern w:val="0"/>
            <w:sz w:val="24"/>
          </w:rPr>
          <w:delText>，发行人有息负债余额</w:delText>
        </w:r>
        <w:r w:rsidRPr="00C625FD">
          <w:rPr>
            <w:rFonts w:ascii="Times New Roman" w:hAnsi="Times New Roman" w:hint="eastAsia"/>
            <w:kern w:val="0"/>
            <w:sz w:val="24"/>
          </w:rPr>
          <w:delText>、</w:delText>
        </w:r>
        <w:r w:rsidRPr="00C625FD">
          <w:rPr>
            <w:rFonts w:ascii="Times New Roman" w:hAnsi="Times New Roman"/>
            <w:kern w:val="0"/>
            <w:sz w:val="24"/>
          </w:rPr>
          <w:delText>类型</w:delText>
        </w:r>
        <w:r w:rsidRPr="00C625FD">
          <w:rPr>
            <w:rFonts w:ascii="Times New Roman" w:hAnsi="Times New Roman" w:hint="eastAsia"/>
            <w:kern w:val="0"/>
            <w:sz w:val="24"/>
          </w:rPr>
          <w:delText>和期限结构</w:delText>
        </w:r>
        <w:r w:rsidRPr="00C625FD">
          <w:rPr>
            <w:rFonts w:ascii="Times New Roman" w:hAnsi="Times New Roman"/>
            <w:kern w:val="0"/>
            <w:sz w:val="24"/>
          </w:rPr>
          <w:delText>如下：</w:delText>
        </w:r>
      </w:del>
      <w:ins w:id="1022" w:author="冯佳淇" w:date="2026-08-28T09:00:00Z">
        <w:r>
          <w:rPr>
            <w:rFonts w:ascii="Times New Roman" w:hAnsi="Times New Roman" w:hint="eastAsia"/>
            <w:kern w:val="0"/>
            <w:sz w:val="24"/>
          </w:rPr>
          <w:t xml:space="preserve">最近两年及一期末，发行人有息负债余额、类型和期限结构如下：</w:t>
        </w:r>
      </w:ins>
    </w:p>
    <w:p w14:paraId="551C264C" w14:textId="77777777" w:rsidR="000109A2" w:rsidRPr="00C625FD" w:rsidRDefault="000109A2" w:rsidP="000109A2">
      <w:pPr>
        <w:widowControl/>
        <w:spacing w:after="160"/>
        <w:jc w:val="right"/>
        <w:rPr>
          <w:rFonts w:ascii="Times New Roman" w:hAnsi="Times New Roman"/>
          <w:kern w:val="0"/>
          <w:sz w:val="24"/>
        </w:rPr>
      </w:pPr>
      <w:r w:rsidRPr="00C625FD">
        <w:rPr>
          <w:rFonts w:ascii="Times New Roman" w:hAnsi="Times New Roman" w:cs="Arial"/>
          <w:bCs/>
          <w:kern w:val="0"/>
          <w:szCs w:val="21"/>
        </w:rPr>
        <w:t>单位：亿元</w:t>
      </w:r>
      <w:r w:rsidRPr="00C625FD">
        <w:rPr>
          <w:rFonts w:ascii="Times New Roman" w:hAnsi="Times New Roman" w:cs="Arial" w:hint="eastAsia"/>
          <w:bCs/>
          <w:kern w:val="0"/>
          <w:szCs w:val="21"/>
        </w:rPr>
        <w:t>、</w:t>
      </w:r>
      <w:r w:rsidRPr="00C625FD">
        <w:rPr>
          <w:rFonts w:ascii="Times New Roman" w:hAnsi="Times New Roman" w:cs="Arial" w:hint="eastAsia"/>
          <w:bCs/>
          <w:kern w:val="0"/>
          <w:szCs w:val="21"/>
        </w:rPr>
        <w:t>%</w:t>
      </w:r>
    </w:p>
    <w:tbl>
      <w:tblPr>
        <w:tblW w:w="499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1052"/>
        <w:gridCol w:w="1063"/>
        <w:gridCol w:w="1319"/>
        <w:gridCol w:w="954"/>
        <w:gridCol w:w="856"/>
        <w:gridCol w:w="871"/>
      </w:tblGrid>
      <w:tr w:rsidR="000109A2" w:rsidRPr="009337DB" w14:paraId="7E1169C7" w14:textId="77777777" w:rsidTr="0081296E">
        <w:trPr>
          <w:trHeight w:val="340"/>
          <w:tblHeader/>
          <w:jc w:val="center"/>
        </w:trPr>
        <w:tc>
          <w:tcPr>
            <w:tcW w:w="1313" w:type="pct"/>
            <w:vMerge w:val="restart"/>
            <w:noWrap/>
            <w:vAlign w:val="center"/>
          </w:tcPr>
          <w:p w14:paraId="33F61710"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lastRenderedPageBreak/>
              <w:t>项目</w:t>
            </w:r>
          </w:p>
        </w:tc>
        <w:tc>
          <w:tcPr>
            <w:tcW w:w="1275" w:type="pct"/>
            <w:gridSpan w:val="2"/>
            <w:noWrap/>
            <w:vAlign w:val="center"/>
          </w:tcPr>
          <w:p w14:paraId="02DF9868"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一年以内（含</w:t>
            </w:r>
            <w:r w:rsidRPr="003252E4">
              <w:rPr>
                <w:rFonts w:ascii="Times New Roman" w:hAnsi="Times New Roman"/>
                <w:b/>
                <w:bCs/>
                <w:color w:val="000000"/>
                <w:szCs w:val="21"/>
                <w:lang w:bidi="ar"/>
              </w:rPr>
              <w:t>1</w:t>
            </w:r>
            <w:r w:rsidRPr="003252E4">
              <w:rPr>
                <w:rFonts w:ascii="Times New Roman" w:hAnsi="Times New Roman"/>
                <w:b/>
                <w:bCs/>
                <w:color w:val="000000"/>
                <w:szCs w:val="21"/>
                <w:lang w:bidi="ar"/>
              </w:rPr>
              <w:t>年）</w:t>
            </w:r>
          </w:p>
        </w:tc>
        <w:tc>
          <w:tcPr>
            <w:tcW w:w="1370" w:type="pct"/>
            <w:gridSpan w:val="2"/>
            <w:noWrap/>
            <w:vAlign w:val="center"/>
          </w:tcPr>
          <w:p w14:paraId="56E68E38" w14:textId="7181CBC8" w:rsidR="000109A2" w:rsidRPr="003252E4" w:rsidRDefault="000109A2" w:rsidP="000109A2">
            <w:pPr>
              <w:widowControl/>
              <w:jc w:val="center"/>
              <w:textAlignment w:val="center"/>
              <w:rPr>
                <w:rFonts w:ascii="Times New Roman" w:hAnsi="Times New Roman"/>
                <w:b/>
                <w:bCs/>
                <w:color w:val="000000"/>
                <w:szCs w:val="21"/>
                <w:lang w:bidi="ar"/>
              </w:rPr>
            </w:pPr>
            <w:del w:id="1119" w:author="冯佳淇" w:date="2026-08-28T09:00:00Z">
              <w:r w:rsidRPr="003252E4">
                <w:rPr>
                  <w:rFonts w:ascii="Times New Roman" w:hAnsi="Times New Roman"/>
                  <w:b/>
                  <w:bCs/>
                  <w:color w:val="000000"/>
                  <w:szCs w:val="21"/>
                  <w:lang w:bidi="ar"/>
                </w:rPr>
                <w:delText>202</w:delText>
              </w:r>
              <w:r w:rsidR="004606C9" w:rsidRPr="003252E4">
                <w:rPr>
                  <w:rFonts w:ascii="Times New Roman" w:hAnsi="Times New Roman"/>
                  <w:b/>
                  <w:bCs/>
                  <w:color w:val="000000"/>
                  <w:szCs w:val="21"/>
                  <w:lang w:bidi="ar"/>
                </w:rPr>
                <w:delText>5</w:delText>
              </w:r>
              <w:r w:rsidRPr="003252E4">
                <w:rPr>
                  <w:rFonts w:ascii="Times New Roman" w:hAnsi="Times New Roman"/>
                  <w:b/>
                  <w:bCs/>
                  <w:color w:val="000000"/>
                  <w:szCs w:val="21"/>
                  <w:lang w:bidi="ar"/>
                </w:rPr>
                <w:delText>年末</w:delText>
              </w:r>
            </w:del>
            <w:ins w:id="1120" w:author="冯佳淇" w:date="2026-08-28T09:00:00Z">
              <w:r>
                <w:rPr>
                  <w:rFonts w:ascii="Times New Roman" w:hAnsi="Times New Roman"/>
                  <w:b/>
                  <w:bCs/>
                  <w:color w:val="000000"/>
                  <w:szCs w:val="21"/>
                  <w:lang w:bidi="ar"/>
                </w:rPr>
                <w:t xml:space="preserve">2026年6月末</w:t>
              </w:r>
            </w:ins>
          </w:p>
        </w:tc>
        <w:tc>
          <w:tcPr>
            <w:tcW w:w="1041" w:type="pct"/>
            <w:gridSpan w:val="2"/>
            <w:noWrap/>
            <w:vAlign w:val="center"/>
          </w:tcPr>
          <w:p w14:paraId="65EADC46" w14:textId="72B63E31" w:rsidR="000109A2" w:rsidRPr="003252E4" w:rsidRDefault="000109A2" w:rsidP="000109A2">
            <w:pPr>
              <w:widowControl/>
              <w:jc w:val="center"/>
              <w:textAlignment w:val="center"/>
              <w:rPr>
                <w:rFonts w:ascii="Times New Roman" w:hAnsi="Times New Roman"/>
                <w:b/>
                <w:bCs/>
                <w:color w:val="000000"/>
                <w:szCs w:val="21"/>
              </w:rPr>
            </w:pPr>
            <w:del w:id="1121" w:author="冯佳淇" w:date="2026-08-28T09:00:00Z">
              <w:r w:rsidRPr="003252E4">
                <w:rPr>
                  <w:rFonts w:ascii="Times New Roman" w:hAnsi="Times New Roman"/>
                  <w:b/>
                  <w:bCs/>
                  <w:color w:val="000000"/>
                  <w:szCs w:val="21"/>
                  <w:lang w:bidi="ar"/>
                </w:rPr>
                <w:delText>202</w:delText>
              </w:r>
              <w:r w:rsidR="004606C9" w:rsidRPr="003252E4">
                <w:rPr>
                  <w:rFonts w:ascii="Times New Roman" w:hAnsi="Times New Roman"/>
                  <w:b/>
                  <w:bCs/>
                  <w:color w:val="000000"/>
                  <w:szCs w:val="21"/>
                  <w:lang w:bidi="ar"/>
                </w:rPr>
                <w:delText>4</w:delText>
              </w:r>
              <w:r w:rsidRPr="003252E4">
                <w:rPr>
                  <w:rFonts w:ascii="Times New Roman" w:hAnsi="Times New Roman"/>
                  <w:b/>
                  <w:bCs/>
                  <w:color w:val="000000"/>
                  <w:szCs w:val="21"/>
                  <w:lang w:bidi="ar"/>
                </w:rPr>
                <w:delText>年末</w:delText>
              </w:r>
            </w:del>
            <w:ins w:id="1122" w:author="冯佳淇" w:date="2026-08-28T09:00:00Z">
              <w:r>
                <w:rPr>
                  <w:rFonts w:ascii="Times New Roman" w:hAnsi="Times New Roman"/>
                  <w:b/>
                  <w:bCs/>
                  <w:color w:val="000000"/>
                  <w:szCs w:val="21"/>
                  <w:lang w:bidi="ar"/>
                </w:rPr>
                <w:t xml:space="preserve">2025年末</w:t>
              </w:r>
            </w:ins>
          </w:p>
        </w:tc>
      </w:tr>
      <w:tr w:rsidR="000109A2" w:rsidRPr="009337DB" w14:paraId="2D15200F" w14:textId="77777777" w:rsidTr="0081296E">
        <w:trPr>
          <w:trHeight w:val="340"/>
          <w:tblHeader/>
          <w:jc w:val="center"/>
        </w:trPr>
        <w:tc>
          <w:tcPr>
            <w:tcW w:w="1313" w:type="pct"/>
            <w:vMerge/>
            <w:noWrap/>
            <w:vAlign w:val="center"/>
          </w:tcPr>
          <w:p w14:paraId="7D13FD43" w14:textId="77777777" w:rsidR="000109A2" w:rsidRPr="003252E4" w:rsidRDefault="000109A2" w:rsidP="000109A2">
            <w:pPr>
              <w:jc w:val="center"/>
              <w:rPr>
                <w:rFonts w:ascii="Times New Roman" w:hAnsi="Times New Roman"/>
                <w:b/>
                <w:bCs/>
                <w:color w:val="000000"/>
                <w:szCs w:val="21"/>
              </w:rPr>
            </w:pPr>
          </w:p>
        </w:tc>
        <w:tc>
          <w:tcPr>
            <w:tcW w:w="634" w:type="pct"/>
            <w:noWrap/>
            <w:vAlign w:val="center"/>
          </w:tcPr>
          <w:p w14:paraId="02E7EADB"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金额</w:t>
            </w:r>
          </w:p>
        </w:tc>
        <w:tc>
          <w:tcPr>
            <w:tcW w:w="641" w:type="pct"/>
            <w:noWrap/>
            <w:vAlign w:val="center"/>
          </w:tcPr>
          <w:p w14:paraId="16297C3F"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占比</w:t>
            </w:r>
          </w:p>
        </w:tc>
        <w:tc>
          <w:tcPr>
            <w:tcW w:w="795" w:type="pct"/>
            <w:noWrap/>
            <w:vAlign w:val="center"/>
          </w:tcPr>
          <w:p w14:paraId="50904891" w14:textId="77777777" w:rsidR="000109A2" w:rsidRPr="003252E4" w:rsidRDefault="000109A2" w:rsidP="000109A2">
            <w:pPr>
              <w:widowControl/>
              <w:jc w:val="center"/>
              <w:textAlignment w:val="center"/>
              <w:rPr>
                <w:rFonts w:ascii="Times New Roman" w:hAnsi="Times New Roman"/>
                <w:b/>
                <w:bCs/>
                <w:color w:val="000000"/>
                <w:szCs w:val="21"/>
                <w:lang w:bidi="ar"/>
              </w:rPr>
            </w:pPr>
            <w:r w:rsidRPr="003252E4">
              <w:rPr>
                <w:rFonts w:ascii="Times New Roman" w:hAnsi="Times New Roman"/>
                <w:b/>
                <w:bCs/>
                <w:color w:val="000000"/>
                <w:szCs w:val="21"/>
                <w:lang w:bidi="ar"/>
              </w:rPr>
              <w:t>金额</w:t>
            </w:r>
          </w:p>
        </w:tc>
        <w:tc>
          <w:tcPr>
            <w:tcW w:w="575" w:type="pct"/>
            <w:noWrap/>
            <w:vAlign w:val="center"/>
          </w:tcPr>
          <w:p w14:paraId="4A3CBEB0" w14:textId="77777777" w:rsidR="000109A2" w:rsidRPr="003252E4" w:rsidRDefault="000109A2" w:rsidP="000109A2">
            <w:pPr>
              <w:widowControl/>
              <w:jc w:val="center"/>
              <w:textAlignment w:val="center"/>
              <w:rPr>
                <w:rFonts w:ascii="Times New Roman" w:hAnsi="Times New Roman"/>
                <w:b/>
                <w:bCs/>
                <w:color w:val="000000"/>
                <w:szCs w:val="21"/>
                <w:lang w:bidi="ar"/>
              </w:rPr>
            </w:pPr>
            <w:r w:rsidRPr="003252E4">
              <w:rPr>
                <w:rFonts w:ascii="Times New Roman" w:hAnsi="Times New Roman"/>
                <w:b/>
                <w:bCs/>
                <w:color w:val="000000"/>
                <w:szCs w:val="21"/>
                <w:lang w:bidi="ar"/>
              </w:rPr>
              <w:t>占比</w:t>
            </w:r>
          </w:p>
        </w:tc>
        <w:tc>
          <w:tcPr>
            <w:tcW w:w="516" w:type="pct"/>
            <w:noWrap/>
            <w:vAlign w:val="center"/>
          </w:tcPr>
          <w:p w14:paraId="176C41E1"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金额</w:t>
            </w:r>
          </w:p>
        </w:tc>
        <w:tc>
          <w:tcPr>
            <w:tcW w:w="525" w:type="pct"/>
            <w:noWrap/>
            <w:vAlign w:val="center"/>
          </w:tcPr>
          <w:p w14:paraId="2F280358" w14:textId="77777777" w:rsidR="000109A2" w:rsidRPr="003252E4" w:rsidRDefault="000109A2" w:rsidP="000109A2">
            <w:pPr>
              <w:widowControl/>
              <w:jc w:val="center"/>
              <w:textAlignment w:val="center"/>
              <w:rPr>
                <w:rFonts w:ascii="Times New Roman" w:hAnsi="Times New Roman"/>
                <w:b/>
                <w:bCs/>
                <w:color w:val="000000"/>
                <w:szCs w:val="21"/>
              </w:rPr>
            </w:pPr>
            <w:r w:rsidRPr="003252E4">
              <w:rPr>
                <w:rFonts w:ascii="Times New Roman" w:hAnsi="Times New Roman"/>
                <w:b/>
                <w:bCs/>
                <w:color w:val="000000"/>
                <w:szCs w:val="21"/>
                <w:lang w:bidi="ar"/>
              </w:rPr>
              <w:t>占比</w:t>
            </w:r>
          </w:p>
        </w:tc>
      </w:tr>
      <w:tr w:rsidR="00DD2F4E" w:rsidRPr="009337DB" w14:paraId="215914C8" w14:textId="77777777" w:rsidTr="00C8423C">
        <w:trPr>
          <w:trHeight w:val="340"/>
          <w:jc w:val="center"/>
        </w:trPr>
        <w:tc>
          <w:tcPr>
            <w:tcW w:w="1313" w:type="pct"/>
            <w:noWrap/>
            <w:vAlign w:val="center"/>
          </w:tcPr>
          <w:p w14:paraId="1E7BB82B"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银行贷款</w:t>
            </w:r>
          </w:p>
        </w:tc>
        <w:tc>
          <w:tcPr>
            <w:tcW w:w="634" w:type="pct"/>
            <w:noWrap/>
            <w:vAlign w:val="bottom"/>
          </w:tcPr>
          <w:p w14:paraId="0B54FF80" w14:textId="42E535FB" w:rsidR="00DD2F4E" w:rsidRPr="003252E4" w:rsidRDefault="00DD2F4E" w:rsidP="00DD2F4E">
            <w:pPr>
              <w:widowControl/>
              <w:jc w:val="right"/>
              <w:textAlignment w:val="bottom"/>
              <w:rPr>
                <w:rFonts w:ascii="Times New Roman" w:hAnsi="Times New Roman"/>
                <w:b/>
                <w:bCs/>
                <w:color w:val="000000"/>
                <w:kern w:val="0"/>
                <w:szCs w:val="21"/>
                <w:lang w:bidi="ar"/>
              </w:rPr>
            </w:pPr>
            <w:del w:id="1123" w:author="冯佳淇" w:date="2026-08-28T09:00:00Z">
              <w:r>
                <w:rPr>
                  <w:rFonts w:ascii="Times New Roman" w:eastAsia="等线" w:hAnsi="Times New Roman"/>
                  <w:b/>
                  <w:bCs/>
                  <w:color w:val="000000"/>
                  <w:szCs w:val="21"/>
                </w:rPr>
                <w:delText>24.76</w:delText>
              </w:r>
            </w:del>
            <w:ins w:id="1124" w:author="冯佳淇" w:date="2026-08-28T09:00:00Z">
              <w:r>
                <w:rPr>
                  <w:rFonts w:ascii="Times New Roman" w:eastAsia="等线" w:hAnsi="Times New Roman"/>
                  <w:b/>
                  <w:bCs/>
                  <w:color w:val="000000"/>
                  <w:szCs w:val="21"/>
                  <w:highlight w:val="yellow"/>
                </w:rPr>
                <w:t xml:space="preserve">——</w:t>
              </w:r>
            </w:ins>
          </w:p>
        </w:tc>
        <w:tc>
          <w:tcPr>
            <w:tcW w:w="641" w:type="pct"/>
            <w:noWrap/>
            <w:vAlign w:val="bottom"/>
          </w:tcPr>
          <w:p w14:paraId="56DA759D" w14:textId="6E54C1B0" w:rsidR="00DD2F4E" w:rsidRPr="003252E4" w:rsidRDefault="00DD2F4E" w:rsidP="00DD2F4E">
            <w:pPr>
              <w:widowControl/>
              <w:jc w:val="right"/>
              <w:textAlignment w:val="bottom"/>
              <w:rPr>
                <w:rFonts w:ascii="Times New Roman" w:hAnsi="Times New Roman"/>
                <w:b/>
                <w:bCs/>
                <w:color w:val="000000"/>
                <w:kern w:val="0"/>
                <w:szCs w:val="21"/>
                <w:lang w:bidi="ar"/>
              </w:rPr>
            </w:pPr>
            <w:del w:id="1125" w:author="冯佳淇" w:date="2026-08-28T09:00:00Z">
              <w:r>
                <w:rPr>
                  <w:rFonts w:ascii="Times New Roman" w:eastAsia="等线" w:hAnsi="Times New Roman"/>
                  <w:b/>
                  <w:bCs/>
                  <w:color w:val="000000"/>
                  <w:szCs w:val="21"/>
                </w:rPr>
                <w:delText>24.33</w:delText>
              </w:r>
            </w:del>
            <w:ins w:id="1126" w:author="冯佳淇" w:date="2026-08-28T09:00:00Z">
              <w:r>
                <w:rPr>
                  <w:rFonts w:ascii="Times New Roman" w:eastAsia="等线" w:hAnsi="Times New Roman"/>
                  <w:b/>
                  <w:bCs/>
                  <w:color w:val="000000"/>
                  <w:szCs w:val="21"/>
                  <w:highlight w:val="yellow"/>
                </w:rPr>
                <w:t xml:space="preserve">——</w:t>
              </w:r>
            </w:ins>
          </w:p>
        </w:tc>
        <w:tc>
          <w:tcPr>
            <w:tcW w:w="795" w:type="pct"/>
            <w:noWrap/>
            <w:vAlign w:val="bottom"/>
          </w:tcPr>
          <w:p w14:paraId="15DEF702" w14:textId="29FDD52E" w:rsidR="00DD2F4E" w:rsidRPr="003252E4" w:rsidRDefault="00DD2F4E" w:rsidP="00DD2F4E">
            <w:pPr>
              <w:widowControl/>
              <w:jc w:val="right"/>
              <w:rPr>
                <w:rFonts w:ascii="Times New Roman" w:eastAsia="等线" w:hAnsi="Times New Roman"/>
                <w:b/>
                <w:bCs/>
                <w:color w:val="000000"/>
                <w:kern w:val="0"/>
                <w:szCs w:val="21"/>
              </w:rPr>
            </w:pPr>
            <w:del w:id="1127" w:author="冯佳淇" w:date="2026-08-28T09:00:00Z">
              <w:r w:rsidRPr="003252E4">
                <w:rPr>
                  <w:rFonts w:ascii="Times New Roman" w:eastAsia="等线" w:hAnsi="Times New Roman"/>
                  <w:b/>
                  <w:bCs/>
                  <w:color w:val="000000"/>
                  <w:szCs w:val="21"/>
                </w:rPr>
                <w:delText>45.45</w:delText>
              </w:r>
            </w:del>
            <w:ins w:id="1128" w:author="冯佳淇" w:date="2026-08-28T09:00:00Z">
              <w:r>
                <w:rPr>
                  <w:rFonts w:ascii="Times New Roman" w:eastAsia="等线" w:hAnsi="Times New Roman"/>
                  <w:b/>
                  <w:bCs/>
                  <w:color w:val="000000"/>
                  <w:szCs w:val="21"/>
                  <w:highlight w:val="yellow"/>
                </w:rPr>
                <w:t xml:space="preserve">——</w:t>
              </w:r>
            </w:ins>
          </w:p>
        </w:tc>
        <w:tc>
          <w:tcPr>
            <w:tcW w:w="575" w:type="pct"/>
            <w:noWrap/>
            <w:vAlign w:val="bottom"/>
          </w:tcPr>
          <w:p w14:paraId="25B6BB94" w14:textId="09E80734" w:rsidR="00DD2F4E" w:rsidRPr="003252E4" w:rsidRDefault="00DD2F4E" w:rsidP="00DD2F4E">
            <w:pPr>
              <w:widowControl/>
              <w:jc w:val="right"/>
              <w:textAlignment w:val="bottom"/>
              <w:rPr>
                <w:rFonts w:ascii="Times New Roman" w:hAnsi="Times New Roman"/>
                <w:b/>
                <w:bCs/>
                <w:color w:val="000000"/>
                <w:kern w:val="0"/>
                <w:szCs w:val="21"/>
                <w:lang w:bidi="ar"/>
              </w:rPr>
            </w:pPr>
            <w:del w:id="1129" w:author="冯佳淇" w:date="2026-08-28T09:00:00Z">
              <w:r w:rsidRPr="003252E4">
                <w:rPr>
                  <w:rFonts w:ascii="Times New Roman" w:eastAsia="等线" w:hAnsi="Times New Roman"/>
                  <w:b/>
                  <w:bCs/>
                  <w:color w:val="000000"/>
                  <w:szCs w:val="21"/>
                </w:rPr>
                <w:delText>18.07</w:delText>
              </w:r>
            </w:del>
            <w:ins w:id="1130" w:author="冯佳淇" w:date="2026-08-28T09:00:00Z">
              <w:r>
                <w:rPr>
                  <w:rFonts w:ascii="Times New Roman" w:eastAsia="等线" w:hAnsi="Times New Roman"/>
                  <w:b/>
                  <w:bCs/>
                  <w:color w:val="000000"/>
                  <w:szCs w:val="21"/>
                  <w:highlight w:val="yellow"/>
                </w:rPr>
                <w:t xml:space="preserve">——</w:t>
              </w:r>
            </w:ins>
          </w:p>
        </w:tc>
        <w:tc>
          <w:tcPr>
            <w:tcW w:w="516" w:type="pct"/>
            <w:noWrap/>
            <w:vAlign w:val="center"/>
          </w:tcPr>
          <w:p w14:paraId="6E46EAEA" w14:textId="1C5CBDE9" w:rsidR="00DD2F4E" w:rsidRPr="003252E4" w:rsidRDefault="00DD2F4E" w:rsidP="00DD2F4E">
            <w:pPr>
              <w:widowControl/>
              <w:jc w:val="right"/>
              <w:textAlignment w:val="bottom"/>
              <w:rPr>
                <w:rFonts w:ascii="Times New Roman" w:hAnsi="Times New Roman"/>
                <w:b/>
                <w:color w:val="000000"/>
                <w:kern w:val="0"/>
                <w:szCs w:val="21"/>
                <w:lang w:bidi="ar"/>
              </w:rPr>
            </w:pPr>
            <w:del w:id="1131" w:author="冯佳淇" w:date="2026-08-28T09:00:00Z">
              <w:r w:rsidRPr="003252E4">
                <w:rPr>
                  <w:rFonts w:ascii="Times New Roman" w:hAnsi="Times New Roman"/>
                  <w:b/>
                  <w:bCs/>
                  <w:color w:val="000000"/>
                  <w:kern w:val="0"/>
                  <w:szCs w:val="21"/>
                  <w:lang w:bidi="ar"/>
                </w:rPr>
                <w:delText>50.11</w:delText>
              </w:r>
            </w:del>
            <w:ins w:id="1132" w:author="冯佳淇" w:date="2026-08-28T09:00:00Z">
              <w:r>
                <w:rPr>
                  <w:rFonts w:ascii="Times New Roman" w:hAnsi="Times New Roman"/>
                  <w:b/>
                  <w:bCs/>
                  <w:color w:val="000000"/>
                  <w:kern w:val="0"/>
                  <w:szCs w:val="21"/>
                  <w:lang w:bidi="ar"/>
                  <w:highlight w:val="yellow"/>
                </w:rPr>
                <w:t xml:space="preserve">——</w:t>
              </w:r>
            </w:ins>
          </w:p>
        </w:tc>
        <w:tc>
          <w:tcPr>
            <w:tcW w:w="525" w:type="pct"/>
            <w:noWrap/>
            <w:vAlign w:val="center"/>
          </w:tcPr>
          <w:p w14:paraId="31AEFE28" w14:textId="4E6A2811" w:rsidR="00DD2F4E" w:rsidRPr="003252E4" w:rsidRDefault="00DD2F4E" w:rsidP="00DD2F4E">
            <w:pPr>
              <w:widowControl/>
              <w:jc w:val="right"/>
              <w:textAlignment w:val="bottom"/>
              <w:rPr>
                <w:rFonts w:ascii="Times New Roman" w:hAnsi="Times New Roman"/>
                <w:b/>
                <w:color w:val="000000"/>
                <w:kern w:val="0"/>
                <w:szCs w:val="21"/>
                <w:lang w:bidi="ar"/>
              </w:rPr>
            </w:pPr>
            <w:del w:id="1133" w:author="冯佳淇" w:date="2026-08-28T09:00:00Z">
              <w:r w:rsidRPr="003252E4">
                <w:rPr>
                  <w:rFonts w:ascii="Times New Roman" w:hAnsi="Times New Roman"/>
                  <w:b/>
                  <w:bCs/>
                  <w:color w:val="000000"/>
                  <w:kern w:val="0"/>
                  <w:szCs w:val="21"/>
                  <w:lang w:bidi="ar"/>
                </w:rPr>
                <w:delText>18.85</w:delText>
              </w:r>
            </w:del>
            <w:ins w:id="1134" w:author="冯佳淇" w:date="2026-08-28T09:00:00Z">
              <w:r>
                <w:rPr>
                  <w:rFonts w:ascii="Times New Roman" w:hAnsi="Times New Roman"/>
                  <w:b/>
                  <w:bCs/>
                  <w:color w:val="000000"/>
                  <w:kern w:val="0"/>
                  <w:szCs w:val="21"/>
                  <w:lang w:bidi="ar"/>
                  <w:highlight w:val="yellow"/>
                </w:rPr>
                <w:t xml:space="preserve">——</w:t>
              </w:r>
            </w:ins>
          </w:p>
        </w:tc>
      </w:tr>
      <w:tr w:rsidR="00DD2F4E" w:rsidRPr="009337DB" w14:paraId="42B162F4" w14:textId="77777777" w:rsidTr="00C8423C">
        <w:trPr>
          <w:trHeight w:val="340"/>
          <w:jc w:val="center"/>
        </w:trPr>
        <w:tc>
          <w:tcPr>
            <w:tcW w:w="1313" w:type="pct"/>
            <w:noWrap/>
            <w:vAlign w:val="center"/>
          </w:tcPr>
          <w:p w14:paraId="717F04BC"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其中担保贷款</w:t>
            </w:r>
          </w:p>
        </w:tc>
        <w:tc>
          <w:tcPr>
            <w:tcW w:w="634" w:type="pct"/>
            <w:noWrap/>
            <w:vAlign w:val="bottom"/>
          </w:tcPr>
          <w:p w14:paraId="30E59676" w14:textId="44975F2B" w:rsidR="00DD2F4E" w:rsidRPr="003252E4" w:rsidRDefault="00DD2F4E" w:rsidP="00DD2F4E">
            <w:pPr>
              <w:widowControl/>
              <w:jc w:val="right"/>
              <w:textAlignment w:val="bottom"/>
              <w:rPr>
                <w:rFonts w:ascii="Times New Roman" w:hAnsi="Times New Roman"/>
                <w:color w:val="000000"/>
                <w:kern w:val="0"/>
                <w:szCs w:val="21"/>
                <w:lang w:bidi="ar"/>
              </w:rPr>
            </w:pPr>
            <w:del w:id="1135" w:author="冯佳淇" w:date="2026-08-28T09:00:00Z">
              <w:r>
                <w:rPr>
                  <w:rFonts w:ascii="Times New Roman" w:eastAsia="等线" w:hAnsi="Times New Roman"/>
                  <w:b/>
                  <w:bCs/>
                  <w:color w:val="000000"/>
                  <w:szCs w:val="21"/>
                </w:rPr>
                <w:delText>24.76</w:delText>
              </w:r>
            </w:del>
            <w:ins w:id="1136" w:author="冯佳淇" w:date="2026-08-28T09:00:00Z">
              <w:r>
                <w:rPr>
                  <w:rFonts w:ascii="Times New Roman" w:eastAsia="等线" w:hAnsi="Times New Roman"/>
                  <w:b/>
                  <w:bCs/>
                  <w:color w:val="000000"/>
                  <w:szCs w:val="21"/>
                  <w:highlight w:val="yellow"/>
                </w:rPr>
                <w:t xml:space="preserve">——</w:t>
              </w:r>
            </w:ins>
          </w:p>
        </w:tc>
        <w:tc>
          <w:tcPr>
            <w:tcW w:w="641" w:type="pct"/>
            <w:noWrap/>
            <w:vAlign w:val="bottom"/>
          </w:tcPr>
          <w:p w14:paraId="72C9F193" w14:textId="7E2AD38D" w:rsidR="00DD2F4E" w:rsidRPr="003252E4" w:rsidRDefault="00DD2F4E" w:rsidP="00DD2F4E">
            <w:pPr>
              <w:widowControl/>
              <w:jc w:val="right"/>
              <w:textAlignment w:val="bottom"/>
              <w:rPr>
                <w:rFonts w:ascii="Times New Roman" w:hAnsi="Times New Roman"/>
                <w:color w:val="000000"/>
                <w:kern w:val="0"/>
                <w:szCs w:val="21"/>
                <w:lang w:bidi="ar"/>
              </w:rPr>
            </w:pPr>
            <w:del w:id="1137" w:author="冯佳淇" w:date="2026-08-28T09:00:00Z">
              <w:r>
                <w:rPr>
                  <w:rFonts w:ascii="Times New Roman" w:eastAsia="等线" w:hAnsi="Times New Roman"/>
                  <w:b/>
                  <w:bCs/>
                  <w:color w:val="000000"/>
                  <w:szCs w:val="21"/>
                </w:rPr>
                <w:delText>24.33</w:delText>
              </w:r>
            </w:del>
            <w:ins w:id="1138" w:author="冯佳淇" w:date="2026-08-28T09:00:00Z">
              <w:r>
                <w:rPr>
                  <w:rFonts w:ascii="Times New Roman" w:eastAsia="等线" w:hAnsi="Times New Roman"/>
                  <w:b/>
                  <w:bCs/>
                  <w:color w:val="000000"/>
                  <w:szCs w:val="21"/>
                  <w:highlight w:val="yellow"/>
                </w:rPr>
                <w:t xml:space="preserve">——</w:t>
              </w:r>
            </w:ins>
          </w:p>
        </w:tc>
        <w:tc>
          <w:tcPr>
            <w:tcW w:w="795" w:type="pct"/>
            <w:noWrap/>
            <w:vAlign w:val="bottom"/>
          </w:tcPr>
          <w:p w14:paraId="484583E5" w14:textId="16671AFD" w:rsidR="00DD2F4E" w:rsidRPr="003252E4" w:rsidRDefault="00DD2F4E" w:rsidP="00DD2F4E">
            <w:pPr>
              <w:widowControl/>
              <w:jc w:val="right"/>
              <w:textAlignment w:val="bottom"/>
              <w:rPr>
                <w:rFonts w:ascii="Times New Roman" w:hAnsi="Times New Roman"/>
                <w:color w:val="000000"/>
                <w:kern w:val="0"/>
                <w:szCs w:val="21"/>
                <w:lang w:bidi="ar"/>
              </w:rPr>
            </w:pPr>
            <w:del w:id="1139" w:author="冯佳淇" w:date="2026-08-28T09:00:00Z">
              <w:r w:rsidRPr="003252E4">
                <w:rPr>
                  <w:rFonts w:ascii="Times New Roman" w:eastAsia="等线" w:hAnsi="Times New Roman"/>
                  <w:color w:val="000000"/>
                  <w:szCs w:val="21"/>
                </w:rPr>
                <w:delText>45.45</w:delText>
              </w:r>
            </w:del>
            <w:ins w:id="1140"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2DE1CCD2" w14:textId="0C832B6A" w:rsidR="00DD2F4E" w:rsidRPr="003252E4" w:rsidRDefault="00DD2F4E" w:rsidP="00DD2F4E">
            <w:pPr>
              <w:widowControl/>
              <w:jc w:val="right"/>
              <w:textAlignment w:val="bottom"/>
              <w:rPr>
                <w:rFonts w:ascii="Times New Roman" w:hAnsi="Times New Roman"/>
                <w:color w:val="000000"/>
                <w:kern w:val="0"/>
                <w:szCs w:val="21"/>
                <w:lang w:bidi="ar"/>
              </w:rPr>
            </w:pPr>
            <w:del w:id="1141" w:author="冯佳淇" w:date="2026-08-28T09:00:00Z">
              <w:r w:rsidRPr="003252E4">
                <w:rPr>
                  <w:rFonts w:ascii="Times New Roman" w:eastAsia="等线" w:hAnsi="Times New Roman"/>
                  <w:color w:val="000000"/>
                  <w:szCs w:val="21"/>
                </w:rPr>
                <w:delText>18.07</w:delText>
              </w:r>
            </w:del>
            <w:ins w:id="1142"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4A7B6BF4" w14:textId="04907FC3" w:rsidR="00DD2F4E" w:rsidRPr="003252E4" w:rsidRDefault="00DD2F4E" w:rsidP="00DD2F4E">
            <w:pPr>
              <w:widowControl/>
              <w:jc w:val="right"/>
              <w:textAlignment w:val="bottom"/>
              <w:rPr>
                <w:rFonts w:ascii="Times New Roman" w:hAnsi="Times New Roman"/>
                <w:color w:val="000000"/>
                <w:kern w:val="0"/>
                <w:szCs w:val="21"/>
                <w:lang w:bidi="ar"/>
              </w:rPr>
            </w:pPr>
            <w:del w:id="1143" w:author="冯佳淇" w:date="2026-08-28T09:00:00Z">
              <w:r w:rsidRPr="003252E4">
                <w:rPr>
                  <w:rFonts w:ascii="Times New Roman" w:hAnsi="Times New Roman"/>
                  <w:color w:val="000000"/>
                  <w:kern w:val="0"/>
                  <w:szCs w:val="21"/>
                  <w:lang w:bidi="ar"/>
                </w:rPr>
                <w:delText>50.11</w:delText>
              </w:r>
            </w:del>
            <w:ins w:id="1144"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7BE95D68" w14:textId="3824D5FE" w:rsidR="00DD2F4E" w:rsidRPr="003252E4" w:rsidRDefault="00DD2F4E" w:rsidP="00DD2F4E">
            <w:pPr>
              <w:widowControl/>
              <w:jc w:val="right"/>
              <w:textAlignment w:val="bottom"/>
              <w:rPr>
                <w:rFonts w:ascii="Times New Roman" w:hAnsi="Times New Roman"/>
                <w:color w:val="000000"/>
                <w:kern w:val="0"/>
                <w:szCs w:val="21"/>
                <w:lang w:bidi="ar"/>
              </w:rPr>
            </w:pPr>
            <w:del w:id="1145" w:author="冯佳淇" w:date="2026-08-28T09:00:00Z">
              <w:r w:rsidRPr="003252E4">
                <w:rPr>
                  <w:rFonts w:ascii="Times New Roman" w:hAnsi="Times New Roman"/>
                  <w:color w:val="000000"/>
                  <w:kern w:val="0"/>
                  <w:szCs w:val="21"/>
                  <w:lang w:bidi="ar"/>
                </w:rPr>
                <w:delText>18.85</w:delText>
              </w:r>
            </w:del>
            <w:ins w:id="1146" w:author="冯佳淇" w:date="2026-08-28T09:00:00Z">
              <w:r>
                <w:rPr>
                  <w:rFonts w:ascii="Times New Roman" w:hAnsi="Times New Roman"/>
                  <w:color w:val="000000"/>
                  <w:kern w:val="0"/>
                  <w:szCs w:val="21"/>
                  <w:lang w:bidi="ar"/>
                  <w:highlight w:val="yellow"/>
                </w:rPr>
                <w:t xml:space="preserve">——</w:t>
              </w:r>
            </w:ins>
          </w:p>
        </w:tc>
      </w:tr>
      <w:tr w:rsidR="00DD2F4E" w:rsidRPr="009337DB" w14:paraId="1C93B445" w14:textId="77777777" w:rsidTr="00C8423C">
        <w:trPr>
          <w:trHeight w:val="340"/>
          <w:jc w:val="center"/>
        </w:trPr>
        <w:tc>
          <w:tcPr>
            <w:tcW w:w="1313" w:type="pct"/>
            <w:noWrap/>
            <w:vAlign w:val="center"/>
          </w:tcPr>
          <w:p w14:paraId="2A2E145E"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其中：政策性银行</w:t>
            </w:r>
          </w:p>
        </w:tc>
        <w:tc>
          <w:tcPr>
            <w:tcW w:w="634" w:type="pct"/>
            <w:noWrap/>
            <w:vAlign w:val="bottom"/>
          </w:tcPr>
          <w:p w14:paraId="44D018F0" w14:textId="4C02CDBF" w:rsidR="00DD2F4E" w:rsidRPr="003252E4" w:rsidRDefault="00DD2F4E" w:rsidP="00DD2F4E">
            <w:pPr>
              <w:widowControl/>
              <w:jc w:val="right"/>
              <w:textAlignment w:val="bottom"/>
              <w:rPr>
                <w:rFonts w:ascii="Times New Roman" w:hAnsi="Times New Roman"/>
                <w:color w:val="000000"/>
                <w:kern w:val="0"/>
                <w:szCs w:val="21"/>
                <w:lang w:bidi="ar"/>
              </w:rPr>
            </w:pPr>
            <w:del w:id="1147" w:author="冯佳淇" w:date="2026-08-28T09:00:00Z">
              <w:r>
                <w:rPr>
                  <w:rFonts w:ascii="Times New Roman" w:eastAsia="等线" w:hAnsi="Times New Roman"/>
                  <w:color w:val="000000"/>
                  <w:szCs w:val="21"/>
                </w:rPr>
                <w:delText>0.53</w:delText>
              </w:r>
            </w:del>
            <w:ins w:id="1148"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7E599144" w14:textId="229BE63D" w:rsidR="00DD2F4E" w:rsidRPr="003252E4" w:rsidRDefault="00DD2F4E" w:rsidP="00DD2F4E">
            <w:pPr>
              <w:widowControl/>
              <w:jc w:val="right"/>
              <w:textAlignment w:val="bottom"/>
              <w:rPr>
                <w:rFonts w:ascii="Times New Roman" w:hAnsi="Times New Roman"/>
                <w:color w:val="000000"/>
                <w:kern w:val="0"/>
                <w:szCs w:val="21"/>
                <w:lang w:bidi="ar"/>
              </w:rPr>
            </w:pPr>
            <w:del w:id="1149" w:author="冯佳淇" w:date="2026-08-28T09:00:00Z">
              <w:r>
                <w:rPr>
                  <w:rFonts w:ascii="Times New Roman" w:eastAsia="等线" w:hAnsi="Times New Roman"/>
                  <w:color w:val="000000"/>
                  <w:szCs w:val="21"/>
                </w:rPr>
                <w:delText>0.52</w:delText>
              </w:r>
            </w:del>
            <w:ins w:id="1150"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4D26D4FD" w14:textId="0AE3699F" w:rsidR="00DD2F4E" w:rsidRPr="003252E4" w:rsidRDefault="00DD2F4E" w:rsidP="00DD2F4E">
            <w:pPr>
              <w:widowControl/>
              <w:jc w:val="right"/>
              <w:textAlignment w:val="bottom"/>
              <w:rPr>
                <w:rFonts w:ascii="Times New Roman" w:hAnsi="Times New Roman"/>
                <w:color w:val="000000"/>
                <w:kern w:val="0"/>
                <w:szCs w:val="21"/>
                <w:lang w:bidi="ar"/>
              </w:rPr>
            </w:pPr>
            <w:del w:id="1151" w:author="冯佳淇" w:date="2026-08-28T09:00:00Z">
              <w:r w:rsidRPr="003252E4">
                <w:rPr>
                  <w:rFonts w:ascii="Times New Roman" w:eastAsia="等线" w:hAnsi="Times New Roman"/>
                  <w:color w:val="000000"/>
                  <w:szCs w:val="21"/>
                </w:rPr>
                <w:delText>11.58</w:delText>
              </w:r>
            </w:del>
            <w:ins w:id="1152"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65C5CE57" w14:textId="5157AD10" w:rsidR="00DD2F4E" w:rsidRPr="003252E4" w:rsidRDefault="00DD2F4E" w:rsidP="00DD2F4E">
            <w:pPr>
              <w:widowControl/>
              <w:jc w:val="right"/>
              <w:textAlignment w:val="bottom"/>
              <w:rPr>
                <w:rFonts w:ascii="Times New Roman" w:hAnsi="Times New Roman"/>
                <w:color w:val="000000"/>
                <w:kern w:val="0"/>
                <w:szCs w:val="21"/>
                <w:lang w:bidi="ar"/>
              </w:rPr>
            </w:pPr>
            <w:del w:id="1153" w:author="冯佳淇" w:date="2026-08-28T09:00:00Z">
              <w:r w:rsidRPr="003252E4">
                <w:rPr>
                  <w:rFonts w:ascii="Times New Roman" w:eastAsia="等线" w:hAnsi="Times New Roman"/>
                  <w:color w:val="000000"/>
                  <w:szCs w:val="21"/>
                </w:rPr>
                <w:delText>4.61</w:delText>
              </w:r>
            </w:del>
            <w:ins w:id="1154"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7089D70A" w14:textId="3C2DAC92" w:rsidR="00DD2F4E" w:rsidRPr="003252E4" w:rsidRDefault="00DD2F4E" w:rsidP="00DD2F4E">
            <w:pPr>
              <w:widowControl/>
              <w:jc w:val="right"/>
              <w:textAlignment w:val="bottom"/>
              <w:rPr>
                <w:rFonts w:ascii="Times New Roman" w:hAnsi="Times New Roman"/>
                <w:color w:val="000000"/>
                <w:kern w:val="0"/>
                <w:szCs w:val="21"/>
                <w:lang w:bidi="ar"/>
              </w:rPr>
            </w:pPr>
            <w:del w:id="1155" w:author="冯佳淇" w:date="2026-08-28T09:00:00Z">
              <w:r w:rsidRPr="003252E4">
                <w:rPr>
                  <w:rFonts w:ascii="Times New Roman" w:hAnsi="Times New Roman"/>
                  <w:color w:val="000000"/>
                  <w:kern w:val="0"/>
                  <w:szCs w:val="21"/>
                  <w:lang w:bidi="ar"/>
                </w:rPr>
                <w:delText>7.65</w:delText>
              </w:r>
            </w:del>
            <w:ins w:id="1156"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730B8900" w14:textId="68FE35E4" w:rsidR="00DD2F4E" w:rsidRPr="003252E4" w:rsidRDefault="00DD2F4E" w:rsidP="00DD2F4E">
            <w:pPr>
              <w:widowControl/>
              <w:jc w:val="right"/>
              <w:textAlignment w:val="bottom"/>
              <w:rPr>
                <w:rFonts w:ascii="Times New Roman" w:hAnsi="Times New Roman"/>
                <w:color w:val="000000"/>
                <w:kern w:val="0"/>
                <w:szCs w:val="21"/>
                <w:lang w:bidi="ar"/>
              </w:rPr>
            </w:pPr>
            <w:del w:id="1157" w:author="冯佳淇" w:date="2026-08-28T09:00:00Z">
              <w:r w:rsidRPr="003252E4">
                <w:rPr>
                  <w:rFonts w:ascii="Times New Roman" w:hAnsi="Times New Roman"/>
                  <w:color w:val="000000"/>
                  <w:kern w:val="0"/>
                  <w:szCs w:val="21"/>
                  <w:lang w:bidi="ar"/>
                </w:rPr>
                <w:delText>2.88</w:delText>
              </w:r>
            </w:del>
            <w:ins w:id="1158" w:author="冯佳淇" w:date="2026-08-28T09:00:00Z">
              <w:r>
                <w:rPr>
                  <w:rFonts w:ascii="Times New Roman" w:hAnsi="Times New Roman"/>
                  <w:color w:val="000000"/>
                  <w:kern w:val="0"/>
                  <w:szCs w:val="21"/>
                  <w:lang w:bidi="ar"/>
                  <w:highlight w:val="yellow"/>
                </w:rPr>
                <w:t xml:space="preserve">——</w:t>
              </w:r>
            </w:ins>
          </w:p>
        </w:tc>
      </w:tr>
      <w:tr w:rsidR="00DD2F4E" w:rsidRPr="009337DB" w14:paraId="397E78BE" w14:textId="77777777" w:rsidTr="00C8423C">
        <w:trPr>
          <w:trHeight w:val="340"/>
          <w:jc w:val="center"/>
        </w:trPr>
        <w:tc>
          <w:tcPr>
            <w:tcW w:w="1313" w:type="pct"/>
            <w:noWrap/>
            <w:vAlign w:val="center"/>
          </w:tcPr>
          <w:p w14:paraId="69778ADD" w14:textId="77777777" w:rsidR="00DD2F4E" w:rsidRPr="003252E4" w:rsidRDefault="00DD2F4E" w:rsidP="00DD2F4E">
            <w:pPr>
              <w:widowControl/>
              <w:jc w:val="left"/>
              <w:textAlignment w:val="center"/>
              <w:rPr>
                <w:rFonts w:ascii="Times New Roman" w:hAnsi="Times New Roman"/>
                <w:color w:val="000000"/>
                <w:szCs w:val="21"/>
              </w:rPr>
            </w:pPr>
            <w:bookmarkStart w:id="1" w:name="_Hlk229659656"/>
            <w:r w:rsidRPr="003252E4">
              <w:rPr>
                <w:rFonts w:ascii="Times New Roman" w:hAnsi="Times New Roman"/>
                <w:color w:val="000000"/>
                <w:kern w:val="0"/>
                <w:szCs w:val="21"/>
                <w:lang w:bidi="ar"/>
              </w:rPr>
              <w:t>国有六大行</w:t>
            </w:r>
          </w:p>
        </w:tc>
        <w:tc>
          <w:tcPr>
            <w:tcW w:w="634" w:type="pct"/>
            <w:noWrap/>
            <w:vAlign w:val="bottom"/>
          </w:tcPr>
          <w:p w14:paraId="2A172B49" w14:textId="51DC816F" w:rsidR="00DD2F4E" w:rsidRPr="003252E4" w:rsidRDefault="00DD2F4E" w:rsidP="00DD2F4E">
            <w:pPr>
              <w:widowControl/>
              <w:jc w:val="right"/>
              <w:textAlignment w:val="bottom"/>
              <w:rPr>
                <w:rFonts w:ascii="Times New Roman" w:hAnsi="Times New Roman"/>
                <w:color w:val="000000"/>
                <w:kern w:val="0"/>
                <w:szCs w:val="21"/>
                <w:lang w:bidi="ar"/>
              </w:rPr>
            </w:pPr>
            <w:del w:id="1159" w:author="冯佳淇" w:date="2026-08-28T09:00:00Z">
              <w:r>
                <w:rPr>
                  <w:rFonts w:ascii="Times New Roman" w:eastAsia="等线" w:hAnsi="Times New Roman"/>
                  <w:color w:val="000000"/>
                  <w:szCs w:val="21"/>
                </w:rPr>
                <w:delText>3.51</w:delText>
              </w:r>
            </w:del>
            <w:ins w:id="1160"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55E451AE" w14:textId="135E5FE9" w:rsidR="00DD2F4E" w:rsidRPr="003252E4" w:rsidRDefault="00DD2F4E" w:rsidP="00DD2F4E">
            <w:pPr>
              <w:widowControl/>
              <w:jc w:val="right"/>
              <w:textAlignment w:val="bottom"/>
              <w:rPr>
                <w:rFonts w:ascii="Times New Roman" w:hAnsi="Times New Roman"/>
                <w:color w:val="000000"/>
                <w:kern w:val="0"/>
                <w:szCs w:val="21"/>
                <w:lang w:bidi="ar"/>
              </w:rPr>
            </w:pPr>
            <w:del w:id="1161" w:author="冯佳淇" w:date="2026-08-28T09:00:00Z">
              <w:r>
                <w:rPr>
                  <w:rFonts w:ascii="Times New Roman" w:eastAsia="等线" w:hAnsi="Times New Roman"/>
                  <w:color w:val="000000"/>
                  <w:szCs w:val="21"/>
                </w:rPr>
                <w:delText>3.45</w:delText>
              </w:r>
            </w:del>
            <w:ins w:id="1162"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331E68F6" w14:textId="2B971069" w:rsidR="00DD2F4E" w:rsidRPr="003252E4" w:rsidRDefault="00DD2F4E" w:rsidP="00DD2F4E">
            <w:pPr>
              <w:widowControl/>
              <w:jc w:val="right"/>
              <w:textAlignment w:val="bottom"/>
              <w:rPr>
                <w:rFonts w:ascii="Times New Roman" w:hAnsi="Times New Roman"/>
                <w:color w:val="000000"/>
                <w:kern w:val="0"/>
                <w:szCs w:val="21"/>
                <w:lang w:bidi="ar"/>
              </w:rPr>
            </w:pPr>
            <w:del w:id="1163" w:author="冯佳淇" w:date="2026-08-28T09:00:00Z">
              <w:r w:rsidRPr="003252E4">
                <w:rPr>
                  <w:rFonts w:ascii="Times New Roman" w:eastAsia="等线" w:hAnsi="Times New Roman"/>
                  <w:color w:val="000000"/>
                  <w:szCs w:val="21"/>
                </w:rPr>
                <w:delText>6.89</w:delText>
              </w:r>
            </w:del>
            <w:ins w:id="1164"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30AD7CA9" w14:textId="5D5D5E90" w:rsidR="00DD2F4E" w:rsidRPr="003252E4" w:rsidRDefault="00DD2F4E" w:rsidP="00DD2F4E">
            <w:pPr>
              <w:widowControl/>
              <w:jc w:val="right"/>
              <w:textAlignment w:val="bottom"/>
              <w:rPr>
                <w:rFonts w:ascii="Times New Roman" w:hAnsi="Times New Roman"/>
                <w:color w:val="000000"/>
                <w:kern w:val="0"/>
                <w:szCs w:val="21"/>
                <w:lang w:bidi="ar"/>
              </w:rPr>
            </w:pPr>
            <w:del w:id="1165" w:author="冯佳淇" w:date="2026-08-28T09:00:00Z">
              <w:r w:rsidRPr="003252E4">
                <w:rPr>
                  <w:rFonts w:ascii="Times New Roman" w:eastAsia="等线" w:hAnsi="Times New Roman"/>
                  <w:color w:val="000000"/>
                  <w:szCs w:val="21"/>
                </w:rPr>
                <w:delText>2.74</w:delText>
              </w:r>
            </w:del>
            <w:ins w:id="1166"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0A942A54" w14:textId="2367FF49" w:rsidR="00DD2F4E" w:rsidRPr="003252E4" w:rsidRDefault="00DD2F4E" w:rsidP="00DD2F4E">
            <w:pPr>
              <w:widowControl/>
              <w:jc w:val="right"/>
              <w:textAlignment w:val="bottom"/>
              <w:rPr>
                <w:rFonts w:ascii="Times New Roman" w:hAnsi="Times New Roman"/>
                <w:color w:val="000000"/>
                <w:kern w:val="0"/>
                <w:szCs w:val="21"/>
                <w:lang w:bidi="ar"/>
              </w:rPr>
            </w:pPr>
            <w:del w:id="1167" w:author="冯佳淇" w:date="2026-08-28T09:00:00Z">
              <w:r w:rsidRPr="003252E4">
                <w:rPr>
                  <w:rFonts w:ascii="Times New Roman" w:hAnsi="Times New Roman"/>
                  <w:color w:val="000000"/>
                  <w:kern w:val="0"/>
                  <w:szCs w:val="21"/>
                  <w:lang w:bidi="ar"/>
                </w:rPr>
                <w:delText>1.00</w:delText>
              </w:r>
            </w:del>
            <w:ins w:id="1168"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71287E34" w14:textId="4F26B9C9" w:rsidR="00DD2F4E" w:rsidRPr="003252E4" w:rsidRDefault="00DD2F4E" w:rsidP="00DD2F4E">
            <w:pPr>
              <w:widowControl/>
              <w:jc w:val="right"/>
              <w:textAlignment w:val="bottom"/>
              <w:rPr>
                <w:rFonts w:ascii="Times New Roman" w:hAnsi="Times New Roman"/>
                <w:color w:val="000000"/>
                <w:kern w:val="0"/>
                <w:szCs w:val="21"/>
                <w:lang w:bidi="ar"/>
              </w:rPr>
            </w:pPr>
            <w:del w:id="1169" w:author="冯佳淇" w:date="2026-08-28T09:00:00Z">
              <w:r w:rsidRPr="003252E4">
                <w:rPr>
                  <w:rFonts w:ascii="Times New Roman" w:hAnsi="Times New Roman"/>
                  <w:color w:val="000000"/>
                  <w:kern w:val="0"/>
                  <w:szCs w:val="21"/>
                  <w:lang w:bidi="ar"/>
                </w:rPr>
                <w:delText>0.38</w:delText>
              </w:r>
            </w:del>
            <w:ins w:id="1170" w:author="冯佳淇" w:date="2026-08-28T09:00:00Z">
              <w:r>
                <w:rPr>
                  <w:rFonts w:ascii="Times New Roman" w:hAnsi="Times New Roman"/>
                  <w:color w:val="000000"/>
                  <w:kern w:val="0"/>
                  <w:szCs w:val="21"/>
                  <w:lang w:bidi="ar"/>
                  <w:highlight w:val="yellow"/>
                </w:rPr>
                <w:t xml:space="preserve">——</w:t>
              </w:r>
            </w:ins>
          </w:p>
        </w:tc>
      </w:tr>
      <w:tr w:rsidR="00DD2F4E" w:rsidRPr="009337DB" w14:paraId="6297E225" w14:textId="77777777" w:rsidTr="00C8423C">
        <w:trPr>
          <w:trHeight w:val="340"/>
          <w:jc w:val="center"/>
        </w:trPr>
        <w:tc>
          <w:tcPr>
            <w:tcW w:w="1313" w:type="pct"/>
            <w:noWrap/>
            <w:vAlign w:val="center"/>
          </w:tcPr>
          <w:p w14:paraId="43EAE192"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股份制银行</w:t>
            </w:r>
          </w:p>
        </w:tc>
        <w:tc>
          <w:tcPr>
            <w:tcW w:w="634" w:type="pct"/>
            <w:noWrap/>
            <w:vAlign w:val="bottom"/>
          </w:tcPr>
          <w:p w14:paraId="24DC81FF" w14:textId="2692264B" w:rsidR="00DD2F4E" w:rsidRPr="003252E4" w:rsidRDefault="00DD2F4E" w:rsidP="00DD2F4E">
            <w:pPr>
              <w:widowControl/>
              <w:jc w:val="right"/>
              <w:textAlignment w:val="bottom"/>
              <w:rPr>
                <w:rFonts w:ascii="Times New Roman" w:hAnsi="Times New Roman"/>
                <w:color w:val="000000"/>
                <w:kern w:val="0"/>
                <w:szCs w:val="21"/>
                <w:lang w:bidi="ar"/>
              </w:rPr>
            </w:pPr>
            <w:del w:id="1171" w:author="冯佳淇" w:date="2026-08-28T09:00:00Z">
              <w:r>
                <w:rPr>
                  <w:rFonts w:ascii="Times New Roman" w:eastAsia="等线" w:hAnsi="Times New Roman"/>
                  <w:color w:val="000000"/>
                  <w:szCs w:val="21"/>
                </w:rPr>
                <w:delText>8.26</w:delText>
              </w:r>
            </w:del>
            <w:ins w:id="1172"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3A73D2F4" w14:textId="4FD3CB02" w:rsidR="00DD2F4E" w:rsidRPr="003252E4" w:rsidRDefault="00DD2F4E" w:rsidP="00DD2F4E">
            <w:pPr>
              <w:widowControl/>
              <w:jc w:val="right"/>
              <w:textAlignment w:val="bottom"/>
              <w:rPr>
                <w:rFonts w:ascii="Times New Roman" w:hAnsi="Times New Roman"/>
                <w:color w:val="000000"/>
                <w:kern w:val="0"/>
                <w:szCs w:val="21"/>
                <w:lang w:bidi="ar"/>
              </w:rPr>
            </w:pPr>
            <w:del w:id="1173" w:author="冯佳淇" w:date="2026-08-28T09:00:00Z">
              <w:r>
                <w:rPr>
                  <w:rFonts w:ascii="Times New Roman" w:eastAsia="等线" w:hAnsi="Times New Roman"/>
                  <w:color w:val="000000"/>
                  <w:szCs w:val="21"/>
                </w:rPr>
                <w:delText>8.11</w:delText>
              </w:r>
            </w:del>
            <w:ins w:id="1174"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0870A0C7" w14:textId="6201B305" w:rsidR="00DD2F4E" w:rsidRPr="003252E4" w:rsidRDefault="00DD2F4E" w:rsidP="00DD2F4E">
            <w:pPr>
              <w:widowControl/>
              <w:jc w:val="right"/>
              <w:textAlignment w:val="bottom"/>
              <w:rPr>
                <w:rFonts w:ascii="Times New Roman" w:hAnsi="Times New Roman"/>
                <w:color w:val="000000"/>
                <w:kern w:val="0"/>
                <w:szCs w:val="21"/>
                <w:lang w:bidi="ar"/>
              </w:rPr>
            </w:pPr>
            <w:del w:id="1175" w:author="冯佳淇" w:date="2026-08-28T09:00:00Z">
              <w:r w:rsidRPr="003252E4">
                <w:rPr>
                  <w:rFonts w:ascii="Times New Roman" w:eastAsia="等线" w:hAnsi="Times New Roman"/>
                  <w:color w:val="000000"/>
                  <w:szCs w:val="21"/>
                </w:rPr>
                <w:delText>10.93</w:delText>
              </w:r>
            </w:del>
            <w:ins w:id="1176"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63D4A65E" w14:textId="763DB88E" w:rsidR="00DD2F4E" w:rsidRPr="003252E4" w:rsidRDefault="00DD2F4E" w:rsidP="00DD2F4E">
            <w:pPr>
              <w:widowControl/>
              <w:jc w:val="right"/>
              <w:textAlignment w:val="bottom"/>
              <w:rPr>
                <w:rFonts w:ascii="Times New Roman" w:hAnsi="Times New Roman"/>
                <w:color w:val="000000"/>
                <w:kern w:val="0"/>
                <w:szCs w:val="21"/>
                <w:lang w:bidi="ar"/>
              </w:rPr>
            </w:pPr>
            <w:del w:id="1177" w:author="冯佳淇" w:date="2026-08-28T09:00:00Z">
              <w:r w:rsidRPr="003252E4">
                <w:rPr>
                  <w:rFonts w:ascii="Times New Roman" w:eastAsia="等线" w:hAnsi="Times New Roman"/>
                  <w:color w:val="000000"/>
                  <w:szCs w:val="21"/>
                </w:rPr>
                <w:delText>4.35</w:delText>
              </w:r>
            </w:del>
            <w:ins w:id="1178"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6FFF4733" w14:textId="1BF2757A" w:rsidR="00DD2F4E" w:rsidRPr="003252E4" w:rsidRDefault="00DD2F4E" w:rsidP="00DD2F4E">
            <w:pPr>
              <w:widowControl/>
              <w:jc w:val="right"/>
              <w:textAlignment w:val="bottom"/>
              <w:rPr>
                <w:rFonts w:ascii="Times New Roman" w:hAnsi="Times New Roman"/>
                <w:color w:val="000000"/>
                <w:kern w:val="0"/>
                <w:szCs w:val="21"/>
                <w:lang w:bidi="ar"/>
              </w:rPr>
            </w:pPr>
            <w:del w:id="1179" w:author="冯佳淇" w:date="2026-08-28T09:00:00Z">
              <w:r w:rsidRPr="003252E4">
                <w:rPr>
                  <w:rFonts w:ascii="Times New Roman" w:hAnsi="Times New Roman"/>
                  <w:color w:val="000000"/>
                  <w:kern w:val="0"/>
                  <w:szCs w:val="21"/>
                  <w:lang w:bidi="ar"/>
                </w:rPr>
                <w:delText>24.87</w:delText>
              </w:r>
            </w:del>
            <w:ins w:id="1180"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2F5B74AD" w14:textId="4F4A434B" w:rsidR="00DD2F4E" w:rsidRPr="003252E4" w:rsidRDefault="00DD2F4E" w:rsidP="00DD2F4E">
            <w:pPr>
              <w:widowControl/>
              <w:jc w:val="right"/>
              <w:textAlignment w:val="bottom"/>
              <w:rPr>
                <w:rFonts w:ascii="Times New Roman" w:hAnsi="Times New Roman"/>
                <w:color w:val="000000"/>
                <w:kern w:val="0"/>
                <w:szCs w:val="21"/>
                <w:lang w:bidi="ar"/>
              </w:rPr>
            </w:pPr>
            <w:del w:id="1181" w:author="冯佳淇" w:date="2026-08-28T09:00:00Z">
              <w:r w:rsidRPr="003252E4">
                <w:rPr>
                  <w:rFonts w:ascii="Times New Roman" w:hAnsi="Times New Roman"/>
                  <w:color w:val="000000"/>
                  <w:kern w:val="0"/>
                  <w:szCs w:val="21"/>
                  <w:lang w:bidi="ar"/>
                </w:rPr>
                <w:delText>9.36</w:delText>
              </w:r>
            </w:del>
            <w:ins w:id="1182" w:author="冯佳淇" w:date="2026-08-28T09:00:00Z">
              <w:r>
                <w:rPr>
                  <w:rFonts w:ascii="Times New Roman" w:hAnsi="Times New Roman"/>
                  <w:color w:val="000000"/>
                  <w:kern w:val="0"/>
                  <w:szCs w:val="21"/>
                  <w:lang w:bidi="ar"/>
                  <w:highlight w:val="yellow"/>
                </w:rPr>
                <w:t xml:space="preserve">——</w:t>
              </w:r>
            </w:ins>
          </w:p>
        </w:tc>
      </w:tr>
      <w:tr w:rsidR="00DD2F4E" w:rsidRPr="009337DB" w14:paraId="621834F4" w14:textId="77777777" w:rsidTr="00C8423C">
        <w:trPr>
          <w:trHeight w:val="340"/>
          <w:jc w:val="center"/>
        </w:trPr>
        <w:tc>
          <w:tcPr>
            <w:tcW w:w="1313" w:type="pct"/>
            <w:noWrap/>
            <w:vAlign w:val="center"/>
          </w:tcPr>
          <w:p w14:paraId="77CB825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地方城商行</w:t>
            </w:r>
          </w:p>
        </w:tc>
        <w:tc>
          <w:tcPr>
            <w:tcW w:w="634" w:type="pct"/>
            <w:noWrap/>
            <w:vAlign w:val="bottom"/>
          </w:tcPr>
          <w:p w14:paraId="55549986" w14:textId="0B1FFBAC" w:rsidR="00DD2F4E" w:rsidRPr="003252E4" w:rsidRDefault="00DD2F4E" w:rsidP="00DD2F4E">
            <w:pPr>
              <w:widowControl/>
              <w:jc w:val="right"/>
              <w:textAlignment w:val="bottom"/>
              <w:rPr>
                <w:rFonts w:ascii="Times New Roman" w:hAnsi="Times New Roman"/>
                <w:color w:val="000000"/>
                <w:kern w:val="0"/>
                <w:szCs w:val="21"/>
                <w:lang w:bidi="ar"/>
              </w:rPr>
            </w:pPr>
            <w:del w:id="1183" w:author="冯佳淇" w:date="2026-08-28T09:00:00Z">
              <w:r>
                <w:rPr>
                  <w:rFonts w:ascii="Times New Roman" w:eastAsia="等线" w:hAnsi="Times New Roman"/>
                  <w:color w:val="000000"/>
                  <w:szCs w:val="21"/>
                </w:rPr>
                <w:delText>12.43</w:delText>
              </w:r>
            </w:del>
            <w:ins w:id="1184"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29929A00" w14:textId="6506B732" w:rsidR="00DD2F4E" w:rsidRPr="003252E4" w:rsidRDefault="00DD2F4E" w:rsidP="00DD2F4E">
            <w:pPr>
              <w:widowControl/>
              <w:jc w:val="right"/>
              <w:textAlignment w:val="bottom"/>
              <w:rPr>
                <w:rFonts w:ascii="Times New Roman" w:hAnsi="Times New Roman"/>
                <w:color w:val="000000"/>
                <w:kern w:val="0"/>
                <w:szCs w:val="21"/>
                <w:lang w:bidi="ar"/>
              </w:rPr>
            </w:pPr>
            <w:del w:id="1185" w:author="冯佳淇" w:date="2026-08-28T09:00:00Z">
              <w:r>
                <w:rPr>
                  <w:rFonts w:ascii="Times New Roman" w:eastAsia="等线" w:hAnsi="Times New Roman"/>
                  <w:color w:val="000000"/>
                  <w:szCs w:val="21"/>
                </w:rPr>
                <w:delText>12.21</w:delText>
              </w:r>
            </w:del>
            <w:ins w:id="1186"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782AB030" w14:textId="38DE1573" w:rsidR="00DD2F4E" w:rsidRPr="003252E4" w:rsidRDefault="00DD2F4E" w:rsidP="00DD2F4E">
            <w:pPr>
              <w:widowControl/>
              <w:jc w:val="right"/>
              <w:textAlignment w:val="bottom"/>
              <w:rPr>
                <w:rFonts w:ascii="Times New Roman" w:hAnsi="Times New Roman"/>
                <w:color w:val="000000"/>
                <w:kern w:val="0"/>
                <w:szCs w:val="21"/>
                <w:lang w:bidi="ar"/>
              </w:rPr>
            </w:pPr>
            <w:del w:id="1187" w:author="冯佳淇" w:date="2026-08-28T09:00:00Z">
              <w:r w:rsidRPr="003252E4">
                <w:rPr>
                  <w:rFonts w:ascii="Times New Roman" w:eastAsia="等线" w:hAnsi="Times New Roman"/>
                  <w:color w:val="000000"/>
                  <w:szCs w:val="21"/>
                </w:rPr>
                <w:delText>14.69</w:delText>
              </w:r>
            </w:del>
            <w:ins w:id="1188"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18B61880" w14:textId="3AE9ABFA" w:rsidR="00DD2F4E" w:rsidRPr="003252E4" w:rsidRDefault="00DD2F4E" w:rsidP="00DD2F4E">
            <w:pPr>
              <w:widowControl/>
              <w:jc w:val="right"/>
              <w:textAlignment w:val="bottom"/>
              <w:rPr>
                <w:rFonts w:ascii="Times New Roman" w:hAnsi="Times New Roman"/>
                <w:color w:val="000000"/>
                <w:kern w:val="0"/>
                <w:szCs w:val="21"/>
                <w:lang w:bidi="ar"/>
              </w:rPr>
            </w:pPr>
            <w:del w:id="1189" w:author="冯佳淇" w:date="2026-08-28T09:00:00Z">
              <w:r w:rsidRPr="003252E4">
                <w:rPr>
                  <w:rFonts w:ascii="Times New Roman" w:eastAsia="等线" w:hAnsi="Times New Roman"/>
                  <w:color w:val="000000"/>
                  <w:szCs w:val="21"/>
                </w:rPr>
                <w:delText>5.84</w:delText>
              </w:r>
            </w:del>
            <w:ins w:id="1190"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1CD6B21B" w14:textId="1833D157" w:rsidR="00DD2F4E" w:rsidRPr="003252E4" w:rsidRDefault="00DD2F4E" w:rsidP="00DD2F4E">
            <w:pPr>
              <w:widowControl/>
              <w:jc w:val="right"/>
              <w:textAlignment w:val="bottom"/>
              <w:rPr>
                <w:rFonts w:ascii="Times New Roman" w:hAnsi="Times New Roman"/>
                <w:color w:val="000000"/>
                <w:kern w:val="0"/>
                <w:szCs w:val="21"/>
                <w:lang w:bidi="ar"/>
              </w:rPr>
            </w:pPr>
            <w:del w:id="1191" w:author="冯佳淇" w:date="2026-08-28T09:00:00Z">
              <w:r w:rsidRPr="003252E4">
                <w:rPr>
                  <w:rFonts w:ascii="Times New Roman" w:hAnsi="Times New Roman"/>
                  <w:color w:val="000000"/>
                  <w:kern w:val="0"/>
                  <w:szCs w:val="21"/>
                  <w:lang w:bidi="ar"/>
                </w:rPr>
                <w:delText>5.22</w:delText>
              </w:r>
            </w:del>
            <w:ins w:id="1192"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737B73D9" w14:textId="76C435AD" w:rsidR="00DD2F4E" w:rsidRPr="003252E4" w:rsidRDefault="00DD2F4E" w:rsidP="00DD2F4E">
            <w:pPr>
              <w:widowControl/>
              <w:jc w:val="right"/>
              <w:textAlignment w:val="bottom"/>
              <w:rPr>
                <w:rFonts w:ascii="Times New Roman" w:hAnsi="Times New Roman"/>
                <w:color w:val="000000"/>
                <w:kern w:val="0"/>
                <w:szCs w:val="21"/>
                <w:lang w:bidi="ar"/>
              </w:rPr>
            </w:pPr>
            <w:del w:id="1193" w:author="冯佳淇" w:date="2026-08-28T09:00:00Z">
              <w:r w:rsidRPr="003252E4">
                <w:rPr>
                  <w:rFonts w:ascii="Times New Roman" w:hAnsi="Times New Roman"/>
                  <w:color w:val="000000"/>
                  <w:kern w:val="0"/>
                  <w:szCs w:val="21"/>
                  <w:lang w:bidi="ar"/>
                </w:rPr>
                <w:delText>5.73</w:delText>
              </w:r>
            </w:del>
            <w:ins w:id="1194" w:author="冯佳淇" w:date="2026-08-28T09:00:00Z">
              <w:r>
                <w:rPr>
                  <w:rFonts w:ascii="Times New Roman" w:hAnsi="Times New Roman"/>
                  <w:color w:val="000000"/>
                  <w:kern w:val="0"/>
                  <w:szCs w:val="21"/>
                  <w:lang w:bidi="ar"/>
                  <w:highlight w:val="yellow"/>
                </w:rPr>
                <w:t xml:space="preserve">——</w:t>
              </w:r>
            </w:ins>
          </w:p>
        </w:tc>
      </w:tr>
      <w:tr w:rsidR="00DD2F4E" w:rsidRPr="009337DB" w14:paraId="20E66147" w14:textId="77777777" w:rsidTr="00C8423C">
        <w:trPr>
          <w:trHeight w:val="340"/>
          <w:jc w:val="center"/>
        </w:trPr>
        <w:tc>
          <w:tcPr>
            <w:tcW w:w="1313" w:type="pct"/>
            <w:noWrap/>
            <w:vAlign w:val="center"/>
          </w:tcPr>
          <w:p w14:paraId="55B46ED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地方农商行</w:t>
            </w:r>
          </w:p>
        </w:tc>
        <w:tc>
          <w:tcPr>
            <w:tcW w:w="634" w:type="pct"/>
            <w:noWrap/>
            <w:vAlign w:val="bottom"/>
          </w:tcPr>
          <w:p w14:paraId="060D5E7E" w14:textId="4DAEDE77" w:rsidR="00DD2F4E" w:rsidRPr="003252E4" w:rsidRDefault="00DD2F4E" w:rsidP="00DD2F4E">
            <w:pPr>
              <w:widowControl/>
              <w:jc w:val="right"/>
              <w:textAlignment w:val="bottom"/>
              <w:rPr>
                <w:rFonts w:ascii="Times New Roman" w:hAnsi="Times New Roman"/>
                <w:color w:val="000000"/>
                <w:kern w:val="0"/>
                <w:szCs w:val="21"/>
                <w:lang w:bidi="ar"/>
              </w:rPr>
            </w:pPr>
            <w:del w:id="1195" w:author="冯佳淇" w:date="2026-08-28T09:00:00Z">
              <w:r>
                <w:rPr>
                  <w:rFonts w:ascii="Times New Roman" w:eastAsia="等线" w:hAnsi="Times New Roman"/>
                  <w:color w:val="000000"/>
                  <w:szCs w:val="21"/>
                </w:rPr>
                <w:delText>0.04</w:delText>
              </w:r>
            </w:del>
            <w:ins w:id="1196"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49EEAB37" w14:textId="48996B40" w:rsidR="00DD2F4E" w:rsidRPr="003252E4" w:rsidRDefault="00DD2F4E" w:rsidP="00DD2F4E">
            <w:pPr>
              <w:widowControl/>
              <w:jc w:val="right"/>
              <w:textAlignment w:val="bottom"/>
              <w:rPr>
                <w:rFonts w:ascii="Times New Roman" w:hAnsi="Times New Roman"/>
                <w:color w:val="000000"/>
                <w:kern w:val="0"/>
                <w:szCs w:val="21"/>
                <w:lang w:bidi="ar"/>
              </w:rPr>
            </w:pPr>
            <w:del w:id="1197" w:author="冯佳淇" w:date="2026-08-28T09:00:00Z">
              <w:r>
                <w:rPr>
                  <w:rFonts w:ascii="Times New Roman" w:eastAsia="等线" w:hAnsi="Times New Roman"/>
                  <w:color w:val="000000"/>
                  <w:szCs w:val="21"/>
                </w:rPr>
                <w:delText>0.04</w:delText>
              </w:r>
            </w:del>
            <w:ins w:id="1198"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642B3398" w14:textId="31776F70" w:rsidR="00DD2F4E" w:rsidRPr="003252E4" w:rsidRDefault="00DD2F4E" w:rsidP="00DD2F4E">
            <w:pPr>
              <w:widowControl/>
              <w:jc w:val="right"/>
              <w:textAlignment w:val="bottom"/>
              <w:rPr>
                <w:rFonts w:ascii="Times New Roman" w:hAnsi="Times New Roman"/>
                <w:color w:val="000000"/>
                <w:kern w:val="0"/>
                <w:szCs w:val="21"/>
                <w:lang w:bidi="ar"/>
              </w:rPr>
            </w:pPr>
            <w:del w:id="1199" w:author="冯佳淇" w:date="2026-08-28T09:00:00Z">
              <w:r w:rsidRPr="003252E4">
                <w:rPr>
                  <w:rFonts w:ascii="Times New Roman" w:eastAsia="等线" w:hAnsi="Times New Roman"/>
                  <w:color w:val="000000"/>
                  <w:szCs w:val="21"/>
                </w:rPr>
                <w:delText>1.36</w:delText>
              </w:r>
            </w:del>
            <w:ins w:id="1200"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68674D85" w14:textId="4DFAD874" w:rsidR="00DD2F4E" w:rsidRPr="003252E4" w:rsidRDefault="00DD2F4E" w:rsidP="00DD2F4E">
            <w:pPr>
              <w:widowControl/>
              <w:jc w:val="right"/>
              <w:textAlignment w:val="bottom"/>
              <w:rPr>
                <w:rFonts w:ascii="Times New Roman" w:hAnsi="Times New Roman"/>
                <w:color w:val="000000"/>
                <w:kern w:val="0"/>
                <w:szCs w:val="21"/>
                <w:lang w:bidi="ar"/>
              </w:rPr>
            </w:pPr>
            <w:del w:id="1201" w:author="冯佳淇" w:date="2026-08-28T09:00:00Z">
              <w:r w:rsidRPr="003252E4">
                <w:rPr>
                  <w:rFonts w:ascii="Times New Roman" w:eastAsia="等线" w:hAnsi="Times New Roman"/>
                  <w:color w:val="000000"/>
                  <w:szCs w:val="21"/>
                </w:rPr>
                <w:delText>0.54</w:delText>
              </w:r>
            </w:del>
            <w:ins w:id="1202"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5E15D875" w14:textId="6572BBC3" w:rsidR="00DD2F4E" w:rsidRPr="003252E4" w:rsidRDefault="00DD2F4E" w:rsidP="00DD2F4E">
            <w:pPr>
              <w:widowControl/>
              <w:jc w:val="right"/>
              <w:textAlignment w:val="bottom"/>
              <w:rPr>
                <w:rFonts w:ascii="Times New Roman" w:hAnsi="Times New Roman"/>
                <w:color w:val="000000"/>
                <w:kern w:val="0"/>
                <w:szCs w:val="21"/>
                <w:lang w:bidi="ar"/>
              </w:rPr>
            </w:pPr>
            <w:del w:id="1203" w:author="冯佳淇" w:date="2026-08-28T09:00:00Z">
              <w:r w:rsidRPr="003252E4">
                <w:rPr>
                  <w:rFonts w:ascii="Times New Roman" w:hAnsi="Times New Roman"/>
                  <w:color w:val="000000"/>
                  <w:kern w:val="0"/>
                  <w:szCs w:val="21"/>
                  <w:lang w:bidi="ar"/>
                </w:rPr>
                <w:delText>1.38</w:delText>
              </w:r>
            </w:del>
            <w:ins w:id="1204"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071DE4FD" w14:textId="19A691B8" w:rsidR="00DD2F4E" w:rsidRPr="003252E4" w:rsidRDefault="00DD2F4E" w:rsidP="00DD2F4E">
            <w:pPr>
              <w:widowControl/>
              <w:jc w:val="right"/>
              <w:textAlignment w:val="bottom"/>
              <w:rPr>
                <w:rFonts w:ascii="Times New Roman" w:hAnsi="Times New Roman"/>
                <w:color w:val="000000"/>
                <w:kern w:val="0"/>
                <w:szCs w:val="21"/>
                <w:lang w:bidi="ar"/>
              </w:rPr>
            </w:pPr>
            <w:del w:id="1205" w:author="冯佳淇" w:date="2026-08-28T09:00:00Z">
              <w:r w:rsidRPr="003252E4">
                <w:rPr>
                  <w:rFonts w:ascii="Times New Roman" w:hAnsi="Times New Roman"/>
                  <w:color w:val="000000"/>
                  <w:kern w:val="0"/>
                  <w:szCs w:val="21"/>
                  <w:lang w:bidi="ar"/>
                </w:rPr>
                <w:delText>0.52</w:delText>
              </w:r>
            </w:del>
            <w:ins w:id="1206" w:author="冯佳淇" w:date="2026-08-28T09:00:00Z">
              <w:r>
                <w:rPr>
                  <w:rFonts w:ascii="Times New Roman" w:hAnsi="Times New Roman"/>
                  <w:color w:val="000000"/>
                  <w:kern w:val="0"/>
                  <w:szCs w:val="21"/>
                  <w:lang w:bidi="ar"/>
                  <w:highlight w:val="yellow"/>
                </w:rPr>
                <w:t xml:space="preserve">——</w:t>
              </w:r>
            </w:ins>
          </w:p>
        </w:tc>
      </w:tr>
      <w:tr w:rsidR="00DD2F4E" w:rsidRPr="009337DB" w14:paraId="010F5CE6" w14:textId="77777777" w:rsidTr="00C8423C">
        <w:trPr>
          <w:trHeight w:val="340"/>
          <w:jc w:val="center"/>
        </w:trPr>
        <w:tc>
          <w:tcPr>
            <w:tcW w:w="1313" w:type="pct"/>
            <w:noWrap/>
            <w:vAlign w:val="center"/>
          </w:tcPr>
          <w:p w14:paraId="412EB071"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其他银行</w:t>
            </w:r>
          </w:p>
        </w:tc>
        <w:tc>
          <w:tcPr>
            <w:tcW w:w="634" w:type="pct"/>
            <w:noWrap/>
            <w:vAlign w:val="bottom"/>
          </w:tcPr>
          <w:p w14:paraId="3733BC1D" w14:textId="40B43EEE" w:rsidR="00DD2F4E" w:rsidRPr="003252E4" w:rsidRDefault="00DD2F4E" w:rsidP="00DD2F4E">
            <w:pPr>
              <w:widowControl/>
              <w:jc w:val="right"/>
              <w:textAlignment w:val="bottom"/>
              <w:rPr>
                <w:rFonts w:ascii="Times New Roman" w:hAnsi="Times New Roman"/>
                <w:color w:val="000000"/>
                <w:kern w:val="0"/>
                <w:szCs w:val="21"/>
                <w:lang w:bidi="ar"/>
              </w:rPr>
            </w:pPr>
            <w:del w:id="1207" w:author="冯佳淇" w:date="2026-08-28T09:00:00Z">
              <w:r>
                <w:rPr>
                  <w:rFonts w:ascii="Times New Roman" w:eastAsia="等线" w:hAnsi="Times New Roman"/>
                  <w:color w:val="000000"/>
                  <w:szCs w:val="21"/>
                </w:rPr>
                <w:delText>0.00</w:delText>
              </w:r>
            </w:del>
            <w:ins w:id="1208"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56C46EF0" w14:textId="5DDF11A4" w:rsidR="00DD2F4E" w:rsidRPr="003252E4" w:rsidRDefault="00DD2F4E" w:rsidP="00DD2F4E">
            <w:pPr>
              <w:widowControl/>
              <w:jc w:val="right"/>
              <w:textAlignment w:val="bottom"/>
              <w:rPr>
                <w:rFonts w:ascii="Times New Roman" w:hAnsi="Times New Roman"/>
                <w:color w:val="000000"/>
                <w:kern w:val="0"/>
                <w:szCs w:val="21"/>
                <w:lang w:bidi="ar"/>
              </w:rPr>
            </w:pPr>
            <w:del w:id="1209" w:author="冯佳淇" w:date="2026-08-28T09:00:00Z">
              <w:r>
                <w:rPr>
                  <w:rFonts w:ascii="Times New Roman" w:eastAsia="等线" w:hAnsi="Times New Roman"/>
                  <w:color w:val="000000"/>
                  <w:szCs w:val="21"/>
                </w:rPr>
                <w:delText>0.00</w:delText>
              </w:r>
            </w:del>
            <w:ins w:id="1210"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48E0D530" w14:textId="2B4EBFE5" w:rsidR="00DD2F4E" w:rsidRPr="003252E4" w:rsidRDefault="00DD2F4E" w:rsidP="00DD2F4E">
            <w:pPr>
              <w:widowControl/>
              <w:jc w:val="right"/>
              <w:textAlignment w:val="bottom"/>
              <w:rPr>
                <w:rFonts w:ascii="Times New Roman" w:hAnsi="Times New Roman"/>
                <w:color w:val="000000"/>
                <w:kern w:val="0"/>
                <w:szCs w:val="21"/>
                <w:lang w:bidi="ar"/>
              </w:rPr>
            </w:pPr>
            <w:del w:id="1211" w:author="冯佳淇" w:date="2026-08-28T09:00:00Z">
              <w:r w:rsidRPr="003252E4">
                <w:rPr>
                  <w:rFonts w:ascii="Times New Roman" w:eastAsia="等线" w:hAnsi="Times New Roman"/>
                  <w:color w:val="000000"/>
                  <w:szCs w:val="21"/>
                </w:rPr>
                <w:delText>0.00</w:delText>
              </w:r>
            </w:del>
            <w:ins w:id="1212"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745F70C5" w14:textId="0724814C" w:rsidR="00DD2F4E" w:rsidRPr="003252E4" w:rsidRDefault="00DD2F4E" w:rsidP="00DD2F4E">
            <w:pPr>
              <w:widowControl/>
              <w:jc w:val="right"/>
              <w:textAlignment w:val="bottom"/>
              <w:rPr>
                <w:rFonts w:ascii="Times New Roman" w:hAnsi="Times New Roman"/>
                <w:color w:val="000000"/>
                <w:kern w:val="0"/>
                <w:szCs w:val="21"/>
                <w:lang w:bidi="ar"/>
              </w:rPr>
            </w:pPr>
            <w:del w:id="1213" w:author="冯佳淇" w:date="2026-08-28T09:00:00Z">
              <w:r w:rsidRPr="003252E4">
                <w:rPr>
                  <w:rFonts w:ascii="Times New Roman" w:eastAsia="等线" w:hAnsi="Times New Roman"/>
                  <w:color w:val="000000"/>
                  <w:szCs w:val="21"/>
                </w:rPr>
                <w:delText>0.00</w:delText>
              </w:r>
            </w:del>
            <w:ins w:id="1214"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0C7629B5" w14:textId="422F3D37" w:rsidR="00DD2F4E" w:rsidRPr="003252E4" w:rsidRDefault="00DD2F4E" w:rsidP="00DD2F4E">
            <w:pPr>
              <w:widowControl/>
              <w:jc w:val="right"/>
              <w:textAlignment w:val="bottom"/>
              <w:rPr>
                <w:rFonts w:ascii="Times New Roman" w:hAnsi="Times New Roman"/>
                <w:color w:val="000000"/>
                <w:kern w:val="0"/>
                <w:szCs w:val="21"/>
                <w:lang w:bidi="ar"/>
              </w:rPr>
            </w:pPr>
            <w:del w:id="1215" w:author="冯佳淇" w:date="2026-08-28T09:00:00Z">
              <w:r w:rsidRPr="003252E4">
                <w:rPr>
                  <w:rFonts w:ascii="Times New Roman" w:hAnsi="Times New Roman"/>
                  <w:color w:val="000000"/>
                  <w:kern w:val="0"/>
                  <w:szCs w:val="21"/>
                  <w:lang w:bidi="ar"/>
                </w:rPr>
                <w:delText>-</w:delText>
              </w:r>
            </w:del>
            <w:ins w:id="1216"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2C2ACD36" w14:textId="6DAA4699" w:rsidR="00DD2F4E" w:rsidRPr="003252E4" w:rsidRDefault="00DD2F4E" w:rsidP="00DD2F4E">
            <w:pPr>
              <w:widowControl/>
              <w:jc w:val="right"/>
              <w:textAlignment w:val="bottom"/>
              <w:rPr>
                <w:rFonts w:ascii="Times New Roman" w:hAnsi="Times New Roman"/>
                <w:color w:val="000000"/>
                <w:kern w:val="0"/>
                <w:szCs w:val="21"/>
                <w:lang w:bidi="ar"/>
              </w:rPr>
            </w:pPr>
            <w:del w:id="1217" w:author="冯佳淇" w:date="2026-08-28T09:00:00Z">
              <w:r w:rsidRPr="003252E4">
                <w:rPr>
                  <w:rFonts w:ascii="Times New Roman" w:hAnsi="Times New Roman"/>
                  <w:color w:val="000000"/>
                  <w:kern w:val="0"/>
                  <w:szCs w:val="21"/>
                  <w:lang w:bidi="ar"/>
                </w:rPr>
                <w:delText>-</w:delText>
              </w:r>
            </w:del>
            <w:ins w:id="1218" w:author="冯佳淇" w:date="2026-08-28T09:00:00Z">
              <w:r>
                <w:rPr>
                  <w:rFonts w:ascii="Times New Roman" w:hAnsi="Times New Roman"/>
                  <w:color w:val="000000"/>
                  <w:kern w:val="0"/>
                  <w:szCs w:val="21"/>
                  <w:lang w:bidi="ar"/>
                  <w:highlight w:val="yellow"/>
                </w:rPr>
                <w:t xml:space="preserve">——</w:t>
              </w:r>
            </w:ins>
          </w:p>
        </w:tc>
      </w:tr>
      <w:bookmarkEnd w:id="1"/>
      <w:tr w:rsidR="00DD2F4E" w:rsidRPr="009337DB" w14:paraId="53AED328" w14:textId="77777777" w:rsidTr="00C8423C">
        <w:trPr>
          <w:trHeight w:val="340"/>
          <w:jc w:val="center"/>
        </w:trPr>
        <w:tc>
          <w:tcPr>
            <w:tcW w:w="1313" w:type="pct"/>
            <w:noWrap/>
            <w:vAlign w:val="center"/>
          </w:tcPr>
          <w:p w14:paraId="456B9395"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债券融资</w:t>
            </w:r>
          </w:p>
        </w:tc>
        <w:tc>
          <w:tcPr>
            <w:tcW w:w="634" w:type="pct"/>
            <w:noWrap/>
            <w:vAlign w:val="bottom"/>
          </w:tcPr>
          <w:p w14:paraId="4B09A587" w14:textId="51B4B0F8" w:rsidR="00DD2F4E" w:rsidRPr="003252E4" w:rsidRDefault="00DD2F4E" w:rsidP="00DD2F4E">
            <w:pPr>
              <w:widowControl/>
              <w:jc w:val="right"/>
              <w:textAlignment w:val="bottom"/>
              <w:rPr>
                <w:rFonts w:ascii="Times New Roman" w:hAnsi="Times New Roman"/>
                <w:b/>
                <w:bCs/>
                <w:color w:val="000000"/>
                <w:kern w:val="0"/>
                <w:szCs w:val="21"/>
                <w:lang w:bidi="ar"/>
              </w:rPr>
            </w:pPr>
            <w:del w:id="1219" w:author="冯佳淇" w:date="2026-08-28T09:00:00Z">
              <w:r>
                <w:rPr>
                  <w:rFonts w:ascii="Times New Roman" w:eastAsia="等线" w:hAnsi="Times New Roman"/>
                  <w:b/>
                  <w:bCs/>
                  <w:color w:val="000000"/>
                  <w:szCs w:val="21"/>
                </w:rPr>
                <w:delText>36.03</w:delText>
              </w:r>
            </w:del>
            <w:ins w:id="1220" w:author="冯佳淇" w:date="2026-08-28T09:00:00Z">
              <w:r>
                <w:rPr>
                  <w:rFonts w:ascii="Times New Roman" w:eastAsia="等线" w:hAnsi="Times New Roman"/>
                  <w:b/>
                  <w:bCs/>
                  <w:color w:val="000000"/>
                  <w:szCs w:val="21"/>
                  <w:highlight w:val="yellow"/>
                </w:rPr>
                <w:t xml:space="preserve">——</w:t>
              </w:r>
            </w:ins>
          </w:p>
        </w:tc>
        <w:tc>
          <w:tcPr>
            <w:tcW w:w="641" w:type="pct"/>
            <w:noWrap/>
            <w:vAlign w:val="bottom"/>
          </w:tcPr>
          <w:p w14:paraId="4C200EA6" w14:textId="1BF6059E" w:rsidR="00DD2F4E" w:rsidRPr="003252E4" w:rsidRDefault="00DD2F4E" w:rsidP="00DD2F4E">
            <w:pPr>
              <w:widowControl/>
              <w:jc w:val="right"/>
              <w:textAlignment w:val="bottom"/>
              <w:rPr>
                <w:rFonts w:ascii="Times New Roman" w:hAnsi="Times New Roman"/>
                <w:b/>
                <w:bCs/>
                <w:color w:val="000000"/>
                <w:kern w:val="0"/>
                <w:szCs w:val="21"/>
                <w:lang w:bidi="ar"/>
              </w:rPr>
            </w:pPr>
            <w:del w:id="1221" w:author="冯佳淇" w:date="2026-08-28T09:00:00Z">
              <w:r>
                <w:rPr>
                  <w:rFonts w:ascii="Times New Roman" w:eastAsia="等线" w:hAnsi="Times New Roman"/>
                  <w:b/>
                  <w:bCs/>
                  <w:color w:val="000000"/>
                  <w:szCs w:val="21"/>
                </w:rPr>
                <w:delText>35.40</w:delText>
              </w:r>
            </w:del>
            <w:ins w:id="1222" w:author="冯佳淇" w:date="2026-08-28T09:00:00Z">
              <w:r>
                <w:rPr>
                  <w:rFonts w:ascii="Times New Roman" w:eastAsia="等线" w:hAnsi="Times New Roman"/>
                  <w:b/>
                  <w:bCs/>
                  <w:color w:val="000000"/>
                  <w:szCs w:val="21"/>
                  <w:highlight w:val="yellow"/>
                </w:rPr>
                <w:t xml:space="preserve">——</w:t>
              </w:r>
            </w:ins>
          </w:p>
        </w:tc>
        <w:tc>
          <w:tcPr>
            <w:tcW w:w="795" w:type="pct"/>
            <w:noWrap/>
            <w:vAlign w:val="bottom"/>
          </w:tcPr>
          <w:p w14:paraId="04DED1A5" w14:textId="1E80F091" w:rsidR="00DD2F4E" w:rsidRPr="003252E4" w:rsidRDefault="00DD2F4E" w:rsidP="00DD2F4E">
            <w:pPr>
              <w:widowControl/>
              <w:jc w:val="right"/>
              <w:textAlignment w:val="bottom"/>
              <w:rPr>
                <w:rFonts w:ascii="Times New Roman" w:hAnsi="Times New Roman"/>
                <w:b/>
                <w:bCs/>
                <w:color w:val="000000"/>
                <w:kern w:val="0"/>
                <w:szCs w:val="21"/>
                <w:lang w:bidi="ar"/>
              </w:rPr>
            </w:pPr>
            <w:del w:id="1223" w:author="冯佳淇" w:date="2026-08-28T09:00:00Z">
              <w:r w:rsidRPr="003252E4">
                <w:rPr>
                  <w:rFonts w:ascii="Times New Roman" w:eastAsia="等线" w:hAnsi="Times New Roman"/>
                  <w:b/>
                  <w:bCs/>
                  <w:color w:val="000000"/>
                  <w:szCs w:val="21"/>
                </w:rPr>
                <w:delText>169.48</w:delText>
              </w:r>
            </w:del>
            <w:ins w:id="1224" w:author="冯佳淇" w:date="2026-08-28T09:00:00Z">
              <w:r>
                <w:rPr>
                  <w:rFonts w:ascii="Times New Roman" w:eastAsia="等线" w:hAnsi="Times New Roman"/>
                  <w:b/>
                  <w:bCs/>
                  <w:color w:val="000000"/>
                  <w:szCs w:val="21"/>
                  <w:highlight w:val="yellow"/>
                </w:rPr>
                <w:t xml:space="preserve">——</w:t>
              </w:r>
            </w:ins>
          </w:p>
        </w:tc>
        <w:tc>
          <w:tcPr>
            <w:tcW w:w="575" w:type="pct"/>
            <w:noWrap/>
            <w:vAlign w:val="bottom"/>
          </w:tcPr>
          <w:p w14:paraId="731D6A86" w14:textId="5399A7BE" w:rsidR="00DD2F4E" w:rsidRPr="003252E4" w:rsidRDefault="00DD2F4E" w:rsidP="00DD2F4E">
            <w:pPr>
              <w:widowControl/>
              <w:jc w:val="right"/>
              <w:textAlignment w:val="bottom"/>
              <w:rPr>
                <w:rFonts w:ascii="Times New Roman" w:hAnsi="Times New Roman"/>
                <w:b/>
                <w:bCs/>
                <w:color w:val="000000"/>
                <w:kern w:val="0"/>
                <w:szCs w:val="21"/>
                <w:lang w:bidi="ar"/>
              </w:rPr>
            </w:pPr>
            <w:del w:id="1225" w:author="冯佳淇" w:date="2026-08-28T09:00:00Z">
              <w:r w:rsidRPr="003252E4">
                <w:rPr>
                  <w:rFonts w:ascii="Times New Roman" w:eastAsia="等线" w:hAnsi="Times New Roman"/>
                  <w:b/>
                  <w:bCs/>
                  <w:color w:val="000000"/>
                  <w:szCs w:val="21"/>
                </w:rPr>
                <w:delText>67.40</w:delText>
              </w:r>
            </w:del>
            <w:ins w:id="1226" w:author="冯佳淇" w:date="2026-08-28T09:00:00Z">
              <w:r>
                <w:rPr>
                  <w:rFonts w:ascii="Times New Roman" w:eastAsia="等线" w:hAnsi="Times New Roman"/>
                  <w:b/>
                  <w:bCs/>
                  <w:color w:val="000000"/>
                  <w:szCs w:val="21"/>
                  <w:highlight w:val="yellow"/>
                </w:rPr>
                <w:t xml:space="preserve">——</w:t>
              </w:r>
            </w:ins>
          </w:p>
        </w:tc>
        <w:tc>
          <w:tcPr>
            <w:tcW w:w="516" w:type="pct"/>
            <w:noWrap/>
            <w:vAlign w:val="center"/>
          </w:tcPr>
          <w:p w14:paraId="4A8C90BD" w14:textId="5224B50C" w:rsidR="00DD2F4E" w:rsidRPr="003252E4" w:rsidRDefault="00DD2F4E" w:rsidP="00DD2F4E">
            <w:pPr>
              <w:widowControl/>
              <w:jc w:val="right"/>
              <w:textAlignment w:val="bottom"/>
              <w:rPr>
                <w:rFonts w:ascii="Times New Roman" w:hAnsi="Times New Roman"/>
                <w:b/>
                <w:color w:val="000000"/>
                <w:kern w:val="0"/>
                <w:szCs w:val="21"/>
                <w:lang w:bidi="ar"/>
              </w:rPr>
            </w:pPr>
            <w:del w:id="1227" w:author="冯佳淇" w:date="2026-08-28T09:00:00Z">
              <w:r w:rsidRPr="003252E4">
                <w:rPr>
                  <w:rFonts w:ascii="Times New Roman" w:hAnsi="Times New Roman"/>
                  <w:b/>
                  <w:bCs/>
                  <w:color w:val="000000"/>
                  <w:kern w:val="0"/>
                  <w:szCs w:val="21"/>
                  <w:lang w:bidi="ar"/>
                </w:rPr>
                <w:delText>164.97</w:delText>
              </w:r>
            </w:del>
            <w:ins w:id="1228" w:author="冯佳淇" w:date="2026-08-28T09:00:00Z">
              <w:r>
                <w:rPr>
                  <w:rFonts w:ascii="Times New Roman" w:hAnsi="Times New Roman"/>
                  <w:b/>
                  <w:bCs/>
                  <w:color w:val="000000"/>
                  <w:kern w:val="0"/>
                  <w:szCs w:val="21"/>
                  <w:lang w:bidi="ar"/>
                  <w:highlight w:val="yellow"/>
                </w:rPr>
                <w:t xml:space="preserve">——</w:t>
              </w:r>
            </w:ins>
          </w:p>
        </w:tc>
        <w:tc>
          <w:tcPr>
            <w:tcW w:w="525" w:type="pct"/>
            <w:noWrap/>
            <w:vAlign w:val="center"/>
          </w:tcPr>
          <w:p w14:paraId="0D997875" w14:textId="41F364E1" w:rsidR="00DD2F4E" w:rsidRPr="003252E4" w:rsidRDefault="00DD2F4E" w:rsidP="00DD2F4E">
            <w:pPr>
              <w:widowControl/>
              <w:jc w:val="right"/>
              <w:textAlignment w:val="bottom"/>
              <w:rPr>
                <w:rFonts w:ascii="Times New Roman" w:hAnsi="Times New Roman"/>
                <w:b/>
                <w:color w:val="000000"/>
                <w:kern w:val="0"/>
                <w:szCs w:val="21"/>
                <w:lang w:bidi="ar"/>
              </w:rPr>
            </w:pPr>
            <w:del w:id="1229" w:author="冯佳淇" w:date="2026-08-28T09:00:00Z">
              <w:r w:rsidRPr="003252E4">
                <w:rPr>
                  <w:rFonts w:ascii="Times New Roman" w:hAnsi="Times New Roman"/>
                  <w:b/>
                  <w:bCs/>
                  <w:color w:val="000000"/>
                  <w:kern w:val="0"/>
                  <w:szCs w:val="21"/>
                  <w:lang w:bidi="ar"/>
                </w:rPr>
                <w:delText>62.07</w:delText>
              </w:r>
            </w:del>
            <w:ins w:id="1230" w:author="冯佳淇" w:date="2026-08-28T09:00:00Z">
              <w:r>
                <w:rPr>
                  <w:rFonts w:ascii="Times New Roman" w:hAnsi="Times New Roman"/>
                  <w:b/>
                  <w:bCs/>
                  <w:color w:val="000000"/>
                  <w:kern w:val="0"/>
                  <w:szCs w:val="21"/>
                  <w:lang w:bidi="ar"/>
                  <w:highlight w:val="yellow"/>
                </w:rPr>
                <w:t xml:space="preserve">——</w:t>
              </w:r>
            </w:ins>
          </w:p>
        </w:tc>
      </w:tr>
      <w:tr w:rsidR="00DD2F4E" w:rsidRPr="009337DB" w14:paraId="348C5AB0" w14:textId="77777777" w:rsidTr="00C8423C">
        <w:trPr>
          <w:trHeight w:val="340"/>
          <w:jc w:val="center"/>
        </w:trPr>
        <w:tc>
          <w:tcPr>
            <w:tcW w:w="1313" w:type="pct"/>
            <w:noWrap/>
            <w:vAlign w:val="center"/>
          </w:tcPr>
          <w:p w14:paraId="74E77746"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其中：公司债券</w:t>
            </w:r>
          </w:p>
        </w:tc>
        <w:tc>
          <w:tcPr>
            <w:tcW w:w="634" w:type="pct"/>
            <w:noWrap/>
            <w:vAlign w:val="bottom"/>
          </w:tcPr>
          <w:p w14:paraId="6ED7BF26" w14:textId="48424AFA" w:rsidR="00DD2F4E" w:rsidRPr="003252E4" w:rsidRDefault="00DD2F4E" w:rsidP="00DD2F4E">
            <w:pPr>
              <w:widowControl/>
              <w:jc w:val="right"/>
              <w:textAlignment w:val="bottom"/>
              <w:rPr>
                <w:rFonts w:ascii="Times New Roman" w:hAnsi="Times New Roman"/>
                <w:color w:val="000000"/>
                <w:kern w:val="0"/>
                <w:szCs w:val="21"/>
                <w:lang w:bidi="ar"/>
              </w:rPr>
            </w:pPr>
            <w:del w:id="1231" w:author="冯佳淇" w:date="2026-08-28T09:00:00Z">
              <w:r>
                <w:rPr>
                  <w:rFonts w:ascii="Times New Roman" w:eastAsia="等线" w:hAnsi="Times New Roman"/>
                  <w:color w:val="000000"/>
                  <w:szCs w:val="21"/>
                </w:rPr>
                <w:delText>0.95</w:delText>
              </w:r>
            </w:del>
            <w:ins w:id="1232"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65CD056C" w14:textId="324324B9" w:rsidR="00DD2F4E" w:rsidRPr="003252E4" w:rsidRDefault="00DD2F4E" w:rsidP="00DD2F4E">
            <w:pPr>
              <w:widowControl/>
              <w:jc w:val="right"/>
              <w:textAlignment w:val="bottom"/>
              <w:rPr>
                <w:rFonts w:ascii="Times New Roman" w:hAnsi="Times New Roman"/>
                <w:color w:val="000000"/>
                <w:kern w:val="0"/>
                <w:szCs w:val="21"/>
                <w:lang w:bidi="ar"/>
              </w:rPr>
            </w:pPr>
            <w:del w:id="1233" w:author="冯佳淇" w:date="2026-08-28T09:00:00Z">
              <w:r>
                <w:rPr>
                  <w:rFonts w:ascii="Times New Roman" w:eastAsia="等线" w:hAnsi="Times New Roman"/>
                  <w:color w:val="000000"/>
                  <w:szCs w:val="21"/>
                </w:rPr>
                <w:delText>0.93</w:delText>
              </w:r>
            </w:del>
            <w:ins w:id="1234"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0555DA61" w14:textId="48C4FF49" w:rsidR="00DD2F4E" w:rsidRPr="003252E4" w:rsidRDefault="00DD2F4E" w:rsidP="00DD2F4E">
            <w:pPr>
              <w:widowControl/>
              <w:jc w:val="right"/>
              <w:textAlignment w:val="bottom"/>
              <w:rPr>
                <w:rFonts w:ascii="Times New Roman" w:hAnsi="Times New Roman"/>
                <w:color w:val="000000"/>
                <w:kern w:val="0"/>
                <w:szCs w:val="21"/>
                <w:lang w:bidi="ar"/>
              </w:rPr>
            </w:pPr>
            <w:del w:id="1235" w:author="冯佳淇" w:date="2026-08-28T09:00:00Z">
              <w:r w:rsidRPr="003252E4">
                <w:rPr>
                  <w:rFonts w:ascii="Times New Roman" w:eastAsia="等线" w:hAnsi="Times New Roman"/>
                  <w:color w:val="000000"/>
                  <w:szCs w:val="21"/>
                </w:rPr>
                <w:delText>39.44</w:delText>
              </w:r>
            </w:del>
            <w:ins w:id="1236" w:author="冯佳淇" w:date="2026-08-28T09:00:00Z">
              <w:r>
                <w:rPr>
                  <w:rFonts w:ascii="Times New Roman" w:eastAsia="等线" w:hAnsi="Times New Roman"/>
                  <w:color w:val="000000"/>
                  <w:szCs w:val="21"/>
                </w:rPr>
                <w:t xml:space="preserve">36.59</w:t>
              </w:r>
            </w:ins>
          </w:p>
        </w:tc>
        <w:tc>
          <w:tcPr>
            <w:tcW w:w="575" w:type="pct"/>
            <w:noWrap/>
            <w:vAlign w:val="bottom"/>
          </w:tcPr>
          <w:p w14:paraId="49A75C0E" w14:textId="48827680" w:rsidR="00DD2F4E" w:rsidRPr="003252E4" w:rsidRDefault="00DD2F4E" w:rsidP="00DD2F4E">
            <w:pPr>
              <w:widowControl/>
              <w:jc w:val="right"/>
              <w:textAlignment w:val="bottom"/>
              <w:rPr>
                <w:rFonts w:ascii="Times New Roman" w:hAnsi="Times New Roman"/>
                <w:color w:val="000000"/>
                <w:kern w:val="0"/>
                <w:szCs w:val="21"/>
                <w:lang w:bidi="ar"/>
              </w:rPr>
            </w:pPr>
            <w:del w:id="1237" w:author="冯佳淇" w:date="2026-08-28T09:00:00Z">
              <w:r w:rsidRPr="003252E4">
                <w:rPr>
                  <w:rFonts w:ascii="Times New Roman" w:eastAsia="等线" w:hAnsi="Times New Roman"/>
                  <w:color w:val="000000"/>
                  <w:szCs w:val="21"/>
                </w:rPr>
                <w:delText>15.68</w:delText>
              </w:r>
            </w:del>
            <w:ins w:id="1238" w:author="冯佳淇" w:date="2026-08-28T09:00:00Z">
              <w:r>
                <w:rPr>
                  <w:rFonts w:ascii="Times New Roman" w:eastAsia="等线" w:hAnsi="Times New Roman"/>
                  <w:color w:val="000000"/>
                  <w:szCs w:val="21"/>
                </w:rPr>
                <w:t xml:space="preserve">15.60</w:t>
              </w:r>
            </w:ins>
          </w:p>
        </w:tc>
        <w:tc>
          <w:tcPr>
            <w:tcW w:w="516" w:type="pct"/>
            <w:noWrap/>
            <w:vAlign w:val="center"/>
          </w:tcPr>
          <w:p w14:paraId="3483745B" w14:textId="766AB400" w:rsidR="00DD2F4E" w:rsidRPr="003252E4" w:rsidRDefault="00DD2F4E" w:rsidP="00DD2F4E">
            <w:pPr>
              <w:widowControl/>
              <w:jc w:val="right"/>
              <w:textAlignment w:val="bottom"/>
              <w:rPr>
                <w:rFonts w:ascii="Times New Roman" w:hAnsi="Times New Roman"/>
                <w:color w:val="000000"/>
                <w:kern w:val="0"/>
                <w:szCs w:val="21"/>
                <w:lang w:bidi="ar"/>
              </w:rPr>
            </w:pPr>
            <w:r w:rsidRPr="003252E4">
              <w:rPr>
                <w:rFonts w:ascii="Times New Roman" w:hAnsi="Times New Roman"/>
                <w:color w:val="000000"/>
                <w:kern w:val="0"/>
                <w:szCs w:val="21"/>
                <w:lang w:bidi="ar"/>
              </w:rPr>
              <w:t>38.49</w:t>
            </w:r>
          </w:p>
        </w:tc>
        <w:tc>
          <w:tcPr>
            <w:tcW w:w="525" w:type="pct"/>
            <w:noWrap/>
            <w:vAlign w:val="center"/>
          </w:tcPr>
          <w:p w14:paraId="321396C9" w14:textId="66C42FE1" w:rsidR="00DD2F4E" w:rsidRPr="003252E4" w:rsidRDefault="00DD2F4E" w:rsidP="00DD2F4E">
            <w:pPr>
              <w:widowControl/>
              <w:jc w:val="right"/>
              <w:textAlignment w:val="bottom"/>
              <w:rPr>
                <w:rFonts w:ascii="Times New Roman" w:hAnsi="Times New Roman"/>
                <w:color w:val="000000"/>
                <w:kern w:val="0"/>
                <w:szCs w:val="21"/>
                <w:lang w:bidi="ar"/>
              </w:rPr>
            </w:pPr>
            <w:del w:id="1239" w:author="冯佳淇" w:date="2026-08-28T09:00:00Z">
              <w:r w:rsidRPr="003252E4">
                <w:rPr>
                  <w:rFonts w:ascii="Times New Roman" w:hAnsi="Times New Roman"/>
                  <w:color w:val="000000"/>
                  <w:kern w:val="0"/>
                  <w:szCs w:val="21"/>
                  <w:lang w:bidi="ar"/>
                </w:rPr>
                <w:delText>14.48</w:delText>
              </w:r>
            </w:del>
            <w:ins w:id="1240" w:author="冯佳淇" w:date="2026-08-28T09:00:00Z">
              <w:r>
                <w:rPr>
                  <w:rFonts w:ascii="Times New Roman" w:hAnsi="Times New Roman"/>
                  <w:color w:val="000000"/>
                  <w:kern w:val="0"/>
                  <w:szCs w:val="21"/>
                  <w:lang w:bidi="ar"/>
                </w:rPr>
                <w:t xml:space="preserve">15.63</w:t>
              </w:r>
            </w:ins>
          </w:p>
        </w:tc>
      </w:tr>
      <w:tr w:rsidR="00DD2F4E" w:rsidRPr="009337DB" w14:paraId="2CB880AC" w14:textId="77777777" w:rsidTr="00C8423C">
        <w:trPr>
          <w:trHeight w:val="340"/>
          <w:jc w:val="center"/>
        </w:trPr>
        <w:tc>
          <w:tcPr>
            <w:tcW w:w="1313" w:type="pct"/>
            <w:noWrap/>
            <w:vAlign w:val="center"/>
          </w:tcPr>
          <w:p w14:paraId="077FD839"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企业债券</w:t>
            </w:r>
          </w:p>
        </w:tc>
        <w:tc>
          <w:tcPr>
            <w:tcW w:w="634" w:type="pct"/>
            <w:noWrap/>
            <w:vAlign w:val="bottom"/>
          </w:tcPr>
          <w:p w14:paraId="4E96C4B8" w14:textId="54E4A71F" w:rsidR="00DD2F4E" w:rsidRPr="003252E4" w:rsidRDefault="00DD2F4E" w:rsidP="00DD2F4E">
            <w:pPr>
              <w:widowControl/>
              <w:jc w:val="right"/>
              <w:textAlignment w:val="bottom"/>
              <w:rPr>
                <w:rFonts w:ascii="Times New Roman" w:hAnsi="Times New Roman"/>
                <w:color w:val="000000"/>
                <w:kern w:val="0"/>
                <w:szCs w:val="21"/>
                <w:lang w:bidi="ar"/>
              </w:rPr>
            </w:pPr>
            <w:del w:id="1241" w:author="冯佳淇" w:date="2026-08-28T09:00:00Z">
              <w:r>
                <w:rPr>
                  <w:rFonts w:ascii="Times New Roman" w:eastAsia="等线" w:hAnsi="Times New Roman"/>
                  <w:color w:val="000000"/>
                  <w:szCs w:val="21"/>
                </w:rPr>
                <w:delText>0.00</w:delText>
              </w:r>
            </w:del>
            <w:ins w:id="1242"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0905A1A9" w14:textId="62EC28E6" w:rsidR="00DD2F4E" w:rsidRPr="003252E4" w:rsidRDefault="00DD2F4E" w:rsidP="00DD2F4E">
            <w:pPr>
              <w:widowControl/>
              <w:jc w:val="right"/>
              <w:textAlignment w:val="bottom"/>
              <w:rPr>
                <w:rFonts w:ascii="Times New Roman" w:hAnsi="Times New Roman"/>
                <w:color w:val="000000"/>
                <w:kern w:val="0"/>
                <w:szCs w:val="21"/>
                <w:lang w:bidi="ar"/>
              </w:rPr>
            </w:pPr>
            <w:del w:id="1243" w:author="冯佳淇" w:date="2026-08-28T09:00:00Z">
              <w:r>
                <w:rPr>
                  <w:rFonts w:ascii="Times New Roman" w:eastAsia="等线" w:hAnsi="Times New Roman"/>
                  <w:color w:val="000000"/>
                  <w:szCs w:val="21"/>
                </w:rPr>
                <w:delText>0.00</w:delText>
              </w:r>
            </w:del>
            <w:ins w:id="1244"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38178991" w14:textId="5008E451" w:rsidR="00DD2F4E" w:rsidRPr="003252E4" w:rsidRDefault="00DD2F4E" w:rsidP="00DD2F4E">
            <w:pPr>
              <w:widowControl/>
              <w:jc w:val="right"/>
              <w:textAlignment w:val="bottom"/>
              <w:rPr>
                <w:rFonts w:ascii="Times New Roman" w:hAnsi="Times New Roman"/>
                <w:color w:val="000000"/>
                <w:kern w:val="0"/>
                <w:szCs w:val="21"/>
                <w:lang w:bidi="ar"/>
              </w:rPr>
            </w:pPr>
            <w:del w:id="1245" w:author="冯佳淇" w:date="2026-08-28T09:00:00Z">
              <w:r w:rsidRPr="003252E4">
                <w:rPr>
                  <w:rFonts w:ascii="Times New Roman" w:eastAsia="等线" w:hAnsi="Times New Roman"/>
                  <w:color w:val="000000"/>
                  <w:szCs w:val="21"/>
                </w:rPr>
                <w:delText>0.00</w:delText>
              </w:r>
            </w:del>
            <w:ins w:id="1246"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7A0549DA" w14:textId="002BCCC6" w:rsidR="00DD2F4E" w:rsidRPr="003252E4" w:rsidRDefault="00DD2F4E" w:rsidP="00DD2F4E">
            <w:pPr>
              <w:widowControl/>
              <w:jc w:val="right"/>
              <w:textAlignment w:val="bottom"/>
              <w:rPr>
                <w:rFonts w:ascii="Times New Roman" w:hAnsi="Times New Roman"/>
                <w:color w:val="000000"/>
                <w:kern w:val="0"/>
                <w:szCs w:val="21"/>
                <w:lang w:bidi="ar"/>
              </w:rPr>
            </w:pPr>
            <w:del w:id="1247" w:author="冯佳淇" w:date="2026-08-28T09:00:00Z">
              <w:r w:rsidRPr="003252E4">
                <w:rPr>
                  <w:rFonts w:ascii="Times New Roman" w:eastAsia="等线" w:hAnsi="Times New Roman"/>
                  <w:color w:val="000000"/>
                  <w:szCs w:val="21"/>
                </w:rPr>
                <w:delText>0.00</w:delText>
              </w:r>
            </w:del>
            <w:ins w:id="1248"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37EF29A8" w14:textId="7DB40366" w:rsidR="00DD2F4E" w:rsidRPr="003252E4" w:rsidRDefault="00DD2F4E" w:rsidP="00DD2F4E">
            <w:pPr>
              <w:widowControl/>
              <w:jc w:val="right"/>
              <w:textAlignment w:val="bottom"/>
              <w:rPr>
                <w:rFonts w:ascii="Times New Roman" w:hAnsi="Times New Roman"/>
                <w:color w:val="000000"/>
                <w:kern w:val="0"/>
                <w:szCs w:val="21"/>
                <w:lang w:bidi="ar"/>
              </w:rPr>
            </w:pPr>
            <w:del w:id="1249" w:author="冯佳淇" w:date="2026-08-28T09:00:00Z">
              <w:r w:rsidRPr="003252E4">
                <w:rPr>
                  <w:rFonts w:ascii="Times New Roman" w:hAnsi="Times New Roman"/>
                  <w:color w:val="000000"/>
                  <w:kern w:val="0"/>
                  <w:szCs w:val="21"/>
                  <w:lang w:bidi="ar"/>
                </w:rPr>
                <w:delText>-</w:delText>
              </w:r>
            </w:del>
            <w:ins w:id="1250"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6D1DD670" w14:textId="7AD7EBB5" w:rsidR="00DD2F4E" w:rsidRPr="003252E4" w:rsidRDefault="00DD2F4E" w:rsidP="00DD2F4E">
            <w:pPr>
              <w:widowControl/>
              <w:jc w:val="right"/>
              <w:textAlignment w:val="bottom"/>
              <w:rPr>
                <w:rFonts w:ascii="Times New Roman" w:hAnsi="Times New Roman"/>
                <w:color w:val="000000"/>
                <w:kern w:val="0"/>
                <w:szCs w:val="21"/>
                <w:lang w:bidi="ar"/>
              </w:rPr>
            </w:pPr>
            <w:del w:id="1251" w:author="冯佳淇" w:date="2026-08-28T09:00:00Z">
              <w:r w:rsidRPr="003252E4">
                <w:rPr>
                  <w:rFonts w:ascii="Times New Roman" w:hAnsi="Times New Roman"/>
                  <w:color w:val="000000"/>
                  <w:kern w:val="0"/>
                  <w:szCs w:val="21"/>
                  <w:lang w:bidi="ar"/>
                </w:rPr>
                <w:delText>-</w:delText>
              </w:r>
            </w:del>
            <w:ins w:id="1252" w:author="冯佳淇" w:date="2026-08-28T09:00:00Z">
              <w:r>
                <w:rPr>
                  <w:rFonts w:ascii="Times New Roman" w:hAnsi="Times New Roman"/>
                  <w:color w:val="000000"/>
                  <w:kern w:val="0"/>
                  <w:szCs w:val="21"/>
                  <w:lang w:bidi="ar"/>
                  <w:highlight w:val="yellow"/>
                </w:rPr>
                <w:t xml:space="preserve">——</w:t>
              </w:r>
            </w:ins>
          </w:p>
        </w:tc>
      </w:tr>
      <w:tr w:rsidR="00DD2F4E" w:rsidRPr="009337DB" w14:paraId="5B0D7898" w14:textId="77777777" w:rsidTr="00C8423C">
        <w:trPr>
          <w:trHeight w:val="340"/>
          <w:jc w:val="center"/>
        </w:trPr>
        <w:tc>
          <w:tcPr>
            <w:tcW w:w="1313" w:type="pct"/>
            <w:noWrap/>
            <w:vAlign w:val="center"/>
          </w:tcPr>
          <w:p w14:paraId="3D2D153C"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债务融资工具</w:t>
            </w:r>
          </w:p>
        </w:tc>
        <w:tc>
          <w:tcPr>
            <w:tcW w:w="634" w:type="pct"/>
            <w:noWrap/>
            <w:vAlign w:val="bottom"/>
          </w:tcPr>
          <w:p w14:paraId="059474F8" w14:textId="18E9FB30" w:rsidR="00DD2F4E" w:rsidRPr="003252E4" w:rsidRDefault="00DD2F4E" w:rsidP="00DD2F4E">
            <w:pPr>
              <w:widowControl/>
              <w:jc w:val="right"/>
              <w:textAlignment w:val="bottom"/>
              <w:rPr>
                <w:rFonts w:ascii="Times New Roman" w:hAnsi="Times New Roman"/>
                <w:color w:val="000000"/>
                <w:kern w:val="0"/>
                <w:szCs w:val="21"/>
                <w:lang w:bidi="ar"/>
              </w:rPr>
            </w:pPr>
            <w:del w:id="1253" w:author="冯佳淇" w:date="2026-08-28T09:00:00Z">
              <w:r>
                <w:rPr>
                  <w:rFonts w:ascii="Times New Roman" w:eastAsia="等线" w:hAnsi="Times New Roman"/>
                  <w:color w:val="000000"/>
                  <w:szCs w:val="21"/>
                </w:rPr>
                <w:delText>35.09</w:delText>
              </w:r>
            </w:del>
            <w:ins w:id="1254"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2B57FD3A" w14:textId="63562F09" w:rsidR="00DD2F4E" w:rsidRPr="003252E4" w:rsidRDefault="00DD2F4E" w:rsidP="00DD2F4E">
            <w:pPr>
              <w:widowControl/>
              <w:jc w:val="right"/>
              <w:textAlignment w:val="bottom"/>
              <w:rPr>
                <w:rFonts w:ascii="Times New Roman" w:hAnsi="Times New Roman"/>
                <w:color w:val="000000"/>
                <w:kern w:val="0"/>
                <w:szCs w:val="21"/>
                <w:lang w:bidi="ar"/>
              </w:rPr>
            </w:pPr>
            <w:del w:id="1255" w:author="冯佳淇" w:date="2026-08-28T09:00:00Z">
              <w:r>
                <w:rPr>
                  <w:rFonts w:ascii="Times New Roman" w:eastAsia="等线" w:hAnsi="Times New Roman"/>
                  <w:color w:val="000000"/>
                  <w:szCs w:val="21"/>
                </w:rPr>
                <w:delText>34.47</w:delText>
              </w:r>
            </w:del>
            <w:ins w:id="1256"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699A5736" w14:textId="2B5B7723" w:rsidR="00DD2F4E" w:rsidRPr="003252E4" w:rsidRDefault="00DD2F4E" w:rsidP="00DD2F4E">
            <w:pPr>
              <w:widowControl/>
              <w:jc w:val="right"/>
              <w:textAlignment w:val="bottom"/>
              <w:rPr>
                <w:rFonts w:ascii="Times New Roman" w:hAnsi="Times New Roman"/>
                <w:color w:val="000000"/>
                <w:kern w:val="0"/>
                <w:szCs w:val="21"/>
                <w:lang w:bidi="ar"/>
              </w:rPr>
            </w:pPr>
            <w:del w:id="1257" w:author="冯佳淇" w:date="2026-08-28T09:00:00Z">
              <w:r w:rsidRPr="003252E4">
                <w:rPr>
                  <w:rFonts w:ascii="Times New Roman" w:eastAsia="等线" w:hAnsi="Times New Roman"/>
                  <w:color w:val="000000"/>
                  <w:szCs w:val="21"/>
                </w:rPr>
                <w:delText>130.04</w:delText>
              </w:r>
            </w:del>
            <w:ins w:id="1258"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611094D9" w14:textId="6EF63DD3" w:rsidR="00DD2F4E" w:rsidRPr="003252E4" w:rsidRDefault="00DD2F4E" w:rsidP="00DD2F4E">
            <w:pPr>
              <w:widowControl/>
              <w:jc w:val="right"/>
              <w:textAlignment w:val="bottom"/>
              <w:rPr>
                <w:rFonts w:ascii="Times New Roman" w:hAnsi="Times New Roman"/>
                <w:color w:val="000000"/>
                <w:kern w:val="0"/>
                <w:szCs w:val="21"/>
                <w:lang w:bidi="ar"/>
              </w:rPr>
            </w:pPr>
            <w:del w:id="1259" w:author="冯佳淇" w:date="2026-08-28T09:00:00Z">
              <w:r w:rsidRPr="003252E4">
                <w:rPr>
                  <w:rFonts w:ascii="Times New Roman" w:eastAsia="等线" w:hAnsi="Times New Roman"/>
                  <w:color w:val="000000"/>
                  <w:szCs w:val="21"/>
                </w:rPr>
                <w:delText>51.71</w:delText>
              </w:r>
            </w:del>
            <w:ins w:id="1260"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542B27B1" w14:textId="1B23B442" w:rsidR="00DD2F4E" w:rsidRPr="003252E4" w:rsidRDefault="00DD2F4E" w:rsidP="00DD2F4E">
            <w:pPr>
              <w:widowControl/>
              <w:jc w:val="right"/>
              <w:textAlignment w:val="bottom"/>
              <w:rPr>
                <w:rFonts w:ascii="Times New Roman" w:hAnsi="Times New Roman"/>
                <w:color w:val="000000"/>
                <w:kern w:val="0"/>
                <w:szCs w:val="21"/>
                <w:lang w:bidi="ar"/>
              </w:rPr>
            </w:pPr>
            <w:del w:id="1261" w:author="冯佳淇" w:date="2026-08-28T09:00:00Z">
              <w:r w:rsidRPr="003252E4">
                <w:rPr>
                  <w:rFonts w:ascii="Times New Roman" w:hAnsi="Times New Roman"/>
                  <w:color w:val="000000"/>
                  <w:kern w:val="0"/>
                  <w:szCs w:val="21"/>
                  <w:lang w:bidi="ar"/>
                </w:rPr>
                <w:delText>126.48</w:delText>
              </w:r>
            </w:del>
            <w:ins w:id="1262"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169E897F" w14:textId="4583AD79" w:rsidR="00DD2F4E" w:rsidRPr="003252E4" w:rsidRDefault="00DD2F4E" w:rsidP="00DD2F4E">
            <w:pPr>
              <w:widowControl/>
              <w:jc w:val="right"/>
              <w:textAlignment w:val="bottom"/>
              <w:rPr>
                <w:rFonts w:ascii="Times New Roman" w:hAnsi="Times New Roman"/>
                <w:color w:val="000000"/>
                <w:kern w:val="0"/>
                <w:szCs w:val="21"/>
                <w:lang w:bidi="ar"/>
              </w:rPr>
            </w:pPr>
            <w:del w:id="1263" w:author="冯佳淇" w:date="2026-08-28T09:00:00Z">
              <w:r w:rsidRPr="003252E4">
                <w:rPr>
                  <w:rFonts w:ascii="Times New Roman" w:hAnsi="Times New Roman"/>
                  <w:color w:val="000000"/>
                  <w:kern w:val="0"/>
                  <w:szCs w:val="21"/>
                  <w:lang w:bidi="ar"/>
                </w:rPr>
                <w:delText>47.59</w:delText>
              </w:r>
            </w:del>
            <w:ins w:id="1264" w:author="冯佳淇" w:date="2026-08-28T09:00:00Z">
              <w:r>
                <w:rPr>
                  <w:rFonts w:ascii="Times New Roman" w:hAnsi="Times New Roman"/>
                  <w:color w:val="000000"/>
                  <w:kern w:val="0"/>
                  <w:szCs w:val="21"/>
                  <w:lang w:bidi="ar"/>
                  <w:highlight w:val="yellow"/>
                </w:rPr>
                <w:t xml:space="preserve">——</w:t>
              </w:r>
            </w:ins>
          </w:p>
        </w:tc>
      </w:tr>
      <w:tr w:rsidR="00DD2F4E" w:rsidRPr="009337DB" w14:paraId="20CE12CC" w14:textId="77777777" w:rsidTr="00C8423C">
        <w:trPr>
          <w:trHeight w:val="340"/>
          <w:jc w:val="center"/>
        </w:trPr>
        <w:tc>
          <w:tcPr>
            <w:tcW w:w="1313" w:type="pct"/>
            <w:noWrap/>
            <w:vAlign w:val="center"/>
          </w:tcPr>
          <w:p w14:paraId="2ED8468C" w14:textId="16B3CE44" w:rsidR="00DD2F4E" w:rsidRPr="003252E4" w:rsidRDefault="00DD2F4E" w:rsidP="00DD2F4E">
            <w:pPr>
              <w:widowControl/>
              <w:jc w:val="left"/>
              <w:textAlignment w:val="center"/>
              <w:rPr>
                <w:rFonts w:ascii="Times New Roman" w:hAnsi="Times New Roman"/>
                <w:b/>
                <w:bCs/>
                <w:color w:val="000000"/>
                <w:szCs w:val="21"/>
              </w:rPr>
            </w:pPr>
            <w:bookmarkStart w:id="2" w:name="_Hlk182406689"/>
            <w:r w:rsidRPr="003252E4">
              <w:rPr>
                <w:rFonts w:ascii="Times New Roman" w:hAnsi="Times New Roman"/>
                <w:b/>
                <w:bCs/>
                <w:color w:val="000000"/>
                <w:szCs w:val="21"/>
                <w:lang w:bidi="ar"/>
              </w:rPr>
              <w:t>非标融资</w:t>
            </w:r>
            <w:bookmarkEnd w:id="2"/>
          </w:p>
        </w:tc>
        <w:tc>
          <w:tcPr>
            <w:tcW w:w="634" w:type="pct"/>
            <w:noWrap/>
            <w:vAlign w:val="bottom"/>
          </w:tcPr>
          <w:p w14:paraId="3A172ED8" w14:textId="7C575ADC" w:rsidR="00DD2F4E" w:rsidRPr="003252E4" w:rsidRDefault="00DD2F4E" w:rsidP="00DD2F4E">
            <w:pPr>
              <w:widowControl/>
              <w:jc w:val="right"/>
              <w:textAlignment w:val="bottom"/>
              <w:rPr>
                <w:rFonts w:ascii="Times New Roman" w:hAnsi="Times New Roman"/>
                <w:b/>
                <w:bCs/>
                <w:color w:val="000000"/>
                <w:kern w:val="0"/>
                <w:szCs w:val="21"/>
                <w:lang w:bidi="ar"/>
              </w:rPr>
            </w:pPr>
            <w:del w:id="1265" w:author="冯佳淇" w:date="2026-08-28T09:00:00Z">
              <w:r>
                <w:rPr>
                  <w:rFonts w:ascii="Times New Roman" w:eastAsia="等线" w:hAnsi="Times New Roman"/>
                  <w:b/>
                  <w:bCs/>
                  <w:color w:val="000000"/>
                  <w:szCs w:val="21"/>
                </w:rPr>
                <w:delText>17.33</w:delText>
              </w:r>
            </w:del>
            <w:ins w:id="1266" w:author="冯佳淇" w:date="2026-08-28T09:00:00Z">
              <w:r>
                <w:rPr>
                  <w:rFonts w:ascii="Times New Roman" w:eastAsia="等线" w:hAnsi="Times New Roman"/>
                  <w:b/>
                  <w:bCs/>
                  <w:color w:val="000000"/>
                  <w:szCs w:val="21"/>
                  <w:highlight w:val="yellow"/>
                </w:rPr>
                <w:t xml:space="preserve">——</w:t>
              </w:r>
            </w:ins>
          </w:p>
        </w:tc>
        <w:tc>
          <w:tcPr>
            <w:tcW w:w="641" w:type="pct"/>
            <w:noWrap/>
            <w:vAlign w:val="bottom"/>
          </w:tcPr>
          <w:p w14:paraId="266CE0F9" w14:textId="3E45AE05" w:rsidR="00DD2F4E" w:rsidRPr="003252E4" w:rsidRDefault="00DD2F4E" w:rsidP="00DD2F4E">
            <w:pPr>
              <w:widowControl/>
              <w:jc w:val="right"/>
              <w:textAlignment w:val="bottom"/>
              <w:rPr>
                <w:rFonts w:ascii="Times New Roman" w:hAnsi="Times New Roman"/>
                <w:b/>
                <w:bCs/>
                <w:color w:val="000000"/>
                <w:kern w:val="0"/>
                <w:szCs w:val="21"/>
                <w:lang w:bidi="ar"/>
              </w:rPr>
            </w:pPr>
            <w:del w:id="1267" w:author="冯佳淇" w:date="2026-08-28T09:00:00Z">
              <w:r>
                <w:rPr>
                  <w:rFonts w:ascii="Times New Roman" w:eastAsia="等线" w:hAnsi="Times New Roman"/>
                  <w:b/>
                  <w:bCs/>
                  <w:color w:val="000000"/>
                  <w:szCs w:val="21"/>
                </w:rPr>
                <w:delText>17.03</w:delText>
              </w:r>
            </w:del>
            <w:ins w:id="1268" w:author="冯佳淇" w:date="2026-08-28T09:00:00Z">
              <w:r>
                <w:rPr>
                  <w:rFonts w:ascii="Times New Roman" w:eastAsia="等线" w:hAnsi="Times New Roman"/>
                  <w:b/>
                  <w:bCs/>
                  <w:color w:val="000000"/>
                  <w:szCs w:val="21"/>
                  <w:highlight w:val="yellow"/>
                </w:rPr>
                <w:t xml:space="preserve">——</w:t>
              </w:r>
            </w:ins>
          </w:p>
        </w:tc>
        <w:tc>
          <w:tcPr>
            <w:tcW w:w="795" w:type="pct"/>
            <w:noWrap/>
            <w:vAlign w:val="bottom"/>
          </w:tcPr>
          <w:p w14:paraId="39FF7564" w14:textId="77AEB425" w:rsidR="00DD2F4E" w:rsidRPr="003252E4" w:rsidRDefault="00DD2F4E" w:rsidP="00DD2F4E">
            <w:pPr>
              <w:widowControl/>
              <w:jc w:val="right"/>
              <w:textAlignment w:val="bottom"/>
              <w:rPr>
                <w:rFonts w:ascii="Times New Roman" w:hAnsi="Times New Roman"/>
                <w:b/>
                <w:bCs/>
                <w:color w:val="000000"/>
                <w:kern w:val="0"/>
                <w:szCs w:val="21"/>
                <w:lang w:bidi="ar"/>
              </w:rPr>
            </w:pPr>
            <w:del w:id="1269" w:author="冯佳淇" w:date="2026-08-28T09:00:00Z">
              <w:r w:rsidRPr="003252E4">
                <w:rPr>
                  <w:rFonts w:ascii="Times New Roman" w:eastAsia="等线" w:hAnsi="Times New Roman"/>
                  <w:b/>
                  <w:bCs/>
                  <w:color w:val="000000"/>
                  <w:szCs w:val="21"/>
                </w:rPr>
                <w:delText>11.77</w:delText>
              </w:r>
            </w:del>
            <w:ins w:id="1270" w:author="冯佳淇" w:date="2026-08-28T09:00:00Z">
              <w:r>
                <w:rPr>
                  <w:rFonts w:ascii="Times New Roman" w:eastAsia="等线" w:hAnsi="Times New Roman"/>
                  <w:b/>
                  <w:bCs/>
                  <w:color w:val="000000"/>
                  <w:szCs w:val="21"/>
                  <w:highlight w:val="yellow"/>
                </w:rPr>
                <w:t xml:space="preserve">——</w:t>
              </w:r>
            </w:ins>
          </w:p>
        </w:tc>
        <w:tc>
          <w:tcPr>
            <w:tcW w:w="575" w:type="pct"/>
            <w:noWrap/>
            <w:vAlign w:val="bottom"/>
          </w:tcPr>
          <w:p w14:paraId="18475B5E" w14:textId="0441F03F" w:rsidR="00DD2F4E" w:rsidRPr="003252E4" w:rsidRDefault="00DD2F4E" w:rsidP="00DD2F4E">
            <w:pPr>
              <w:widowControl/>
              <w:jc w:val="right"/>
              <w:textAlignment w:val="bottom"/>
              <w:rPr>
                <w:rFonts w:ascii="Times New Roman" w:hAnsi="Times New Roman"/>
                <w:b/>
                <w:bCs/>
                <w:color w:val="000000"/>
                <w:kern w:val="0"/>
                <w:szCs w:val="21"/>
                <w:lang w:bidi="ar"/>
              </w:rPr>
            </w:pPr>
            <w:del w:id="1271" w:author="冯佳淇" w:date="2026-08-28T09:00:00Z">
              <w:r w:rsidRPr="003252E4">
                <w:rPr>
                  <w:rFonts w:ascii="Times New Roman" w:eastAsia="等线" w:hAnsi="Times New Roman"/>
                  <w:b/>
                  <w:bCs/>
                  <w:color w:val="000000"/>
                  <w:szCs w:val="21"/>
                </w:rPr>
                <w:delText>4.68</w:delText>
              </w:r>
            </w:del>
            <w:ins w:id="1272" w:author="冯佳淇" w:date="2026-08-28T09:00:00Z">
              <w:r>
                <w:rPr>
                  <w:rFonts w:ascii="Times New Roman" w:eastAsia="等线" w:hAnsi="Times New Roman"/>
                  <w:b/>
                  <w:bCs/>
                  <w:color w:val="000000"/>
                  <w:szCs w:val="21"/>
                  <w:highlight w:val="yellow"/>
                </w:rPr>
                <w:t xml:space="preserve">——</w:t>
              </w:r>
            </w:ins>
          </w:p>
        </w:tc>
        <w:tc>
          <w:tcPr>
            <w:tcW w:w="516" w:type="pct"/>
            <w:noWrap/>
            <w:vAlign w:val="center"/>
          </w:tcPr>
          <w:p w14:paraId="0488D70E" w14:textId="6E4E7652"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50.70</w:t>
            </w:r>
          </w:p>
        </w:tc>
        <w:tc>
          <w:tcPr>
            <w:tcW w:w="525" w:type="pct"/>
            <w:noWrap/>
            <w:vAlign w:val="center"/>
          </w:tcPr>
          <w:p w14:paraId="10AEE684" w14:textId="43FD0EF5"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19.08</w:t>
            </w:r>
          </w:p>
        </w:tc>
      </w:tr>
      <w:tr w:rsidR="00DD2F4E" w:rsidRPr="009337DB" w14:paraId="662DB768" w14:textId="77777777" w:rsidTr="00C8423C">
        <w:trPr>
          <w:trHeight w:val="340"/>
          <w:jc w:val="center"/>
        </w:trPr>
        <w:tc>
          <w:tcPr>
            <w:tcW w:w="1313" w:type="pct"/>
            <w:noWrap/>
            <w:vAlign w:val="center"/>
          </w:tcPr>
          <w:p w14:paraId="1CB3E278"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其中：信托融资</w:t>
            </w:r>
          </w:p>
        </w:tc>
        <w:tc>
          <w:tcPr>
            <w:tcW w:w="634" w:type="pct"/>
            <w:noWrap/>
            <w:vAlign w:val="bottom"/>
          </w:tcPr>
          <w:p w14:paraId="3C03DE93" w14:textId="1231D8A6" w:rsidR="00DD2F4E" w:rsidRPr="003252E4" w:rsidRDefault="00DD2F4E" w:rsidP="00DD2F4E">
            <w:pPr>
              <w:widowControl/>
              <w:jc w:val="right"/>
              <w:textAlignment w:val="bottom"/>
              <w:rPr>
                <w:rFonts w:ascii="Times New Roman" w:hAnsi="Times New Roman"/>
                <w:color w:val="000000"/>
                <w:kern w:val="0"/>
                <w:szCs w:val="21"/>
                <w:lang w:bidi="ar"/>
              </w:rPr>
            </w:pPr>
            <w:del w:id="1273" w:author="冯佳淇" w:date="2026-08-28T09:00:00Z">
              <w:r>
                <w:rPr>
                  <w:rFonts w:ascii="Times New Roman" w:eastAsia="等线" w:hAnsi="Times New Roman"/>
                  <w:color w:val="000000"/>
                  <w:szCs w:val="21"/>
                </w:rPr>
                <w:delText>3.16</w:delText>
              </w:r>
            </w:del>
            <w:ins w:id="1274"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7B7E8417" w14:textId="1D512230" w:rsidR="00DD2F4E" w:rsidRPr="003252E4" w:rsidRDefault="00DD2F4E" w:rsidP="00DD2F4E">
            <w:pPr>
              <w:widowControl/>
              <w:jc w:val="right"/>
              <w:textAlignment w:val="bottom"/>
              <w:rPr>
                <w:rFonts w:ascii="Times New Roman" w:hAnsi="Times New Roman"/>
                <w:color w:val="000000"/>
                <w:kern w:val="0"/>
                <w:szCs w:val="21"/>
                <w:lang w:bidi="ar"/>
              </w:rPr>
            </w:pPr>
            <w:del w:id="1275" w:author="冯佳淇" w:date="2026-08-28T09:00:00Z">
              <w:r>
                <w:rPr>
                  <w:rFonts w:ascii="Times New Roman" w:eastAsia="等线" w:hAnsi="Times New Roman"/>
                  <w:color w:val="000000"/>
                  <w:szCs w:val="21"/>
                </w:rPr>
                <w:delText>3.10</w:delText>
              </w:r>
            </w:del>
            <w:ins w:id="1276"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3F9E6CA1" w14:textId="70AA5DA7" w:rsidR="00DD2F4E" w:rsidRPr="003252E4" w:rsidRDefault="00DD2F4E" w:rsidP="00DD2F4E">
            <w:pPr>
              <w:widowControl/>
              <w:jc w:val="right"/>
              <w:textAlignment w:val="bottom"/>
              <w:rPr>
                <w:rFonts w:ascii="Times New Roman" w:hAnsi="Times New Roman"/>
                <w:color w:val="000000"/>
                <w:kern w:val="0"/>
                <w:szCs w:val="21"/>
                <w:lang w:bidi="ar"/>
              </w:rPr>
            </w:pPr>
            <w:del w:id="1277" w:author="冯佳淇" w:date="2026-08-28T09:00:00Z">
              <w:r w:rsidRPr="003252E4">
                <w:rPr>
                  <w:rFonts w:ascii="Times New Roman" w:eastAsia="等线" w:hAnsi="Times New Roman"/>
                  <w:color w:val="000000"/>
                  <w:szCs w:val="21"/>
                </w:rPr>
                <w:delText>3.22</w:delText>
              </w:r>
            </w:del>
            <w:ins w:id="1278"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3BBA2325" w14:textId="52D7B56B" w:rsidR="00DD2F4E" w:rsidRPr="003252E4" w:rsidRDefault="00DD2F4E" w:rsidP="00DD2F4E">
            <w:pPr>
              <w:widowControl/>
              <w:jc w:val="right"/>
              <w:textAlignment w:val="bottom"/>
              <w:rPr>
                <w:rFonts w:ascii="Times New Roman" w:hAnsi="Times New Roman"/>
                <w:color w:val="000000"/>
                <w:kern w:val="0"/>
                <w:szCs w:val="21"/>
                <w:lang w:bidi="ar"/>
              </w:rPr>
            </w:pPr>
            <w:del w:id="1279" w:author="冯佳淇" w:date="2026-08-28T09:00:00Z">
              <w:r w:rsidRPr="003252E4">
                <w:rPr>
                  <w:rFonts w:ascii="Times New Roman" w:eastAsia="等线" w:hAnsi="Times New Roman"/>
                  <w:color w:val="000000"/>
                  <w:szCs w:val="21"/>
                </w:rPr>
                <w:delText>1.28</w:delText>
              </w:r>
            </w:del>
            <w:ins w:id="1280"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6EE3274B" w14:textId="7FF60E3B" w:rsidR="00DD2F4E" w:rsidRPr="003252E4" w:rsidRDefault="00DD2F4E" w:rsidP="00DD2F4E">
            <w:pPr>
              <w:widowControl/>
              <w:jc w:val="right"/>
              <w:textAlignment w:val="bottom"/>
              <w:rPr>
                <w:rFonts w:ascii="Times New Roman" w:hAnsi="Times New Roman"/>
                <w:color w:val="000000"/>
                <w:kern w:val="0"/>
                <w:szCs w:val="21"/>
                <w:lang w:bidi="ar"/>
              </w:rPr>
            </w:pPr>
            <w:del w:id="1281" w:author="冯佳淇" w:date="2026-08-28T09:00:00Z">
              <w:r w:rsidRPr="003252E4">
                <w:rPr>
                  <w:rFonts w:ascii="Times New Roman" w:hAnsi="Times New Roman"/>
                  <w:color w:val="000000"/>
                  <w:kern w:val="0"/>
                  <w:szCs w:val="21"/>
                  <w:lang w:bidi="ar"/>
                </w:rPr>
                <w:delText>2.99</w:delText>
              </w:r>
            </w:del>
            <w:ins w:id="1282"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1B6754D2" w14:textId="413AC6C2" w:rsidR="00DD2F4E" w:rsidRPr="003252E4" w:rsidRDefault="00DD2F4E" w:rsidP="00DD2F4E">
            <w:pPr>
              <w:widowControl/>
              <w:jc w:val="right"/>
              <w:textAlignment w:val="bottom"/>
              <w:rPr>
                <w:rFonts w:ascii="Times New Roman" w:hAnsi="Times New Roman"/>
                <w:color w:val="000000"/>
                <w:kern w:val="0"/>
                <w:szCs w:val="21"/>
                <w:lang w:bidi="ar"/>
              </w:rPr>
            </w:pPr>
            <w:del w:id="1283" w:author="冯佳淇" w:date="2026-08-28T09:00:00Z">
              <w:r w:rsidRPr="003252E4">
                <w:rPr>
                  <w:rFonts w:ascii="Times New Roman" w:hAnsi="Times New Roman"/>
                  <w:color w:val="000000"/>
                  <w:kern w:val="0"/>
                  <w:szCs w:val="21"/>
                  <w:lang w:bidi="ar"/>
                </w:rPr>
                <w:delText>1.13</w:delText>
              </w:r>
            </w:del>
            <w:ins w:id="1284" w:author="冯佳淇" w:date="2026-08-28T09:00:00Z">
              <w:r>
                <w:rPr>
                  <w:rFonts w:ascii="Times New Roman" w:hAnsi="Times New Roman"/>
                  <w:color w:val="000000"/>
                  <w:kern w:val="0"/>
                  <w:szCs w:val="21"/>
                  <w:lang w:bidi="ar"/>
                  <w:highlight w:val="yellow"/>
                </w:rPr>
                <w:t xml:space="preserve">——</w:t>
              </w:r>
            </w:ins>
          </w:p>
        </w:tc>
      </w:tr>
      <w:tr w:rsidR="00DD2F4E" w:rsidRPr="009337DB" w14:paraId="3C1D845A" w14:textId="77777777" w:rsidTr="00C8423C">
        <w:trPr>
          <w:trHeight w:val="340"/>
          <w:jc w:val="center"/>
        </w:trPr>
        <w:tc>
          <w:tcPr>
            <w:tcW w:w="1313" w:type="pct"/>
            <w:noWrap/>
            <w:vAlign w:val="center"/>
          </w:tcPr>
          <w:p w14:paraId="02E1F6B0"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lang w:bidi="ar"/>
              </w:rPr>
              <w:t>融资租赁</w:t>
            </w:r>
          </w:p>
        </w:tc>
        <w:tc>
          <w:tcPr>
            <w:tcW w:w="634" w:type="pct"/>
            <w:noWrap/>
            <w:vAlign w:val="bottom"/>
          </w:tcPr>
          <w:p w14:paraId="31C1729D" w14:textId="4C9942A9" w:rsidR="00DD2F4E" w:rsidRPr="003252E4" w:rsidRDefault="00DD2F4E" w:rsidP="00DD2F4E">
            <w:pPr>
              <w:widowControl/>
              <w:jc w:val="right"/>
              <w:textAlignment w:val="bottom"/>
              <w:rPr>
                <w:rFonts w:ascii="Times New Roman" w:hAnsi="Times New Roman"/>
                <w:color w:val="000000"/>
                <w:kern w:val="0"/>
                <w:szCs w:val="21"/>
                <w:lang w:bidi="ar"/>
              </w:rPr>
            </w:pPr>
            <w:del w:id="1285" w:author="冯佳淇" w:date="2026-08-28T09:00:00Z">
              <w:r>
                <w:rPr>
                  <w:rFonts w:ascii="Times New Roman" w:eastAsia="等线" w:hAnsi="Times New Roman"/>
                  <w:color w:val="000000"/>
                  <w:szCs w:val="21"/>
                </w:rPr>
                <w:delText>0.81</w:delText>
              </w:r>
            </w:del>
            <w:ins w:id="1286"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6556BF1C" w14:textId="2E9F2237" w:rsidR="00DD2F4E" w:rsidRPr="003252E4" w:rsidRDefault="00DD2F4E" w:rsidP="00DD2F4E">
            <w:pPr>
              <w:widowControl/>
              <w:jc w:val="right"/>
              <w:textAlignment w:val="bottom"/>
              <w:rPr>
                <w:rFonts w:ascii="Times New Roman" w:hAnsi="Times New Roman"/>
                <w:color w:val="000000"/>
                <w:kern w:val="0"/>
                <w:szCs w:val="21"/>
                <w:lang w:bidi="ar"/>
              </w:rPr>
            </w:pPr>
            <w:del w:id="1287" w:author="冯佳淇" w:date="2026-08-28T09:00:00Z">
              <w:r>
                <w:rPr>
                  <w:rFonts w:ascii="Times New Roman" w:eastAsia="等线" w:hAnsi="Times New Roman"/>
                  <w:color w:val="000000"/>
                  <w:szCs w:val="21"/>
                </w:rPr>
                <w:delText>0.79</w:delText>
              </w:r>
            </w:del>
            <w:ins w:id="1288"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4BEE905B" w14:textId="3857BD7C" w:rsidR="00DD2F4E" w:rsidRPr="003252E4" w:rsidRDefault="00DD2F4E" w:rsidP="00DD2F4E">
            <w:pPr>
              <w:widowControl/>
              <w:jc w:val="right"/>
              <w:textAlignment w:val="bottom"/>
              <w:rPr>
                <w:rFonts w:ascii="Times New Roman" w:hAnsi="Times New Roman"/>
                <w:color w:val="000000"/>
                <w:kern w:val="0"/>
                <w:szCs w:val="21"/>
                <w:lang w:bidi="ar"/>
              </w:rPr>
            </w:pPr>
            <w:del w:id="1289" w:author="冯佳淇" w:date="2026-08-28T09:00:00Z">
              <w:r w:rsidRPr="003252E4">
                <w:rPr>
                  <w:rFonts w:ascii="Times New Roman" w:eastAsia="等线" w:hAnsi="Times New Roman"/>
                  <w:color w:val="000000"/>
                  <w:szCs w:val="21"/>
                </w:rPr>
                <w:delText>3.66</w:delText>
              </w:r>
            </w:del>
            <w:ins w:id="1290"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1A24BE37" w14:textId="190D224E" w:rsidR="00DD2F4E" w:rsidRPr="003252E4" w:rsidRDefault="00DD2F4E" w:rsidP="00DD2F4E">
            <w:pPr>
              <w:widowControl/>
              <w:jc w:val="right"/>
              <w:textAlignment w:val="bottom"/>
              <w:rPr>
                <w:rFonts w:ascii="Times New Roman" w:hAnsi="Times New Roman"/>
                <w:color w:val="000000"/>
                <w:kern w:val="0"/>
                <w:szCs w:val="21"/>
                <w:lang w:bidi="ar"/>
              </w:rPr>
            </w:pPr>
            <w:del w:id="1291" w:author="冯佳淇" w:date="2026-08-28T09:00:00Z">
              <w:r w:rsidRPr="003252E4">
                <w:rPr>
                  <w:rFonts w:ascii="Times New Roman" w:eastAsia="等线" w:hAnsi="Times New Roman"/>
                  <w:color w:val="000000"/>
                  <w:szCs w:val="21"/>
                </w:rPr>
                <w:delText>1.45</w:delText>
              </w:r>
            </w:del>
            <w:ins w:id="1292"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0EA1FE94" w14:textId="09A63078" w:rsidR="00DD2F4E" w:rsidRPr="003252E4" w:rsidRDefault="00DD2F4E" w:rsidP="00DD2F4E">
            <w:pPr>
              <w:widowControl/>
              <w:jc w:val="right"/>
              <w:textAlignment w:val="bottom"/>
              <w:rPr>
                <w:rFonts w:ascii="Times New Roman" w:hAnsi="Times New Roman"/>
                <w:color w:val="000000"/>
                <w:kern w:val="0"/>
                <w:szCs w:val="21"/>
                <w:lang w:bidi="ar"/>
              </w:rPr>
            </w:pPr>
            <w:del w:id="1293" w:author="冯佳淇" w:date="2026-08-28T09:00:00Z">
              <w:r w:rsidRPr="003252E4">
                <w:rPr>
                  <w:rFonts w:ascii="Times New Roman" w:hAnsi="Times New Roman"/>
                  <w:color w:val="000000"/>
                  <w:kern w:val="0"/>
                  <w:szCs w:val="21"/>
                  <w:lang w:bidi="ar"/>
                </w:rPr>
                <w:delText>7.08</w:delText>
              </w:r>
            </w:del>
            <w:ins w:id="1294"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77B028E3" w14:textId="19319AAB" w:rsidR="00DD2F4E" w:rsidRPr="003252E4" w:rsidRDefault="00DD2F4E" w:rsidP="00DD2F4E">
            <w:pPr>
              <w:widowControl/>
              <w:jc w:val="right"/>
              <w:textAlignment w:val="bottom"/>
              <w:rPr>
                <w:rFonts w:ascii="Times New Roman" w:hAnsi="Times New Roman"/>
                <w:color w:val="000000"/>
                <w:kern w:val="0"/>
                <w:szCs w:val="21"/>
                <w:lang w:bidi="ar"/>
              </w:rPr>
            </w:pPr>
            <w:del w:id="1295" w:author="冯佳淇" w:date="2026-08-28T09:00:00Z">
              <w:r w:rsidRPr="003252E4">
                <w:rPr>
                  <w:rFonts w:ascii="Times New Roman" w:hAnsi="Times New Roman"/>
                  <w:color w:val="000000"/>
                  <w:kern w:val="0"/>
                  <w:szCs w:val="21"/>
                  <w:lang w:bidi="ar"/>
                </w:rPr>
                <w:delText>2.66</w:delText>
              </w:r>
            </w:del>
            <w:ins w:id="1296" w:author="冯佳淇" w:date="2026-08-28T09:00:00Z">
              <w:r>
                <w:rPr>
                  <w:rFonts w:ascii="Times New Roman" w:hAnsi="Times New Roman"/>
                  <w:color w:val="000000"/>
                  <w:kern w:val="0"/>
                  <w:szCs w:val="21"/>
                  <w:lang w:bidi="ar"/>
                  <w:highlight w:val="yellow"/>
                </w:rPr>
                <w:t xml:space="preserve">——</w:t>
              </w:r>
            </w:ins>
          </w:p>
        </w:tc>
      </w:tr>
      <w:tr w:rsidR="00DD2F4E" w:rsidRPr="009337DB" w14:paraId="377BE069" w14:textId="77777777" w:rsidTr="00C8423C">
        <w:trPr>
          <w:trHeight w:val="340"/>
          <w:jc w:val="center"/>
        </w:trPr>
        <w:tc>
          <w:tcPr>
            <w:tcW w:w="1313" w:type="pct"/>
            <w:noWrap/>
            <w:vAlign w:val="center"/>
          </w:tcPr>
          <w:p w14:paraId="536B3C26" w14:textId="77777777" w:rsidR="00DD2F4E" w:rsidRPr="003252E4" w:rsidRDefault="00DD2F4E" w:rsidP="00DD2F4E">
            <w:pPr>
              <w:widowControl/>
              <w:jc w:val="left"/>
              <w:textAlignment w:val="center"/>
              <w:rPr>
                <w:rFonts w:ascii="Times New Roman" w:hAnsi="Times New Roman"/>
                <w:color w:val="000000"/>
                <w:szCs w:val="21"/>
              </w:rPr>
            </w:pPr>
            <w:r w:rsidRPr="003252E4">
              <w:rPr>
                <w:rFonts w:ascii="Times New Roman" w:hAnsi="Times New Roman"/>
                <w:color w:val="000000"/>
                <w:szCs w:val="21"/>
              </w:rPr>
              <w:t>其他非标融资</w:t>
            </w:r>
          </w:p>
        </w:tc>
        <w:tc>
          <w:tcPr>
            <w:tcW w:w="634" w:type="pct"/>
            <w:noWrap/>
            <w:vAlign w:val="bottom"/>
          </w:tcPr>
          <w:p w14:paraId="53EF5445" w14:textId="29F06323" w:rsidR="00DD2F4E" w:rsidRPr="003252E4" w:rsidRDefault="00DD2F4E" w:rsidP="00DD2F4E">
            <w:pPr>
              <w:widowControl/>
              <w:jc w:val="right"/>
              <w:textAlignment w:val="bottom"/>
              <w:rPr>
                <w:rFonts w:ascii="Times New Roman" w:hAnsi="Times New Roman"/>
                <w:color w:val="000000"/>
                <w:kern w:val="0"/>
                <w:szCs w:val="21"/>
                <w:lang w:bidi="ar"/>
              </w:rPr>
            </w:pPr>
            <w:del w:id="1297" w:author="冯佳淇" w:date="2026-08-28T09:00:00Z">
              <w:r>
                <w:rPr>
                  <w:rFonts w:ascii="Times New Roman" w:eastAsia="等线" w:hAnsi="Times New Roman"/>
                  <w:color w:val="000000"/>
                  <w:szCs w:val="21"/>
                </w:rPr>
                <w:delText>1.90</w:delText>
              </w:r>
            </w:del>
            <w:ins w:id="1298" w:author="冯佳淇" w:date="2026-08-28T09:00:00Z">
              <w:r>
                <w:rPr>
                  <w:rFonts w:ascii="Times New Roman" w:eastAsia="等线" w:hAnsi="Times New Roman"/>
                  <w:color w:val="000000"/>
                  <w:szCs w:val="21"/>
                  <w:highlight w:val="yellow"/>
                </w:rPr>
                <w:t xml:space="preserve">——</w:t>
              </w:r>
            </w:ins>
          </w:p>
        </w:tc>
        <w:tc>
          <w:tcPr>
            <w:tcW w:w="641" w:type="pct"/>
            <w:noWrap/>
            <w:vAlign w:val="bottom"/>
          </w:tcPr>
          <w:p w14:paraId="1F80CC6F" w14:textId="0617F050" w:rsidR="00DD2F4E" w:rsidRPr="003252E4" w:rsidRDefault="00DD2F4E" w:rsidP="00DD2F4E">
            <w:pPr>
              <w:widowControl/>
              <w:jc w:val="right"/>
              <w:textAlignment w:val="bottom"/>
              <w:rPr>
                <w:rFonts w:ascii="Times New Roman" w:hAnsi="Times New Roman"/>
                <w:color w:val="000000"/>
                <w:kern w:val="0"/>
                <w:szCs w:val="21"/>
                <w:lang w:bidi="ar"/>
              </w:rPr>
            </w:pPr>
            <w:del w:id="1299" w:author="冯佳淇" w:date="2026-08-28T09:00:00Z">
              <w:r>
                <w:rPr>
                  <w:rFonts w:ascii="Times New Roman" w:eastAsia="等线" w:hAnsi="Times New Roman"/>
                  <w:color w:val="000000"/>
                  <w:szCs w:val="21"/>
                </w:rPr>
                <w:delText>1.87</w:delText>
              </w:r>
            </w:del>
            <w:ins w:id="1300" w:author="冯佳淇" w:date="2026-08-28T09:00:00Z">
              <w:r>
                <w:rPr>
                  <w:rFonts w:ascii="Times New Roman" w:eastAsia="等线" w:hAnsi="Times New Roman"/>
                  <w:color w:val="000000"/>
                  <w:szCs w:val="21"/>
                  <w:highlight w:val="yellow"/>
                </w:rPr>
                <w:t xml:space="preserve">——</w:t>
              </w:r>
            </w:ins>
          </w:p>
        </w:tc>
        <w:tc>
          <w:tcPr>
            <w:tcW w:w="795" w:type="pct"/>
            <w:noWrap/>
            <w:vAlign w:val="bottom"/>
          </w:tcPr>
          <w:p w14:paraId="2B2F9159" w14:textId="27E9BF2A" w:rsidR="00DD2F4E" w:rsidRPr="003252E4" w:rsidRDefault="00DD2F4E" w:rsidP="00DD2F4E">
            <w:pPr>
              <w:widowControl/>
              <w:jc w:val="right"/>
              <w:textAlignment w:val="bottom"/>
              <w:rPr>
                <w:rFonts w:ascii="Times New Roman" w:hAnsi="Times New Roman"/>
                <w:color w:val="000000"/>
                <w:kern w:val="0"/>
                <w:szCs w:val="21"/>
                <w:lang w:bidi="ar"/>
              </w:rPr>
            </w:pPr>
            <w:del w:id="1301" w:author="冯佳淇" w:date="2026-08-28T09:00:00Z">
              <w:r w:rsidRPr="003252E4">
                <w:rPr>
                  <w:rFonts w:ascii="Times New Roman" w:eastAsia="等线" w:hAnsi="Times New Roman"/>
                  <w:color w:val="000000"/>
                  <w:szCs w:val="21"/>
                </w:rPr>
                <w:delText>4.90</w:delText>
              </w:r>
            </w:del>
            <w:ins w:id="1302" w:author="冯佳淇" w:date="2026-08-28T09:00:00Z">
              <w:r>
                <w:rPr>
                  <w:rFonts w:ascii="Times New Roman" w:eastAsia="等线" w:hAnsi="Times New Roman"/>
                  <w:color w:val="000000"/>
                  <w:szCs w:val="21"/>
                  <w:highlight w:val="yellow"/>
                </w:rPr>
                <w:t xml:space="preserve">——</w:t>
              </w:r>
            </w:ins>
          </w:p>
        </w:tc>
        <w:tc>
          <w:tcPr>
            <w:tcW w:w="575" w:type="pct"/>
            <w:noWrap/>
            <w:vAlign w:val="bottom"/>
          </w:tcPr>
          <w:p w14:paraId="5AE7C0B2" w14:textId="4D5763E8" w:rsidR="00DD2F4E" w:rsidRPr="003252E4" w:rsidRDefault="00DD2F4E" w:rsidP="00DD2F4E">
            <w:pPr>
              <w:widowControl/>
              <w:jc w:val="right"/>
              <w:textAlignment w:val="bottom"/>
              <w:rPr>
                <w:rFonts w:ascii="Times New Roman" w:hAnsi="Times New Roman"/>
                <w:color w:val="000000"/>
                <w:kern w:val="0"/>
                <w:szCs w:val="21"/>
                <w:lang w:bidi="ar"/>
              </w:rPr>
            </w:pPr>
            <w:del w:id="1303" w:author="冯佳淇" w:date="2026-08-28T09:00:00Z">
              <w:r w:rsidRPr="003252E4">
                <w:rPr>
                  <w:rFonts w:ascii="Times New Roman" w:eastAsia="等线" w:hAnsi="Times New Roman"/>
                  <w:color w:val="000000"/>
                  <w:szCs w:val="21"/>
                </w:rPr>
                <w:delText>1.95</w:delText>
              </w:r>
            </w:del>
            <w:ins w:id="1304" w:author="冯佳淇" w:date="2026-08-28T09:00:00Z">
              <w:r>
                <w:rPr>
                  <w:rFonts w:ascii="Times New Roman" w:eastAsia="等线" w:hAnsi="Times New Roman"/>
                  <w:color w:val="000000"/>
                  <w:szCs w:val="21"/>
                  <w:highlight w:val="yellow"/>
                </w:rPr>
                <w:t xml:space="preserve">——</w:t>
              </w:r>
            </w:ins>
          </w:p>
        </w:tc>
        <w:tc>
          <w:tcPr>
            <w:tcW w:w="516" w:type="pct"/>
            <w:noWrap/>
            <w:vAlign w:val="center"/>
          </w:tcPr>
          <w:p w14:paraId="07D863CE" w14:textId="784A4A9E" w:rsidR="00DD2F4E" w:rsidRPr="003252E4" w:rsidRDefault="00DD2F4E" w:rsidP="00DD2F4E">
            <w:pPr>
              <w:widowControl/>
              <w:jc w:val="right"/>
              <w:textAlignment w:val="bottom"/>
              <w:rPr>
                <w:rFonts w:ascii="Times New Roman" w:hAnsi="Times New Roman"/>
                <w:color w:val="000000"/>
                <w:kern w:val="0"/>
                <w:szCs w:val="21"/>
                <w:lang w:bidi="ar"/>
              </w:rPr>
            </w:pPr>
            <w:del w:id="1305" w:author="冯佳淇" w:date="2026-08-28T09:00:00Z">
              <w:r w:rsidRPr="003252E4">
                <w:rPr>
                  <w:rFonts w:ascii="Times New Roman" w:hAnsi="Times New Roman"/>
                  <w:color w:val="000000"/>
                  <w:kern w:val="0"/>
                  <w:szCs w:val="21"/>
                  <w:lang w:bidi="ar"/>
                </w:rPr>
                <w:delText>40.63</w:delText>
              </w:r>
            </w:del>
            <w:ins w:id="1306" w:author="冯佳淇" w:date="2026-08-28T09:00:00Z">
              <w:r>
                <w:rPr>
                  <w:rFonts w:ascii="Times New Roman" w:hAnsi="Times New Roman"/>
                  <w:color w:val="000000"/>
                  <w:kern w:val="0"/>
                  <w:szCs w:val="21"/>
                  <w:lang w:bidi="ar"/>
                  <w:highlight w:val="yellow"/>
                </w:rPr>
                <w:t xml:space="preserve">——</w:t>
              </w:r>
            </w:ins>
          </w:p>
        </w:tc>
        <w:tc>
          <w:tcPr>
            <w:tcW w:w="525" w:type="pct"/>
            <w:noWrap/>
            <w:vAlign w:val="center"/>
          </w:tcPr>
          <w:p w14:paraId="137981F9" w14:textId="688B4A97" w:rsidR="00DD2F4E" w:rsidRPr="003252E4" w:rsidRDefault="00DD2F4E" w:rsidP="00DD2F4E">
            <w:pPr>
              <w:widowControl/>
              <w:jc w:val="right"/>
              <w:textAlignment w:val="bottom"/>
              <w:rPr>
                <w:rFonts w:ascii="Times New Roman" w:hAnsi="Times New Roman"/>
                <w:color w:val="000000"/>
                <w:kern w:val="0"/>
                <w:szCs w:val="21"/>
                <w:lang w:bidi="ar"/>
              </w:rPr>
            </w:pPr>
            <w:del w:id="1307" w:author="冯佳淇" w:date="2026-08-28T09:00:00Z">
              <w:r w:rsidRPr="003252E4">
                <w:rPr>
                  <w:rFonts w:ascii="Times New Roman" w:hAnsi="Times New Roman"/>
                  <w:color w:val="000000"/>
                  <w:kern w:val="0"/>
                  <w:szCs w:val="21"/>
                  <w:lang w:bidi="ar"/>
                </w:rPr>
                <w:delText>15.29</w:delText>
              </w:r>
            </w:del>
            <w:ins w:id="1308" w:author="冯佳淇" w:date="2026-08-28T09:00:00Z">
              <w:r>
                <w:rPr>
                  <w:rFonts w:ascii="Times New Roman" w:hAnsi="Times New Roman"/>
                  <w:color w:val="000000"/>
                  <w:kern w:val="0"/>
                  <w:szCs w:val="21"/>
                  <w:lang w:bidi="ar"/>
                  <w:highlight w:val="yellow"/>
                </w:rPr>
                <w:t xml:space="preserve">——</w:t>
              </w:r>
            </w:ins>
          </w:p>
        </w:tc>
      </w:tr>
      <w:tr w:rsidR="00DD2F4E" w:rsidRPr="009337DB" w14:paraId="52499A26" w14:textId="77777777" w:rsidTr="00C8423C">
        <w:trPr>
          <w:trHeight w:val="340"/>
          <w:jc w:val="center"/>
        </w:trPr>
        <w:tc>
          <w:tcPr>
            <w:tcW w:w="1313" w:type="pct"/>
            <w:noWrap/>
            <w:vAlign w:val="center"/>
          </w:tcPr>
          <w:p w14:paraId="265CE367"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其他融资</w:t>
            </w:r>
          </w:p>
        </w:tc>
        <w:tc>
          <w:tcPr>
            <w:tcW w:w="634" w:type="pct"/>
            <w:noWrap/>
            <w:vAlign w:val="bottom"/>
          </w:tcPr>
          <w:p w14:paraId="548CB64A" w14:textId="5F6AE22F" w:rsidR="00DD2F4E" w:rsidRPr="003252E4" w:rsidRDefault="00DD2F4E" w:rsidP="00DD2F4E">
            <w:pPr>
              <w:widowControl/>
              <w:jc w:val="right"/>
              <w:textAlignment w:val="bottom"/>
              <w:rPr>
                <w:rFonts w:ascii="Times New Roman" w:hAnsi="Times New Roman"/>
                <w:b/>
                <w:bCs/>
                <w:color w:val="000000"/>
                <w:kern w:val="0"/>
                <w:szCs w:val="21"/>
                <w:lang w:bidi="ar"/>
              </w:rPr>
            </w:pPr>
            <w:del w:id="1309" w:author="冯佳淇" w:date="2026-08-28T09:00:00Z">
              <w:r>
                <w:rPr>
                  <w:rFonts w:ascii="Times New Roman" w:eastAsia="等线" w:hAnsi="Times New Roman"/>
                  <w:b/>
                  <w:bCs/>
                  <w:color w:val="000000"/>
                  <w:szCs w:val="21"/>
                </w:rPr>
                <w:delText>23.65</w:delText>
              </w:r>
            </w:del>
            <w:ins w:id="1310" w:author="冯佳淇" w:date="2026-08-28T09:00:00Z">
              <w:r>
                <w:rPr>
                  <w:rFonts w:ascii="Times New Roman" w:eastAsia="等线" w:hAnsi="Times New Roman"/>
                  <w:b/>
                  <w:bCs/>
                  <w:color w:val="000000"/>
                  <w:szCs w:val="21"/>
                  <w:highlight w:val="yellow"/>
                </w:rPr>
                <w:t xml:space="preserve">——</w:t>
              </w:r>
            </w:ins>
          </w:p>
        </w:tc>
        <w:tc>
          <w:tcPr>
            <w:tcW w:w="641" w:type="pct"/>
            <w:noWrap/>
            <w:vAlign w:val="bottom"/>
          </w:tcPr>
          <w:p w14:paraId="353A26DA" w14:textId="22741CF6" w:rsidR="00DD2F4E" w:rsidRPr="003252E4" w:rsidRDefault="00DD2F4E" w:rsidP="00DD2F4E">
            <w:pPr>
              <w:widowControl/>
              <w:jc w:val="right"/>
              <w:textAlignment w:val="bottom"/>
              <w:rPr>
                <w:rFonts w:ascii="Times New Roman" w:hAnsi="Times New Roman"/>
                <w:b/>
                <w:bCs/>
                <w:color w:val="000000"/>
                <w:kern w:val="0"/>
                <w:szCs w:val="21"/>
                <w:lang w:bidi="ar"/>
              </w:rPr>
            </w:pPr>
            <w:del w:id="1311" w:author="冯佳淇" w:date="2026-08-28T09:00:00Z">
              <w:r>
                <w:rPr>
                  <w:rFonts w:ascii="Times New Roman" w:eastAsia="等线" w:hAnsi="Times New Roman"/>
                  <w:b/>
                  <w:bCs/>
                  <w:color w:val="000000"/>
                  <w:szCs w:val="21"/>
                </w:rPr>
                <w:delText>23.24</w:delText>
              </w:r>
            </w:del>
            <w:ins w:id="1312" w:author="冯佳淇" w:date="2026-08-28T09:00:00Z">
              <w:r>
                <w:rPr>
                  <w:rFonts w:ascii="Times New Roman" w:eastAsia="等线" w:hAnsi="Times New Roman"/>
                  <w:b/>
                  <w:bCs/>
                  <w:color w:val="000000"/>
                  <w:szCs w:val="21"/>
                  <w:highlight w:val="yellow"/>
                </w:rPr>
                <w:t xml:space="preserve">——</w:t>
              </w:r>
            </w:ins>
          </w:p>
        </w:tc>
        <w:tc>
          <w:tcPr>
            <w:tcW w:w="795" w:type="pct"/>
            <w:noWrap/>
            <w:vAlign w:val="bottom"/>
          </w:tcPr>
          <w:p w14:paraId="12F1373D" w14:textId="2CA09738" w:rsidR="00DD2F4E" w:rsidRPr="003252E4" w:rsidRDefault="00DD2F4E" w:rsidP="00DD2F4E">
            <w:pPr>
              <w:widowControl/>
              <w:jc w:val="right"/>
              <w:textAlignment w:val="bottom"/>
              <w:rPr>
                <w:rFonts w:ascii="Times New Roman" w:hAnsi="Times New Roman"/>
                <w:b/>
                <w:bCs/>
                <w:color w:val="000000"/>
                <w:kern w:val="0"/>
                <w:szCs w:val="21"/>
                <w:lang w:bidi="ar"/>
              </w:rPr>
            </w:pPr>
            <w:del w:id="1313" w:author="冯佳淇" w:date="2026-08-28T09:00:00Z">
              <w:r w:rsidRPr="003252E4">
                <w:rPr>
                  <w:rFonts w:ascii="Times New Roman" w:eastAsia="等线" w:hAnsi="Times New Roman"/>
                  <w:b/>
                  <w:bCs/>
                  <w:color w:val="000000"/>
                  <w:szCs w:val="21"/>
                </w:rPr>
                <w:delText>24.77</w:delText>
              </w:r>
            </w:del>
            <w:ins w:id="1314" w:author="冯佳淇" w:date="2026-08-28T09:00:00Z">
              <w:r>
                <w:rPr>
                  <w:rFonts w:ascii="Times New Roman" w:eastAsia="等线" w:hAnsi="Times New Roman"/>
                  <w:b/>
                  <w:bCs/>
                  <w:color w:val="000000"/>
                  <w:szCs w:val="21"/>
                  <w:highlight w:val="yellow"/>
                </w:rPr>
                <w:t xml:space="preserve">——</w:t>
              </w:r>
            </w:ins>
          </w:p>
        </w:tc>
        <w:tc>
          <w:tcPr>
            <w:tcW w:w="575" w:type="pct"/>
            <w:noWrap/>
            <w:vAlign w:val="bottom"/>
          </w:tcPr>
          <w:p w14:paraId="4AE0E1EC" w14:textId="27D61450" w:rsidR="00DD2F4E" w:rsidRPr="003252E4" w:rsidRDefault="00DD2F4E" w:rsidP="00DD2F4E">
            <w:pPr>
              <w:widowControl/>
              <w:jc w:val="right"/>
              <w:textAlignment w:val="bottom"/>
              <w:rPr>
                <w:rFonts w:ascii="Times New Roman" w:hAnsi="Times New Roman"/>
                <w:b/>
                <w:bCs/>
                <w:color w:val="000000"/>
                <w:kern w:val="0"/>
                <w:szCs w:val="21"/>
                <w:lang w:bidi="ar"/>
              </w:rPr>
            </w:pPr>
            <w:del w:id="1315" w:author="冯佳淇" w:date="2026-08-28T09:00:00Z">
              <w:r w:rsidRPr="003252E4">
                <w:rPr>
                  <w:rFonts w:ascii="Times New Roman" w:eastAsia="等线" w:hAnsi="Times New Roman"/>
                  <w:b/>
                  <w:bCs/>
                  <w:color w:val="000000"/>
                  <w:szCs w:val="21"/>
                </w:rPr>
                <w:delText>9.85</w:delText>
              </w:r>
            </w:del>
            <w:ins w:id="1316" w:author="冯佳淇" w:date="2026-08-28T09:00:00Z">
              <w:r>
                <w:rPr>
                  <w:rFonts w:ascii="Times New Roman" w:eastAsia="等线" w:hAnsi="Times New Roman"/>
                  <w:b/>
                  <w:bCs/>
                  <w:color w:val="000000"/>
                  <w:szCs w:val="21"/>
                  <w:highlight w:val="yellow"/>
                </w:rPr>
                <w:t xml:space="preserve">——</w:t>
              </w:r>
            </w:ins>
          </w:p>
        </w:tc>
        <w:tc>
          <w:tcPr>
            <w:tcW w:w="516" w:type="pct"/>
            <w:noWrap/>
            <w:vAlign w:val="center"/>
          </w:tcPr>
          <w:p w14:paraId="3047EE81" w14:textId="616FCD6C" w:rsidR="00DD2F4E" w:rsidRPr="003252E4" w:rsidRDefault="00DD2F4E" w:rsidP="00DD2F4E">
            <w:pPr>
              <w:widowControl/>
              <w:jc w:val="right"/>
              <w:textAlignment w:val="bottom"/>
              <w:rPr>
                <w:rFonts w:ascii="Times New Roman" w:hAnsi="Times New Roman"/>
                <w:b/>
                <w:color w:val="000000"/>
                <w:kern w:val="0"/>
                <w:szCs w:val="21"/>
                <w:lang w:bidi="ar"/>
              </w:rPr>
            </w:pPr>
            <w:del w:id="1317" w:author="冯佳淇" w:date="2026-08-28T09:00:00Z">
              <w:r w:rsidRPr="003252E4">
                <w:rPr>
                  <w:rFonts w:ascii="Times New Roman" w:hAnsi="Times New Roman"/>
                  <w:b/>
                  <w:bCs/>
                  <w:color w:val="000000"/>
                  <w:kern w:val="0"/>
                  <w:szCs w:val="21"/>
                  <w:lang w:bidi="ar"/>
                </w:rPr>
                <w:delText>-</w:delText>
              </w:r>
            </w:del>
            <w:ins w:id="1318" w:author="冯佳淇" w:date="2026-08-28T09:00:00Z">
              <w:r>
                <w:rPr>
                  <w:rFonts w:ascii="Times New Roman" w:hAnsi="Times New Roman"/>
                  <w:b/>
                  <w:bCs/>
                  <w:color w:val="000000"/>
                  <w:kern w:val="0"/>
                  <w:szCs w:val="21"/>
                  <w:lang w:bidi="ar"/>
                  <w:highlight w:val="yellow"/>
                </w:rPr>
                <w:t xml:space="preserve">——</w:t>
              </w:r>
            </w:ins>
          </w:p>
        </w:tc>
        <w:tc>
          <w:tcPr>
            <w:tcW w:w="525" w:type="pct"/>
            <w:noWrap/>
            <w:vAlign w:val="center"/>
          </w:tcPr>
          <w:p w14:paraId="5295A78C" w14:textId="4454AA94" w:rsidR="00DD2F4E" w:rsidRPr="003252E4" w:rsidRDefault="00DD2F4E" w:rsidP="00DD2F4E">
            <w:pPr>
              <w:widowControl/>
              <w:jc w:val="right"/>
              <w:textAlignment w:val="bottom"/>
              <w:rPr>
                <w:rFonts w:ascii="Times New Roman" w:hAnsi="Times New Roman"/>
                <w:b/>
                <w:color w:val="000000"/>
                <w:kern w:val="0"/>
                <w:szCs w:val="21"/>
                <w:lang w:bidi="ar"/>
              </w:rPr>
            </w:pPr>
            <w:del w:id="1319" w:author="冯佳淇" w:date="2026-08-28T09:00:00Z">
              <w:r w:rsidRPr="003252E4">
                <w:rPr>
                  <w:rFonts w:ascii="Times New Roman" w:hAnsi="Times New Roman"/>
                  <w:b/>
                  <w:bCs/>
                  <w:color w:val="000000"/>
                  <w:kern w:val="0"/>
                  <w:szCs w:val="21"/>
                  <w:lang w:bidi="ar"/>
                </w:rPr>
                <w:delText>-</w:delText>
              </w:r>
            </w:del>
            <w:ins w:id="1320" w:author="冯佳淇" w:date="2026-08-28T09:00:00Z">
              <w:r>
                <w:rPr>
                  <w:rFonts w:ascii="Times New Roman" w:hAnsi="Times New Roman"/>
                  <w:b/>
                  <w:bCs/>
                  <w:color w:val="000000"/>
                  <w:kern w:val="0"/>
                  <w:szCs w:val="21"/>
                  <w:lang w:bidi="ar"/>
                  <w:highlight w:val="yellow"/>
                </w:rPr>
                <w:t xml:space="preserve">——</w:t>
              </w:r>
            </w:ins>
          </w:p>
        </w:tc>
      </w:tr>
      <w:tr w:rsidR="00DD2F4E" w:rsidRPr="000109A2" w14:paraId="6D238071" w14:textId="77777777" w:rsidTr="00C8423C">
        <w:trPr>
          <w:trHeight w:val="340"/>
          <w:jc w:val="center"/>
        </w:trPr>
        <w:tc>
          <w:tcPr>
            <w:tcW w:w="1313" w:type="pct"/>
            <w:noWrap/>
            <w:vAlign w:val="center"/>
          </w:tcPr>
          <w:p w14:paraId="6CAB7A0B" w14:textId="77777777" w:rsidR="00DD2F4E" w:rsidRPr="003252E4" w:rsidRDefault="00DD2F4E" w:rsidP="00DD2F4E">
            <w:pPr>
              <w:widowControl/>
              <w:jc w:val="left"/>
              <w:textAlignment w:val="center"/>
              <w:rPr>
                <w:rFonts w:ascii="Times New Roman" w:hAnsi="Times New Roman"/>
                <w:b/>
                <w:bCs/>
                <w:color w:val="000000"/>
                <w:szCs w:val="21"/>
              </w:rPr>
            </w:pPr>
            <w:r w:rsidRPr="003252E4">
              <w:rPr>
                <w:rFonts w:ascii="Times New Roman" w:hAnsi="Times New Roman"/>
                <w:b/>
                <w:bCs/>
                <w:color w:val="000000"/>
                <w:szCs w:val="21"/>
                <w:lang w:bidi="ar"/>
              </w:rPr>
              <w:t>合计</w:t>
            </w:r>
          </w:p>
        </w:tc>
        <w:tc>
          <w:tcPr>
            <w:tcW w:w="634" w:type="pct"/>
            <w:noWrap/>
            <w:vAlign w:val="bottom"/>
          </w:tcPr>
          <w:p w14:paraId="0975FAD3" w14:textId="5B87D4D2" w:rsidR="00DD2F4E" w:rsidRPr="003252E4" w:rsidRDefault="00DD2F4E" w:rsidP="00DD2F4E">
            <w:pPr>
              <w:widowControl/>
              <w:jc w:val="right"/>
              <w:textAlignment w:val="bottom"/>
              <w:rPr>
                <w:rFonts w:ascii="Times New Roman" w:hAnsi="Times New Roman"/>
                <w:b/>
                <w:bCs/>
                <w:color w:val="000000"/>
                <w:kern w:val="0"/>
                <w:szCs w:val="21"/>
                <w:lang w:bidi="ar"/>
              </w:rPr>
            </w:pPr>
            <w:del w:id="1321" w:author="冯佳淇" w:date="2026-08-28T09:00:00Z">
              <w:r>
                <w:rPr>
                  <w:rFonts w:ascii="Times New Roman" w:eastAsia="等线" w:hAnsi="Times New Roman"/>
                  <w:b/>
                  <w:bCs/>
                  <w:color w:val="000000"/>
                  <w:szCs w:val="21"/>
                </w:rPr>
                <w:delText>101.78</w:delText>
              </w:r>
            </w:del>
            <w:ins w:id="1322" w:author="冯佳淇" w:date="2026-08-28T09:00:00Z">
              <w:r>
                <w:rPr>
                  <w:rFonts w:ascii="Times New Roman" w:eastAsia="等线" w:hAnsi="Times New Roman"/>
                  <w:b/>
                  <w:bCs/>
                  <w:color w:val="000000"/>
                  <w:szCs w:val="21"/>
                </w:rPr>
                <w:t xml:space="preserve">118.15</w:t>
              </w:r>
            </w:ins>
          </w:p>
        </w:tc>
        <w:tc>
          <w:tcPr>
            <w:tcW w:w="641" w:type="pct"/>
            <w:noWrap/>
            <w:vAlign w:val="bottom"/>
          </w:tcPr>
          <w:p w14:paraId="0E2429D3" w14:textId="04FC52C3" w:rsidR="00DD2F4E" w:rsidRPr="003252E4" w:rsidRDefault="00DD2F4E" w:rsidP="00DD2F4E">
            <w:pPr>
              <w:widowControl/>
              <w:jc w:val="right"/>
              <w:textAlignment w:val="bottom"/>
              <w:rPr>
                <w:rFonts w:ascii="Times New Roman" w:hAnsi="Times New Roman"/>
                <w:b/>
                <w:bCs/>
                <w:color w:val="000000"/>
                <w:kern w:val="0"/>
                <w:szCs w:val="21"/>
                <w:lang w:bidi="ar"/>
              </w:rPr>
            </w:pPr>
            <w:del w:id="1323" w:author="冯佳淇" w:date="2026-08-28T09:00:00Z">
              <w:r>
                <w:rPr>
                  <w:rFonts w:ascii="Times New Roman" w:eastAsia="等线" w:hAnsi="Times New Roman"/>
                  <w:b/>
                  <w:bCs/>
                  <w:color w:val="000000"/>
                  <w:szCs w:val="21"/>
                </w:rPr>
                <w:delText>100.00</w:delText>
              </w:r>
            </w:del>
            <w:ins w:id="1324" w:author="冯佳淇" w:date="2026-08-28T09:00:00Z">
              <w:r>
                <w:rPr>
                  <w:rFonts w:ascii="Times New Roman" w:eastAsia="等线" w:hAnsi="Times New Roman"/>
                  <w:b/>
                  <w:bCs/>
                  <w:color w:val="000000"/>
                  <w:szCs w:val="21"/>
                </w:rPr>
                <w:t xml:space="preserve">50.93</w:t>
              </w:r>
            </w:ins>
          </w:p>
        </w:tc>
        <w:tc>
          <w:tcPr>
            <w:tcW w:w="795" w:type="pct"/>
            <w:noWrap/>
            <w:vAlign w:val="bottom"/>
          </w:tcPr>
          <w:p w14:paraId="1C654DD5" w14:textId="62B622E2" w:rsidR="00DD2F4E" w:rsidRPr="003252E4" w:rsidRDefault="00DD2F4E" w:rsidP="00DD2F4E">
            <w:pPr>
              <w:widowControl/>
              <w:jc w:val="right"/>
              <w:textAlignment w:val="bottom"/>
              <w:rPr>
                <w:rFonts w:ascii="Times New Roman" w:hAnsi="Times New Roman"/>
                <w:b/>
                <w:bCs/>
                <w:color w:val="000000"/>
                <w:kern w:val="0"/>
                <w:szCs w:val="21"/>
                <w:lang w:bidi="ar"/>
              </w:rPr>
            </w:pPr>
            <w:del w:id="1325" w:author="冯佳淇" w:date="2026-08-28T09:00:00Z">
              <w:r w:rsidRPr="003252E4">
                <w:rPr>
                  <w:rFonts w:ascii="Times New Roman" w:eastAsia="等线" w:hAnsi="Times New Roman"/>
                  <w:b/>
                  <w:bCs/>
                  <w:color w:val="000000"/>
                  <w:szCs w:val="21"/>
                </w:rPr>
                <w:delText>251.47</w:delText>
              </w:r>
            </w:del>
            <w:ins w:id="1326" w:author="冯佳淇" w:date="2026-08-28T09:00:00Z">
              <w:r>
                <w:rPr>
                  <w:rFonts w:ascii="Times New Roman" w:eastAsia="等线" w:hAnsi="Times New Roman"/>
                  <w:b/>
                  <w:bCs/>
                  <w:color w:val="000000"/>
                  <w:szCs w:val="21"/>
                </w:rPr>
                <w:t xml:space="preserve">231.99</w:t>
              </w:r>
            </w:ins>
          </w:p>
        </w:tc>
        <w:tc>
          <w:tcPr>
            <w:tcW w:w="575" w:type="pct"/>
            <w:noWrap/>
            <w:vAlign w:val="bottom"/>
          </w:tcPr>
          <w:p w14:paraId="7567B779" w14:textId="40CA1816" w:rsidR="00DD2F4E" w:rsidRPr="003252E4" w:rsidRDefault="00DD2F4E" w:rsidP="00DD2F4E">
            <w:pPr>
              <w:widowControl/>
              <w:jc w:val="right"/>
              <w:textAlignment w:val="bottom"/>
              <w:rPr>
                <w:rFonts w:ascii="Times New Roman" w:hAnsi="Times New Roman"/>
                <w:b/>
                <w:bCs/>
                <w:color w:val="000000"/>
                <w:kern w:val="0"/>
                <w:szCs w:val="21"/>
                <w:lang w:bidi="ar"/>
              </w:rPr>
            </w:pPr>
            <w:r w:rsidRPr="003252E4">
              <w:rPr>
                <w:rFonts w:ascii="Times New Roman" w:eastAsia="等线" w:hAnsi="Times New Roman"/>
                <w:b/>
                <w:bCs/>
                <w:color w:val="000000"/>
                <w:szCs w:val="21"/>
              </w:rPr>
              <w:t>100.00</w:t>
            </w:r>
          </w:p>
        </w:tc>
        <w:tc>
          <w:tcPr>
            <w:tcW w:w="516" w:type="pct"/>
            <w:noWrap/>
            <w:vAlign w:val="center"/>
          </w:tcPr>
          <w:p w14:paraId="26F687A8" w14:textId="2A2A96BB" w:rsidR="00DD2F4E" w:rsidRPr="003252E4" w:rsidRDefault="00DD2F4E" w:rsidP="00DD2F4E">
            <w:pPr>
              <w:widowControl/>
              <w:jc w:val="right"/>
              <w:textAlignment w:val="bottom"/>
              <w:rPr>
                <w:rFonts w:ascii="Times New Roman" w:hAnsi="Times New Roman"/>
                <w:b/>
                <w:color w:val="000000"/>
                <w:kern w:val="0"/>
                <w:szCs w:val="21"/>
                <w:lang w:bidi="ar"/>
              </w:rPr>
            </w:pPr>
            <w:del w:id="1327" w:author="冯佳淇" w:date="2026-08-28T09:00:00Z">
              <w:r w:rsidRPr="003252E4">
                <w:rPr>
                  <w:rFonts w:ascii="Times New Roman" w:hAnsi="Times New Roman"/>
                  <w:b/>
                  <w:bCs/>
                  <w:color w:val="000000"/>
                  <w:kern w:val="0"/>
                  <w:szCs w:val="21"/>
                  <w:lang w:bidi="ar"/>
                </w:rPr>
                <w:delText>265.78</w:delText>
              </w:r>
            </w:del>
            <w:ins w:id="1328" w:author="冯佳淇" w:date="2026-08-28T09:00:00Z">
              <w:r>
                <w:rPr>
                  <w:rFonts w:ascii="Times New Roman" w:hAnsi="Times New Roman"/>
                  <w:b/>
                  <w:bCs/>
                  <w:color w:val="000000"/>
                  <w:kern w:val="0"/>
                  <w:szCs w:val="21"/>
                  <w:lang w:bidi="ar"/>
                </w:rPr>
                <w:t xml:space="preserve">246.20</w:t>
              </w:r>
            </w:ins>
          </w:p>
        </w:tc>
        <w:tc>
          <w:tcPr>
            <w:tcW w:w="525" w:type="pct"/>
            <w:noWrap/>
            <w:vAlign w:val="center"/>
          </w:tcPr>
          <w:p w14:paraId="5ABF04AE" w14:textId="7B99BCA8" w:rsidR="00DD2F4E" w:rsidRPr="003252E4" w:rsidRDefault="00DD2F4E" w:rsidP="00DD2F4E">
            <w:pPr>
              <w:widowControl/>
              <w:jc w:val="right"/>
              <w:textAlignment w:val="bottom"/>
              <w:rPr>
                <w:rFonts w:ascii="Times New Roman" w:hAnsi="Times New Roman"/>
                <w:b/>
                <w:color w:val="000000"/>
                <w:kern w:val="0"/>
                <w:szCs w:val="21"/>
                <w:lang w:bidi="ar"/>
              </w:rPr>
            </w:pPr>
            <w:r w:rsidRPr="003252E4">
              <w:rPr>
                <w:rFonts w:ascii="Times New Roman" w:hAnsi="Times New Roman"/>
                <w:b/>
                <w:bCs/>
                <w:color w:val="000000"/>
                <w:kern w:val="0"/>
                <w:szCs w:val="21"/>
                <w:lang w:bidi="ar"/>
              </w:rPr>
              <w:t>100.00</w:t>
            </w:r>
          </w:p>
        </w:tc>
      </w:tr>
    </w:tbl>
    <w:bookmarkEnd w:id="0"/>
    <w:p w14:paraId="12F225A9" w14:textId="38C573BB"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发行人银行授信情况</w:t>
      </w:r>
    </w:p>
    <w:p w14:paraId="7474DD5D" w14:textId="5378B2F8" w:rsidR="000109A2" w:rsidRPr="00542BA5" w:rsidRDefault="000109A2" w:rsidP="000109A2">
      <w:pPr>
        <w:spacing w:after="160" w:line="460" w:lineRule="exact"/>
        <w:ind w:firstLineChars="200" w:firstLine="480"/>
        <w:rPr>
          <w:rFonts w:ascii="Times New Roman" w:hAnsi="Times New Roman"/>
          <w:sz w:val="24"/>
        </w:rPr>
      </w:pPr>
      <w:del w:id="1023" w:author="冯佳淇" w:date="2026-08-28T09:00:00Z">
        <w:bookmarkStart w:id="3" w:name="_Hlk185517720"/>
        <w:bookmarkStart w:id="4" w:name="_Hlk173158132"/>
        <w:bookmarkStart w:id="5" w:name="_Hlk80702555"/>
        <w:r w:rsidRPr="00542BA5">
          <w:rPr>
            <w:rFonts w:ascii="Times New Roman" w:hAnsi="Times New Roman"/>
            <w:sz w:val="24"/>
          </w:rPr>
          <w:delText>发行人资信情况良好，与银行等金融机构一直保持长期合作关系。</w:delText>
        </w:r>
        <w:bookmarkStart w:id="6" w:name="_Hlk187848336"/>
        <w:r w:rsidRPr="00542BA5">
          <w:rPr>
            <w:rFonts w:ascii="Times New Roman" w:hAnsi="Times New Roman"/>
            <w:sz w:val="24"/>
          </w:rPr>
          <w:delText>截至</w:delText>
        </w:r>
        <w:r w:rsidRPr="00542BA5">
          <w:rPr>
            <w:rFonts w:ascii="Times New Roman" w:hAnsi="Times New Roman"/>
            <w:sz w:val="24"/>
          </w:rPr>
          <w:delText>202</w:delText>
        </w:r>
        <w:r w:rsidR="004606C9" w:rsidRPr="00542BA5">
          <w:rPr>
            <w:rFonts w:ascii="Times New Roman" w:hAnsi="Times New Roman"/>
            <w:sz w:val="24"/>
          </w:rPr>
          <w:delText>5</w:delText>
        </w:r>
        <w:r w:rsidRPr="00542BA5">
          <w:rPr>
            <w:rFonts w:ascii="Times New Roman" w:hAnsi="Times New Roman"/>
            <w:sz w:val="24"/>
          </w:rPr>
          <w:delText>年末，</w:delText>
        </w:r>
        <w:bookmarkStart w:id="7" w:name="_Hlk187324761"/>
        <w:r w:rsidRPr="00542BA5">
          <w:rPr>
            <w:rFonts w:ascii="Times New Roman" w:hAnsi="Times New Roman"/>
            <w:sz w:val="24"/>
          </w:rPr>
          <w:delText>发行人在各金融机构的授信额度总额为</w:delText>
        </w:r>
        <w:r w:rsidR="00542BA5" w:rsidRPr="00542BA5">
          <w:rPr>
            <w:rFonts w:ascii="Times New Roman" w:hAnsi="Times New Roman"/>
            <w:sz w:val="24"/>
          </w:rPr>
          <w:delText>622,700.00</w:delText>
        </w:r>
        <w:r w:rsidRPr="00542BA5">
          <w:rPr>
            <w:rFonts w:ascii="Times New Roman" w:hAnsi="Times New Roman"/>
            <w:sz w:val="24"/>
          </w:rPr>
          <w:delText>万元，其中已使用额度为</w:delText>
        </w:r>
        <w:r w:rsidR="00542BA5" w:rsidRPr="00542BA5">
          <w:rPr>
            <w:rFonts w:ascii="Times New Roman" w:hAnsi="Times New Roman"/>
            <w:sz w:val="24"/>
          </w:rPr>
          <w:delText>355,661.66</w:delText>
        </w:r>
        <w:r w:rsidRPr="00542BA5">
          <w:rPr>
            <w:rFonts w:ascii="Times New Roman" w:hAnsi="Times New Roman"/>
            <w:sz w:val="24"/>
          </w:rPr>
          <w:delText>万元，剩余授信余额为</w:delText>
        </w:r>
        <w:r w:rsidR="00542BA5" w:rsidRPr="00542BA5">
          <w:rPr>
            <w:rFonts w:ascii="Times New Roman" w:hAnsi="Times New Roman"/>
            <w:sz w:val="24"/>
          </w:rPr>
          <w:delText>267,038.34</w:delText>
        </w:r>
        <w:r w:rsidRPr="00542BA5">
          <w:rPr>
            <w:rFonts w:ascii="Times New Roman" w:hAnsi="Times New Roman"/>
            <w:sz w:val="24"/>
          </w:rPr>
          <w:delText>万元</w:delText>
        </w:r>
        <w:bookmarkEnd w:id="6"/>
        <w:r w:rsidRPr="00542BA5">
          <w:rPr>
            <w:rFonts w:ascii="Times New Roman" w:hAnsi="Times New Roman"/>
            <w:sz w:val="24"/>
          </w:rPr>
          <w:delText>，发行人银行授</w:delText>
        </w:r>
        <w:proofErr w:type="gramStart"/>
        <w:r w:rsidRPr="00542BA5">
          <w:rPr>
            <w:rFonts w:ascii="Times New Roman" w:hAnsi="Times New Roman"/>
            <w:sz w:val="24"/>
          </w:rPr>
          <w:delText>信情况</w:delText>
        </w:r>
        <w:proofErr w:type="gramEnd"/>
        <w:r w:rsidRPr="00542BA5">
          <w:rPr>
            <w:rFonts w:ascii="Times New Roman" w:hAnsi="Times New Roman"/>
            <w:sz w:val="24"/>
          </w:rPr>
          <w:delText>具体如下：</w:delText>
        </w:r>
      </w:del>
      <w:ins w:id="1024" w:author="冯佳淇" w:date="2026-08-28T09:00:00Z">
        <w:r>
          <w:rPr>
            <w:rFonts w:ascii="Times New Roman" w:hAnsi="Times New Roman"/>
            <w:sz w:val="24"/>
          </w:rPr>
          <w:t xml:space="preserve">发行人资信情况良好，与银行等金融机构一直保持长期合作关系。截至2026年6月末，发行人在各金融机构的授信额度总额为</w:t>
        </w:r>
        <w:r>
          <w:rPr>
            <w:rFonts w:ascii="Times New Roman" w:hAnsi="Times New Roman"/>
            <w:sz w:val="24"/>
            <w:highlight w:val="yellow"/>
          </w:rPr>
          <w:t xml:space="preserve">——</w:t>
        </w:r>
        <w:r>
          <w:rPr>
            <w:rFonts w:ascii="Times New Roman" w:hAnsi="Times New Roman"/>
            <w:sz w:val="24"/>
          </w:rPr>
          <w:t xml:space="preserve">万元，其中已使用额度为</w:t>
        </w:r>
        <w:r>
          <w:rPr>
            <w:rFonts w:ascii="Times New Roman" w:hAnsi="Times New Roman"/>
            <w:sz w:val="24"/>
            <w:highlight w:val="yellow"/>
          </w:rPr>
          <w:t xml:space="preserve">——</w:t>
        </w:r>
        <w:r>
          <w:rPr>
            <w:rFonts w:ascii="Times New Roman" w:hAnsi="Times New Roman"/>
            <w:sz w:val="24"/>
          </w:rPr>
          <w:t xml:space="preserve">万元，剩余授信余额为</w:t>
        </w:r>
        <w:r>
          <w:rPr>
            <w:rFonts w:ascii="Times New Roman" w:hAnsi="Times New Roman"/>
            <w:sz w:val="24"/>
            <w:highlight w:val="yellow"/>
          </w:rPr>
          <w:t xml:space="preserve">——</w:t>
        </w:r>
        <w:r>
          <w:rPr>
            <w:rFonts w:ascii="Times New Roman" w:hAnsi="Times New Roman"/>
            <w:sz w:val="24"/>
          </w:rPr>
          <w:t xml:space="preserve">万元。截至2025年末，发行人银行授信情况具体如下：</w:t>
        </w:r>
      </w:ins>
    </w:p>
    <w:p w14:paraId="425D1EFD" w14:textId="77777777" w:rsidR="000109A2" w:rsidRPr="00542BA5" w:rsidRDefault="000109A2" w:rsidP="000109A2">
      <w:pPr>
        <w:widowControl/>
        <w:spacing w:before="180" w:after="160"/>
        <w:jc w:val="right"/>
        <w:rPr>
          <w:rFonts w:ascii="Times New Roman" w:hAnsi="Times New Roman" w:cs="Arial"/>
          <w:color w:val="000000"/>
          <w:kern w:val="0"/>
          <w:szCs w:val="22"/>
        </w:rPr>
      </w:pPr>
      <w:r w:rsidRPr="00542BA5">
        <w:rPr>
          <w:rFonts w:ascii="Times New Roman" w:hAnsi="Times New Roman" w:cs="Arial"/>
          <w:color w:val="000000"/>
          <w:kern w:val="0"/>
          <w:szCs w:val="22"/>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2"/>
        <w:gridCol w:w="1920"/>
        <w:gridCol w:w="1439"/>
        <w:gridCol w:w="1495"/>
      </w:tblGrid>
      <w:tr w:rsidR="000109A2" w:rsidRPr="00542BA5" w14:paraId="19DCD2B2" w14:textId="77777777" w:rsidTr="000109A2">
        <w:trPr>
          <w:trHeight w:val="340"/>
          <w:tblHeader/>
          <w:jc w:val="center"/>
        </w:trPr>
        <w:tc>
          <w:tcPr>
            <w:tcW w:w="2074" w:type="pct"/>
            <w:vAlign w:val="center"/>
          </w:tcPr>
          <w:p w14:paraId="097AA076" w14:textId="77777777" w:rsidR="000109A2" w:rsidRPr="00542BA5" w:rsidRDefault="000109A2" w:rsidP="000109A2">
            <w:pPr>
              <w:widowControl/>
              <w:jc w:val="center"/>
              <w:rPr>
                <w:rFonts w:ascii="Times New Roman" w:hAnsi="Times New Roman"/>
                <w:b/>
                <w:bCs/>
                <w:color w:val="000000"/>
                <w:kern w:val="0"/>
                <w:szCs w:val="21"/>
              </w:rPr>
            </w:pPr>
            <w:bookmarkStart w:id="8" w:name="_Hlk187848347"/>
            <w:r w:rsidRPr="00542BA5">
              <w:rPr>
                <w:rFonts w:ascii="Times New Roman" w:hAnsi="Times New Roman"/>
                <w:b/>
                <w:bCs/>
                <w:color w:val="000000"/>
                <w:kern w:val="0"/>
                <w:szCs w:val="21"/>
              </w:rPr>
              <w:t>授信银行</w:t>
            </w:r>
          </w:p>
        </w:tc>
        <w:tc>
          <w:tcPr>
            <w:tcW w:w="1157" w:type="pct"/>
            <w:vAlign w:val="center"/>
          </w:tcPr>
          <w:p w14:paraId="406A8C75"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授信额度</w:t>
            </w:r>
          </w:p>
        </w:tc>
        <w:tc>
          <w:tcPr>
            <w:tcW w:w="867" w:type="pct"/>
            <w:vAlign w:val="center"/>
          </w:tcPr>
          <w:p w14:paraId="529B4A2E"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已使用额度</w:t>
            </w:r>
          </w:p>
        </w:tc>
        <w:tc>
          <w:tcPr>
            <w:tcW w:w="901" w:type="pct"/>
            <w:vAlign w:val="center"/>
          </w:tcPr>
          <w:p w14:paraId="2A79B335" w14:textId="77777777" w:rsidR="000109A2" w:rsidRPr="00542BA5" w:rsidRDefault="000109A2" w:rsidP="000109A2">
            <w:pPr>
              <w:widowControl/>
              <w:jc w:val="center"/>
              <w:rPr>
                <w:rFonts w:ascii="Times New Roman" w:hAnsi="Times New Roman"/>
                <w:b/>
                <w:bCs/>
                <w:color w:val="000000"/>
                <w:kern w:val="0"/>
                <w:szCs w:val="21"/>
              </w:rPr>
            </w:pPr>
            <w:r w:rsidRPr="00542BA5">
              <w:rPr>
                <w:rFonts w:ascii="Times New Roman" w:hAnsi="Times New Roman"/>
                <w:b/>
                <w:bCs/>
                <w:color w:val="000000"/>
                <w:kern w:val="0"/>
                <w:szCs w:val="21"/>
              </w:rPr>
              <w:t>授信余额</w:t>
            </w:r>
          </w:p>
        </w:tc>
      </w:tr>
      <w:tr w:rsidR="00542BA5" w:rsidRPr="00542BA5" w14:paraId="20962C7A" w14:textId="77777777" w:rsidTr="00A3030A">
        <w:trPr>
          <w:trHeight w:val="340"/>
          <w:jc w:val="center"/>
        </w:trPr>
        <w:tc>
          <w:tcPr>
            <w:tcW w:w="2074" w:type="pct"/>
            <w:vAlign w:val="center"/>
          </w:tcPr>
          <w:p w14:paraId="478BB35B" w14:textId="2F2FC5A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恒丰银行</w:t>
            </w:r>
            <w:r w:rsidRPr="00542BA5">
              <w:rPr>
                <w:rFonts w:ascii="Times New Roman" w:hAnsi="Times New Roman"/>
                <w:szCs w:val="21"/>
              </w:rPr>
              <w:t>(</w:t>
            </w:r>
            <w:r w:rsidRPr="00542BA5">
              <w:rPr>
                <w:rFonts w:ascii="Times New Roman" w:hAnsi="Times New Roman"/>
                <w:szCs w:val="21"/>
              </w:rPr>
              <w:t>惠丰）</w:t>
            </w:r>
          </w:p>
        </w:tc>
        <w:tc>
          <w:tcPr>
            <w:tcW w:w="1157" w:type="pct"/>
          </w:tcPr>
          <w:p w14:paraId="556C88D8" w14:textId="145D7F5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50,000.00</w:t>
            </w:r>
          </w:p>
        </w:tc>
        <w:tc>
          <w:tcPr>
            <w:tcW w:w="867" w:type="pct"/>
          </w:tcPr>
          <w:p w14:paraId="3FCA97B1" w14:textId="05ACD07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31,100.00</w:t>
            </w:r>
          </w:p>
        </w:tc>
        <w:tc>
          <w:tcPr>
            <w:tcW w:w="901" w:type="pct"/>
          </w:tcPr>
          <w:p w14:paraId="5A2A373E" w14:textId="3A608A6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18,900.00</w:t>
            </w:r>
          </w:p>
        </w:tc>
      </w:tr>
      <w:tr w:rsidR="00542BA5" w:rsidRPr="00542BA5" w14:paraId="337D06BB" w14:textId="77777777" w:rsidTr="00A3030A">
        <w:trPr>
          <w:trHeight w:val="340"/>
          <w:jc w:val="center"/>
        </w:trPr>
        <w:tc>
          <w:tcPr>
            <w:tcW w:w="2074" w:type="pct"/>
            <w:vAlign w:val="center"/>
          </w:tcPr>
          <w:p w14:paraId="3C350DD3" w14:textId="6E07D7AC"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恒丰银行</w:t>
            </w:r>
          </w:p>
        </w:tc>
        <w:tc>
          <w:tcPr>
            <w:tcW w:w="1157" w:type="pct"/>
          </w:tcPr>
          <w:p w14:paraId="5A6038C2" w14:textId="23134FCD"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16,000.00</w:t>
            </w:r>
          </w:p>
        </w:tc>
        <w:tc>
          <w:tcPr>
            <w:tcW w:w="867" w:type="pct"/>
          </w:tcPr>
          <w:p w14:paraId="386E53E7" w14:textId="2BCA7A1E"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15,040.00</w:t>
            </w:r>
          </w:p>
        </w:tc>
        <w:tc>
          <w:tcPr>
            <w:tcW w:w="901" w:type="pct"/>
          </w:tcPr>
          <w:p w14:paraId="7B958E32" w14:textId="67022CCC"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960.00</w:t>
            </w:r>
          </w:p>
        </w:tc>
      </w:tr>
      <w:tr w:rsidR="00542BA5" w:rsidRPr="00542BA5" w14:paraId="26EE1E6D" w14:textId="77777777" w:rsidTr="00A3030A">
        <w:trPr>
          <w:trHeight w:val="340"/>
          <w:jc w:val="center"/>
        </w:trPr>
        <w:tc>
          <w:tcPr>
            <w:tcW w:w="2074" w:type="pct"/>
            <w:vAlign w:val="center"/>
          </w:tcPr>
          <w:p w14:paraId="5E78036E" w14:textId="274373C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光大银行</w:t>
            </w:r>
          </w:p>
        </w:tc>
        <w:tc>
          <w:tcPr>
            <w:tcW w:w="1157" w:type="pct"/>
          </w:tcPr>
          <w:p w14:paraId="3D288873" w14:textId="3D1A8F2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10,000.00</w:t>
            </w:r>
          </w:p>
        </w:tc>
        <w:tc>
          <w:tcPr>
            <w:tcW w:w="867" w:type="pct"/>
          </w:tcPr>
          <w:p w14:paraId="5707766C" w14:textId="7EF8C0A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9,000.00</w:t>
            </w:r>
          </w:p>
        </w:tc>
        <w:tc>
          <w:tcPr>
            <w:tcW w:w="901" w:type="pct"/>
          </w:tcPr>
          <w:p w14:paraId="5456F47C" w14:textId="3275BBD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r>
      <w:tr w:rsidR="00542BA5" w:rsidRPr="00542BA5" w14:paraId="447064C0" w14:textId="77777777" w:rsidTr="00A3030A">
        <w:trPr>
          <w:trHeight w:val="340"/>
          <w:jc w:val="center"/>
        </w:trPr>
        <w:tc>
          <w:tcPr>
            <w:tcW w:w="2074" w:type="pct"/>
            <w:vAlign w:val="center"/>
          </w:tcPr>
          <w:p w14:paraId="18120C39" w14:textId="658B5B9D"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光大银行（惠丰）</w:t>
            </w:r>
          </w:p>
        </w:tc>
        <w:tc>
          <w:tcPr>
            <w:tcW w:w="1157" w:type="pct"/>
          </w:tcPr>
          <w:p w14:paraId="076BAB45" w14:textId="2A58651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100,000.00</w:t>
            </w:r>
          </w:p>
        </w:tc>
        <w:tc>
          <w:tcPr>
            <w:tcW w:w="867" w:type="pct"/>
          </w:tcPr>
          <w:p w14:paraId="48963142" w14:textId="2B5F2D2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18,950.00</w:t>
            </w:r>
          </w:p>
        </w:tc>
        <w:tc>
          <w:tcPr>
            <w:tcW w:w="901" w:type="pct"/>
          </w:tcPr>
          <w:p w14:paraId="44EC9DD9" w14:textId="3A1DE50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81,050.00</w:t>
            </w:r>
          </w:p>
        </w:tc>
      </w:tr>
      <w:tr w:rsidR="00542BA5" w:rsidRPr="00542BA5" w14:paraId="60E4EDD5" w14:textId="77777777" w:rsidTr="00A3030A">
        <w:trPr>
          <w:trHeight w:val="340"/>
          <w:jc w:val="center"/>
        </w:trPr>
        <w:tc>
          <w:tcPr>
            <w:tcW w:w="2074" w:type="pct"/>
            <w:vAlign w:val="center"/>
          </w:tcPr>
          <w:p w14:paraId="26D5E834" w14:textId="71C4B184"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济宁银行（惠丰）</w:t>
            </w:r>
          </w:p>
        </w:tc>
        <w:tc>
          <w:tcPr>
            <w:tcW w:w="1157" w:type="pct"/>
          </w:tcPr>
          <w:p w14:paraId="7739CD2F" w14:textId="6AEA2E79"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65,000.00</w:t>
            </w:r>
          </w:p>
        </w:tc>
        <w:tc>
          <w:tcPr>
            <w:tcW w:w="867" w:type="pct"/>
          </w:tcPr>
          <w:p w14:paraId="7F816A0C" w14:textId="3CA9E9FC"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13,500.00</w:t>
            </w:r>
          </w:p>
        </w:tc>
        <w:tc>
          <w:tcPr>
            <w:tcW w:w="901" w:type="pct"/>
          </w:tcPr>
          <w:p w14:paraId="22CE56CE" w14:textId="6AF72D97"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51,500.00</w:t>
            </w:r>
          </w:p>
        </w:tc>
      </w:tr>
      <w:tr w:rsidR="00542BA5" w:rsidRPr="00542BA5" w14:paraId="6DEE8834" w14:textId="77777777" w:rsidTr="00A3030A">
        <w:trPr>
          <w:trHeight w:val="340"/>
          <w:jc w:val="center"/>
        </w:trPr>
        <w:tc>
          <w:tcPr>
            <w:tcW w:w="2074" w:type="pct"/>
            <w:vAlign w:val="center"/>
          </w:tcPr>
          <w:p w14:paraId="4984EBC8" w14:textId="11B62F40"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w:t>
            </w:r>
          </w:p>
        </w:tc>
        <w:tc>
          <w:tcPr>
            <w:tcW w:w="1157" w:type="pct"/>
          </w:tcPr>
          <w:p w14:paraId="0B56249C" w14:textId="48636EF6" w:rsidR="00542BA5" w:rsidRPr="00542BA5" w:rsidRDefault="00542BA5" w:rsidP="00542BA5">
            <w:pPr>
              <w:widowControl/>
              <w:jc w:val="right"/>
              <w:textAlignment w:val="bottom"/>
              <w:rPr>
                <w:rFonts w:ascii="Times New Roman" w:hAnsi="Times New Roman"/>
                <w:color w:val="000000"/>
                <w:kern w:val="0"/>
                <w:szCs w:val="21"/>
              </w:rPr>
            </w:pPr>
            <w:r w:rsidRPr="00542BA5">
              <w:rPr>
                <w:rFonts w:ascii="Times New Roman" w:hAnsi="Times New Roman"/>
                <w:szCs w:val="21"/>
              </w:rPr>
              <w:t>38,600.00</w:t>
            </w:r>
          </w:p>
        </w:tc>
        <w:tc>
          <w:tcPr>
            <w:tcW w:w="867" w:type="pct"/>
          </w:tcPr>
          <w:p w14:paraId="02C73D0F" w14:textId="2FE8A12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20,733.16</w:t>
            </w:r>
          </w:p>
        </w:tc>
        <w:tc>
          <w:tcPr>
            <w:tcW w:w="901" w:type="pct"/>
          </w:tcPr>
          <w:p w14:paraId="307E0765" w14:textId="3719DF9C"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17,866.84</w:t>
            </w:r>
          </w:p>
        </w:tc>
      </w:tr>
      <w:tr w:rsidR="00542BA5" w:rsidRPr="00542BA5" w14:paraId="6880F8A5" w14:textId="77777777" w:rsidTr="00A3030A">
        <w:trPr>
          <w:trHeight w:val="340"/>
          <w:jc w:val="center"/>
        </w:trPr>
        <w:tc>
          <w:tcPr>
            <w:tcW w:w="2074" w:type="pct"/>
            <w:vAlign w:val="center"/>
          </w:tcPr>
          <w:p w14:paraId="72EC33EA" w14:textId="2ECBFFCF"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济宁银行（齐鲁）</w:t>
            </w:r>
          </w:p>
        </w:tc>
        <w:tc>
          <w:tcPr>
            <w:tcW w:w="1157" w:type="pct"/>
          </w:tcPr>
          <w:p w14:paraId="6A90901E" w14:textId="13B954B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2,000.00</w:t>
            </w:r>
          </w:p>
        </w:tc>
        <w:tc>
          <w:tcPr>
            <w:tcW w:w="867" w:type="pct"/>
          </w:tcPr>
          <w:p w14:paraId="46F5AF55" w14:textId="5F1570B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950.00</w:t>
            </w:r>
          </w:p>
        </w:tc>
        <w:tc>
          <w:tcPr>
            <w:tcW w:w="901" w:type="pct"/>
          </w:tcPr>
          <w:p w14:paraId="5A5420F3" w14:textId="726C062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1,050.00</w:t>
            </w:r>
          </w:p>
        </w:tc>
      </w:tr>
      <w:tr w:rsidR="00542BA5" w:rsidRPr="00542BA5" w14:paraId="6C0CC924" w14:textId="77777777" w:rsidTr="00A3030A">
        <w:trPr>
          <w:trHeight w:val="340"/>
          <w:jc w:val="center"/>
        </w:trPr>
        <w:tc>
          <w:tcPr>
            <w:tcW w:w="2074" w:type="pct"/>
            <w:vAlign w:val="center"/>
          </w:tcPr>
          <w:p w14:paraId="36CFC123" w14:textId="1065DD19"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农行（惠丰）</w:t>
            </w:r>
          </w:p>
        </w:tc>
        <w:tc>
          <w:tcPr>
            <w:tcW w:w="1157" w:type="pct"/>
          </w:tcPr>
          <w:p w14:paraId="5B312478" w14:textId="5EB83EA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30,000.00</w:t>
            </w:r>
          </w:p>
        </w:tc>
        <w:tc>
          <w:tcPr>
            <w:tcW w:w="867" w:type="pct"/>
          </w:tcPr>
          <w:p w14:paraId="0750F7BF" w14:textId="52C7469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29,590.00</w:t>
            </w:r>
          </w:p>
        </w:tc>
        <w:tc>
          <w:tcPr>
            <w:tcW w:w="901" w:type="pct"/>
          </w:tcPr>
          <w:p w14:paraId="483D204B" w14:textId="23EE9B2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410.00</w:t>
            </w:r>
          </w:p>
        </w:tc>
      </w:tr>
      <w:tr w:rsidR="00542BA5" w:rsidRPr="00542BA5" w14:paraId="6E1AE919" w14:textId="77777777" w:rsidTr="00A3030A">
        <w:trPr>
          <w:trHeight w:val="340"/>
          <w:jc w:val="center"/>
        </w:trPr>
        <w:tc>
          <w:tcPr>
            <w:tcW w:w="2074" w:type="pct"/>
            <w:vAlign w:val="center"/>
          </w:tcPr>
          <w:p w14:paraId="418D597F" w14:textId="00053F76"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威海商行（惠丰）</w:t>
            </w:r>
          </w:p>
        </w:tc>
        <w:tc>
          <w:tcPr>
            <w:tcW w:w="1157" w:type="pct"/>
          </w:tcPr>
          <w:p w14:paraId="66AF3ADF" w14:textId="4D9A059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40,000.00</w:t>
            </w:r>
          </w:p>
        </w:tc>
        <w:tc>
          <w:tcPr>
            <w:tcW w:w="867" w:type="pct"/>
          </w:tcPr>
          <w:p w14:paraId="6B725FC4" w14:textId="4A2DAFD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36,550.00</w:t>
            </w:r>
          </w:p>
        </w:tc>
        <w:tc>
          <w:tcPr>
            <w:tcW w:w="901" w:type="pct"/>
          </w:tcPr>
          <w:p w14:paraId="1DD0CB7B" w14:textId="0B4B603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3,450.00</w:t>
            </w:r>
          </w:p>
        </w:tc>
      </w:tr>
      <w:tr w:rsidR="00542BA5" w:rsidRPr="00542BA5" w14:paraId="76CE380B" w14:textId="77777777" w:rsidTr="00A3030A">
        <w:trPr>
          <w:trHeight w:val="340"/>
          <w:jc w:val="center"/>
        </w:trPr>
        <w:tc>
          <w:tcPr>
            <w:tcW w:w="2074" w:type="pct"/>
            <w:vAlign w:val="center"/>
          </w:tcPr>
          <w:p w14:paraId="196D65DC" w14:textId="3008F44B"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lastRenderedPageBreak/>
              <w:t>齐商银行（惠丰）</w:t>
            </w:r>
          </w:p>
        </w:tc>
        <w:tc>
          <w:tcPr>
            <w:tcW w:w="1157" w:type="pct"/>
          </w:tcPr>
          <w:p w14:paraId="14E9737A" w14:textId="2576727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5AFFDEE5" w14:textId="65C4508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2,910.00</w:t>
            </w:r>
          </w:p>
        </w:tc>
        <w:tc>
          <w:tcPr>
            <w:tcW w:w="901" w:type="pct"/>
          </w:tcPr>
          <w:p w14:paraId="2516CD49" w14:textId="45BC501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w:t>
            </w:r>
          </w:p>
        </w:tc>
      </w:tr>
      <w:tr w:rsidR="00542BA5" w:rsidRPr="00542BA5" w14:paraId="474ABA82" w14:textId="77777777" w:rsidTr="00A3030A">
        <w:trPr>
          <w:trHeight w:val="340"/>
          <w:jc w:val="center"/>
        </w:trPr>
        <w:tc>
          <w:tcPr>
            <w:tcW w:w="2074" w:type="pct"/>
            <w:vAlign w:val="center"/>
          </w:tcPr>
          <w:p w14:paraId="6048E59F" w14:textId="0BBF5304"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w:t>
            </w:r>
          </w:p>
        </w:tc>
        <w:tc>
          <w:tcPr>
            <w:tcW w:w="1157" w:type="pct"/>
          </w:tcPr>
          <w:p w14:paraId="679DE6B1" w14:textId="4B1FF8D2"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7,000.00</w:t>
            </w:r>
          </w:p>
        </w:tc>
        <w:tc>
          <w:tcPr>
            <w:tcW w:w="867" w:type="pct"/>
          </w:tcPr>
          <w:p w14:paraId="2FA7FDA7" w14:textId="2DD3D6C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6,000.00</w:t>
            </w:r>
          </w:p>
        </w:tc>
        <w:tc>
          <w:tcPr>
            <w:tcW w:w="901" w:type="pct"/>
          </w:tcPr>
          <w:p w14:paraId="5ABAB1FA" w14:textId="68911D9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r>
      <w:tr w:rsidR="00542BA5" w:rsidRPr="00542BA5" w14:paraId="1CE0A572" w14:textId="77777777" w:rsidTr="00A3030A">
        <w:trPr>
          <w:trHeight w:val="340"/>
          <w:jc w:val="center"/>
        </w:trPr>
        <w:tc>
          <w:tcPr>
            <w:tcW w:w="2074" w:type="pct"/>
            <w:vAlign w:val="center"/>
          </w:tcPr>
          <w:p w14:paraId="18E1DC47" w14:textId="00B4F34A"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日照银行（齐鲁）</w:t>
            </w:r>
          </w:p>
        </w:tc>
        <w:tc>
          <w:tcPr>
            <w:tcW w:w="1157" w:type="pct"/>
          </w:tcPr>
          <w:p w14:paraId="2BCC5B79" w14:textId="72B17FC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c>
          <w:tcPr>
            <w:tcW w:w="867" w:type="pct"/>
          </w:tcPr>
          <w:p w14:paraId="59DDF5F7" w14:textId="43D0BF4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900.00</w:t>
            </w:r>
          </w:p>
        </w:tc>
        <w:tc>
          <w:tcPr>
            <w:tcW w:w="901" w:type="pct"/>
          </w:tcPr>
          <w:p w14:paraId="3331E9BC" w14:textId="40F2997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w:t>
            </w:r>
          </w:p>
        </w:tc>
      </w:tr>
      <w:tr w:rsidR="00542BA5" w:rsidRPr="00542BA5" w14:paraId="3BBCBC69" w14:textId="77777777" w:rsidTr="00A3030A">
        <w:trPr>
          <w:trHeight w:val="340"/>
          <w:jc w:val="center"/>
        </w:trPr>
        <w:tc>
          <w:tcPr>
            <w:tcW w:w="2074" w:type="pct"/>
            <w:vAlign w:val="center"/>
          </w:tcPr>
          <w:p w14:paraId="7137B936" w14:textId="233B13C2"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日照银行（兴隆）</w:t>
            </w:r>
          </w:p>
        </w:tc>
        <w:tc>
          <w:tcPr>
            <w:tcW w:w="1157" w:type="pct"/>
          </w:tcPr>
          <w:p w14:paraId="01C952AB" w14:textId="3E5FD49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1,000.00</w:t>
            </w:r>
          </w:p>
        </w:tc>
        <w:tc>
          <w:tcPr>
            <w:tcW w:w="867" w:type="pct"/>
          </w:tcPr>
          <w:p w14:paraId="23751BF3" w14:textId="37CA514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957.00</w:t>
            </w:r>
          </w:p>
        </w:tc>
        <w:tc>
          <w:tcPr>
            <w:tcW w:w="901" w:type="pct"/>
          </w:tcPr>
          <w:p w14:paraId="5EBE0B1A" w14:textId="7009043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43.00</w:t>
            </w:r>
          </w:p>
        </w:tc>
      </w:tr>
      <w:tr w:rsidR="00542BA5" w:rsidRPr="00542BA5" w14:paraId="137731EE" w14:textId="77777777" w:rsidTr="00A3030A">
        <w:trPr>
          <w:trHeight w:val="340"/>
          <w:jc w:val="center"/>
        </w:trPr>
        <w:tc>
          <w:tcPr>
            <w:tcW w:w="2074" w:type="pct"/>
            <w:vAlign w:val="center"/>
          </w:tcPr>
          <w:p w14:paraId="5294EB6C" w14:textId="0E71B517"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青岛银行（惠丰）</w:t>
            </w:r>
          </w:p>
        </w:tc>
        <w:tc>
          <w:tcPr>
            <w:tcW w:w="1157" w:type="pct"/>
          </w:tcPr>
          <w:p w14:paraId="361881ED" w14:textId="46D92E12"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15,000.00</w:t>
            </w:r>
          </w:p>
        </w:tc>
        <w:tc>
          <w:tcPr>
            <w:tcW w:w="867" w:type="pct"/>
          </w:tcPr>
          <w:p w14:paraId="653D25F4" w14:textId="08C4EC4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14,400.00</w:t>
            </w:r>
          </w:p>
        </w:tc>
        <w:tc>
          <w:tcPr>
            <w:tcW w:w="901" w:type="pct"/>
          </w:tcPr>
          <w:p w14:paraId="75E5FF11" w14:textId="18E34D1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w:t>
            </w:r>
          </w:p>
        </w:tc>
      </w:tr>
      <w:tr w:rsidR="00542BA5" w:rsidRPr="00542BA5" w14:paraId="62A1D661" w14:textId="77777777" w:rsidTr="00A3030A">
        <w:trPr>
          <w:trHeight w:val="340"/>
          <w:jc w:val="center"/>
        </w:trPr>
        <w:tc>
          <w:tcPr>
            <w:tcW w:w="2074" w:type="pct"/>
            <w:vAlign w:val="center"/>
          </w:tcPr>
          <w:p w14:paraId="5EC32996" w14:textId="40910551"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农商行</w:t>
            </w:r>
          </w:p>
        </w:tc>
        <w:tc>
          <w:tcPr>
            <w:tcW w:w="1157" w:type="pct"/>
          </w:tcPr>
          <w:p w14:paraId="001F4D31" w14:textId="1A1F278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6,000.00</w:t>
            </w:r>
          </w:p>
        </w:tc>
        <w:tc>
          <w:tcPr>
            <w:tcW w:w="867" w:type="pct"/>
          </w:tcPr>
          <w:p w14:paraId="4BE10147" w14:textId="0888D03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5,920.00</w:t>
            </w:r>
          </w:p>
        </w:tc>
        <w:tc>
          <w:tcPr>
            <w:tcW w:w="901" w:type="pct"/>
          </w:tcPr>
          <w:p w14:paraId="11FAEEA4" w14:textId="723ED9E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80.00</w:t>
            </w:r>
          </w:p>
        </w:tc>
      </w:tr>
      <w:tr w:rsidR="00542BA5" w:rsidRPr="00542BA5" w14:paraId="06BD0363" w14:textId="77777777" w:rsidTr="00A3030A">
        <w:trPr>
          <w:trHeight w:val="340"/>
          <w:jc w:val="center"/>
        </w:trPr>
        <w:tc>
          <w:tcPr>
            <w:tcW w:w="2074" w:type="pct"/>
            <w:vAlign w:val="center"/>
          </w:tcPr>
          <w:p w14:paraId="75AA280B" w14:textId="1EDEC42F"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广发银行</w:t>
            </w:r>
          </w:p>
        </w:tc>
        <w:tc>
          <w:tcPr>
            <w:tcW w:w="1157" w:type="pct"/>
          </w:tcPr>
          <w:p w14:paraId="1BCF21EA" w14:textId="77C796A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18,000.00</w:t>
            </w:r>
          </w:p>
        </w:tc>
        <w:tc>
          <w:tcPr>
            <w:tcW w:w="867" w:type="pct"/>
          </w:tcPr>
          <w:p w14:paraId="7454C17B" w14:textId="41931D3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12,400.00</w:t>
            </w:r>
          </w:p>
        </w:tc>
        <w:tc>
          <w:tcPr>
            <w:tcW w:w="901" w:type="pct"/>
          </w:tcPr>
          <w:p w14:paraId="728F83B7" w14:textId="677F71B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5,600.00</w:t>
            </w:r>
          </w:p>
        </w:tc>
      </w:tr>
      <w:tr w:rsidR="00542BA5" w:rsidRPr="00542BA5" w14:paraId="3E06ADC3" w14:textId="77777777" w:rsidTr="00A3030A">
        <w:trPr>
          <w:trHeight w:val="340"/>
          <w:jc w:val="center"/>
        </w:trPr>
        <w:tc>
          <w:tcPr>
            <w:tcW w:w="2074" w:type="pct"/>
            <w:vAlign w:val="center"/>
          </w:tcPr>
          <w:p w14:paraId="1C37A2D7" w14:textId="199BDC60" w:rsidR="00542BA5" w:rsidRPr="00542BA5" w:rsidRDefault="00542BA5" w:rsidP="00542BA5">
            <w:pPr>
              <w:widowControl/>
              <w:jc w:val="center"/>
              <w:textAlignment w:val="bottom"/>
              <w:rPr>
                <w:rFonts w:ascii="Times New Roman" w:hAnsi="Times New Roman"/>
                <w:color w:val="000000"/>
                <w:szCs w:val="21"/>
              </w:rPr>
            </w:pPr>
            <w:r w:rsidRPr="00542BA5">
              <w:rPr>
                <w:rFonts w:ascii="Times New Roman" w:hAnsi="Times New Roman"/>
                <w:szCs w:val="21"/>
              </w:rPr>
              <w:t>中信银行</w:t>
            </w:r>
          </w:p>
        </w:tc>
        <w:tc>
          <w:tcPr>
            <w:tcW w:w="1157" w:type="pct"/>
          </w:tcPr>
          <w:p w14:paraId="1D6EDC96" w14:textId="17095719"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12,000.00</w:t>
            </w:r>
          </w:p>
        </w:tc>
        <w:tc>
          <w:tcPr>
            <w:tcW w:w="867" w:type="pct"/>
          </w:tcPr>
          <w:p w14:paraId="41112F19" w14:textId="49AB69A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8,900.00</w:t>
            </w:r>
          </w:p>
        </w:tc>
        <w:tc>
          <w:tcPr>
            <w:tcW w:w="901" w:type="pct"/>
          </w:tcPr>
          <w:p w14:paraId="4B48AC4C" w14:textId="74B2F0F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3,100.00</w:t>
            </w:r>
          </w:p>
        </w:tc>
      </w:tr>
      <w:tr w:rsidR="00542BA5" w:rsidRPr="00542BA5" w14:paraId="5A9F5310" w14:textId="77777777" w:rsidTr="00A3030A">
        <w:trPr>
          <w:trHeight w:val="340"/>
          <w:jc w:val="center"/>
        </w:trPr>
        <w:tc>
          <w:tcPr>
            <w:tcW w:w="2074" w:type="pct"/>
            <w:vAlign w:val="center"/>
          </w:tcPr>
          <w:p w14:paraId="2144D6A0" w14:textId="53758736"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中行</w:t>
            </w:r>
          </w:p>
        </w:tc>
        <w:tc>
          <w:tcPr>
            <w:tcW w:w="1157" w:type="pct"/>
          </w:tcPr>
          <w:p w14:paraId="68EA8839" w14:textId="5E83659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4,400.00</w:t>
            </w:r>
          </w:p>
        </w:tc>
        <w:tc>
          <w:tcPr>
            <w:tcW w:w="867" w:type="pct"/>
          </w:tcPr>
          <w:p w14:paraId="0878D338" w14:textId="3D32720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4,400.00</w:t>
            </w:r>
          </w:p>
        </w:tc>
        <w:tc>
          <w:tcPr>
            <w:tcW w:w="901" w:type="pct"/>
          </w:tcPr>
          <w:p w14:paraId="1E4BBD06" w14:textId="057154B4"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w:t>
            </w:r>
          </w:p>
        </w:tc>
      </w:tr>
      <w:tr w:rsidR="00542BA5" w:rsidRPr="00542BA5" w14:paraId="1D6B470D" w14:textId="77777777" w:rsidTr="00A3030A">
        <w:trPr>
          <w:trHeight w:val="340"/>
          <w:jc w:val="center"/>
        </w:trPr>
        <w:tc>
          <w:tcPr>
            <w:tcW w:w="2074" w:type="pct"/>
            <w:vAlign w:val="center"/>
          </w:tcPr>
          <w:p w14:paraId="2D427C62" w14:textId="053C5535"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农商行（兴隆）</w:t>
            </w:r>
          </w:p>
        </w:tc>
        <w:tc>
          <w:tcPr>
            <w:tcW w:w="1157" w:type="pct"/>
          </w:tcPr>
          <w:p w14:paraId="6AAA80D5" w14:textId="786C4E56"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2A1D654A" w14:textId="7DD13370"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2,640.00</w:t>
            </w:r>
          </w:p>
        </w:tc>
        <w:tc>
          <w:tcPr>
            <w:tcW w:w="901" w:type="pct"/>
          </w:tcPr>
          <w:p w14:paraId="44C38FAA" w14:textId="26C4502B"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360.00</w:t>
            </w:r>
          </w:p>
        </w:tc>
      </w:tr>
      <w:tr w:rsidR="00542BA5" w:rsidRPr="00542BA5" w14:paraId="68E83E16" w14:textId="77777777" w:rsidTr="00A3030A">
        <w:trPr>
          <w:trHeight w:val="340"/>
          <w:jc w:val="center"/>
        </w:trPr>
        <w:tc>
          <w:tcPr>
            <w:tcW w:w="2074" w:type="pct"/>
            <w:vAlign w:val="center"/>
          </w:tcPr>
          <w:p w14:paraId="37916C7B" w14:textId="3E988812"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农商行（均和）</w:t>
            </w:r>
          </w:p>
        </w:tc>
        <w:tc>
          <w:tcPr>
            <w:tcW w:w="1157" w:type="pct"/>
          </w:tcPr>
          <w:p w14:paraId="60FB6B58" w14:textId="591761D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285205CF" w14:textId="4A43560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2,805.00</w:t>
            </w:r>
          </w:p>
        </w:tc>
        <w:tc>
          <w:tcPr>
            <w:tcW w:w="901" w:type="pct"/>
          </w:tcPr>
          <w:p w14:paraId="6DB58CD2" w14:textId="30A27E8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195.00</w:t>
            </w:r>
          </w:p>
        </w:tc>
      </w:tr>
      <w:tr w:rsidR="00542BA5" w:rsidRPr="00542BA5" w14:paraId="76B5707F" w14:textId="77777777" w:rsidTr="00A3030A">
        <w:trPr>
          <w:trHeight w:val="340"/>
          <w:jc w:val="center"/>
        </w:trPr>
        <w:tc>
          <w:tcPr>
            <w:tcW w:w="2074" w:type="pct"/>
            <w:vAlign w:val="center"/>
          </w:tcPr>
          <w:p w14:paraId="30A2BE1D" w14:textId="0D172F95"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农商行（惠丰）</w:t>
            </w:r>
          </w:p>
        </w:tc>
        <w:tc>
          <w:tcPr>
            <w:tcW w:w="1157" w:type="pct"/>
          </w:tcPr>
          <w:p w14:paraId="6E643C7E" w14:textId="713FA53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3,000.00</w:t>
            </w:r>
          </w:p>
        </w:tc>
        <w:tc>
          <w:tcPr>
            <w:tcW w:w="867" w:type="pct"/>
          </w:tcPr>
          <w:p w14:paraId="1671A570" w14:textId="01C79B58"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2,195.00</w:t>
            </w:r>
          </w:p>
        </w:tc>
        <w:tc>
          <w:tcPr>
            <w:tcW w:w="901" w:type="pct"/>
          </w:tcPr>
          <w:p w14:paraId="20E47050" w14:textId="3322B3CE"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805.00</w:t>
            </w:r>
          </w:p>
        </w:tc>
      </w:tr>
      <w:tr w:rsidR="00542BA5" w:rsidRPr="00542BA5" w14:paraId="5E5F67C7" w14:textId="77777777" w:rsidTr="00A3030A">
        <w:trPr>
          <w:trHeight w:val="340"/>
          <w:jc w:val="center"/>
        </w:trPr>
        <w:tc>
          <w:tcPr>
            <w:tcW w:w="2074" w:type="pct"/>
            <w:vAlign w:val="center"/>
          </w:tcPr>
          <w:p w14:paraId="29A9A443" w14:textId="1F201FEE" w:rsidR="00542BA5" w:rsidRPr="00542BA5" w:rsidRDefault="00542BA5" w:rsidP="00542BA5">
            <w:pPr>
              <w:widowControl/>
              <w:jc w:val="center"/>
              <w:textAlignment w:val="bottom"/>
              <w:rPr>
                <w:rFonts w:ascii="Times New Roman" w:hAnsi="Times New Roman"/>
                <w:color w:val="000000"/>
                <w:kern w:val="0"/>
                <w:szCs w:val="21"/>
              </w:rPr>
            </w:pPr>
            <w:r w:rsidRPr="00542BA5">
              <w:rPr>
                <w:rFonts w:ascii="Times New Roman" w:hAnsi="Times New Roman"/>
                <w:szCs w:val="21"/>
              </w:rPr>
              <w:t>农发行（惠丰）</w:t>
            </w:r>
          </w:p>
        </w:tc>
        <w:tc>
          <w:tcPr>
            <w:tcW w:w="1157" w:type="pct"/>
          </w:tcPr>
          <w:p w14:paraId="6C0F5602" w14:textId="47D82BDE"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75,000.00</w:t>
            </w:r>
          </w:p>
        </w:tc>
        <w:tc>
          <w:tcPr>
            <w:tcW w:w="867" w:type="pct"/>
          </w:tcPr>
          <w:p w14:paraId="2363895C" w14:textId="666611C1"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54,670.00</w:t>
            </w:r>
          </w:p>
        </w:tc>
        <w:tc>
          <w:tcPr>
            <w:tcW w:w="901" w:type="pct"/>
          </w:tcPr>
          <w:p w14:paraId="3C994100" w14:textId="21E98BA7"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20,330.00</w:t>
            </w:r>
          </w:p>
        </w:tc>
      </w:tr>
      <w:tr w:rsidR="00542BA5" w:rsidRPr="00542BA5" w14:paraId="5BDA55DA" w14:textId="77777777" w:rsidTr="00A3030A">
        <w:trPr>
          <w:trHeight w:val="340"/>
          <w:jc w:val="center"/>
        </w:trPr>
        <w:tc>
          <w:tcPr>
            <w:tcW w:w="2074" w:type="pct"/>
            <w:vAlign w:val="center"/>
          </w:tcPr>
          <w:p w14:paraId="0D1D21C6" w14:textId="3419826E" w:rsidR="00542BA5" w:rsidRPr="00542BA5" w:rsidRDefault="00542BA5" w:rsidP="00542BA5">
            <w:pPr>
              <w:widowControl/>
              <w:jc w:val="center"/>
              <w:rPr>
                <w:rFonts w:ascii="Times New Roman" w:hAnsi="Times New Roman"/>
                <w:color w:val="000000"/>
                <w:kern w:val="0"/>
                <w:szCs w:val="21"/>
              </w:rPr>
            </w:pPr>
            <w:r w:rsidRPr="00542BA5">
              <w:rPr>
                <w:rFonts w:ascii="Times New Roman" w:hAnsi="Times New Roman"/>
                <w:szCs w:val="21"/>
              </w:rPr>
              <w:t>农发行（裕丰）</w:t>
            </w:r>
          </w:p>
        </w:tc>
        <w:tc>
          <w:tcPr>
            <w:tcW w:w="1157" w:type="pct"/>
          </w:tcPr>
          <w:p w14:paraId="31A572A9" w14:textId="53FDFF7D"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35,000.00</w:t>
            </w:r>
          </w:p>
        </w:tc>
        <w:tc>
          <w:tcPr>
            <w:tcW w:w="867" w:type="pct"/>
          </w:tcPr>
          <w:p w14:paraId="332C8D0B" w14:textId="615A5E8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7,500.00</w:t>
            </w:r>
          </w:p>
        </w:tc>
        <w:tc>
          <w:tcPr>
            <w:tcW w:w="901" w:type="pct"/>
          </w:tcPr>
          <w:p w14:paraId="4F2BBC0E" w14:textId="1F66AACA"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27,500.00</w:t>
            </w:r>
          </w:p>
        </w:tc>
      </w:tr>
      <w:tr w:rsidR="00542BA5" w:rsidRPr="00542BA5" w14:paraId="28F5FB87" w14:textId="77777777" w:rsidTr="00A3030A">
        <w:trPr>
          <w:trHeight w:val="340"/>
          <w:jc w:val="center"/>
        </w:trPr>
        <w:tc>
          <w:tcPr>
            <w:tcW w:w="2074" w:type="pct"/>
            <w:vAlign w:val="center"/>
          </w:tcPr>
          <w:p w14:paraId="621C7432" w14:textId="272AC38C" w:rsidR="00542BA5" w:rsidRPr="00542BA5" w:rsidRDefault="00542BA5" w:rsidP="00542BA5">
            <w:pPr>
              <w:widowControl/>
              <w:jc w:val="center"/>
              <w:rPr>
                <w:rFonts w:ascii="Times New Roman" w:hAnsi="Times New Roman"/>
                <w:color w:val="000000"/>
                <w:szCs w:val="21"/>
              </w:rPr>
            </w:pPr>
            <w:r w:rsidRPr="00542BA5">
              <w:rPr>
                <w:rFonts w:ascii="Times New Roman" w:hAnsi="Times New Roman"/>
                <w:szCs w:val="21"/>
              </w:rPr>
              <w:t>农发行</w:t>
            </w:r>
          </w:p>
        </w:tc>
        <w:tc>
          <w:tcPr>
            <w:tcW w:w="1157" w:type="pct"/>
          </w:tcPr>
          <w:p w14:paraId="78A2807F" w14:textId="24F38D5F"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84,700.00</w:t>
            </w:r>
          </w:p>
        </w:tc>
        <w:tc>
          <w:tcPr>
            <w:tcW w:w="867" w:type="pct"/>
          </w:tcPr>
          <w:p w14:paraId="0D287C47" w14:textId="79C53833"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53,651.50</w:t>
            </w:r>
          </w:p>
        </w:tc>
        <w:tc>
          <w:tcPr>
            <w:tcW w:w="901" w:type="pct"/>
          </w:tcPr>
          <w:p w14:paraId="6534783F" w14:textId="7D854275" w:rsidR="00542BA5" w:rsidRPr="00542BA5" w:rsidRDefault="00542BA5" w:rsidP="00542BA5">
            <w:pPr>
              <w:widowControl/>
              <w:jc w:val="right"/>
              <w:textAlignment w:val="bottom"/>
              <w:rPr>
                <w:rFonts w:ascii="Times New Roman" w:hAnsi="Times New Roman"/>
                <w:color w:val="000000"/>
                <w:szCs w:val="21"/>
              </w:rPr>
            </w:pPr>
            <w:r w:rsidRPr="00542BA5">
              <w:rPr>
                <w:rFonts w:ascii="Times New Roman" w:hAnsi="Times New Roman"/>
                <w:szCs w:val="21"/>
              </w:rPr>
              <w:t>31,048.50</w:t>
            </w:r>
          </w:p>
        </w:tc>
      </w:tr>
      <w:tr w:rsidR="00542BA5" w:rsidRPr="00542BA5" w14:paraId="5387EC29" w14:textId="77777777" w:rsidTr="00A3030A">
        <w:trPr>
          <w:trHeight w:val="340"/>
          <w:jc w:val="center"/>
        </w:trPr>
        <w:tc>
          <w:tcPr>
            <w:tcW w:w="2074" w:type="pct"/>
            <w:vAlign w:val="bottom"/>
          </w:tcPr>
          <w:p w14:paraId="1A83BF8A" w14:textId="77777777" w:rsidR="00542BA5" w:rsidRPr="00542BA5" w:rsidRDefault="00542BA5" w:rsidP="00542BA5">
            <w:pPr>
              <w:widowControl/>
              <w:jc w:val="center"/>
              <w:rPr>
                <w:rFonts w:ascii="Times New Roman" w:hAnsi="Times New Roman"/>
                <w:b/>
                <w:bCs/>
                <w:color w:val="000000"/>
                <w:szCs w:val="21"/>
              </w:rPr>
            </w:pPr>
            <w:r w:rsidRPr="00542BA5">
              <w:rPr>
                <w:rFonts w:ascii="Times New Roman" w:hAnsi="Times New Roman"/>
                <w:b/>
                <w:bCs/>
                <w:color w:val="000000"/>
                <w:szCs w:val="21"/>
              </w:rPr>
              <w:t>合计</w:t>
            </w:r>
          </w:p>
        </w:tc>
        <w:tc>
          <w:tcPr>
            <w:tcW w:w="1157" w:type="pct"/>
          </w:tcPr>
          <w:p w14:paraId="4B57C236" w14:textId="29461CE3"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622,700.00</w:t>
            </w:r>
          </w:p>
        </w:tc>
        <w:tc>
          <w:tcPr>
            <w:tcW w:w="867" w:type="pct"/>
          </w:tcPr>
          <w:p w14:paraId="00C26A7C" w14:textId="7BDFC5A1"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355,661.66</w:t>
            </w:r>
          </w:p>
        </w:tc>
        <w:tc>
          <w:tcPr>
            <w:tcW w:w="901" w:type="pct"/>
          </w:tcPr>
          <w:p w14:paraId="3D7BDADC" w14:textId="6C0E0168" w:rsidR="00542BA5" w:rsidRPr="00542BA5" w:rsidRDefault="00542BA5" w:rsidP="00542BA5">
            <w:pPr>
              <w:widowControl/>
              <w:jc w:val="right"/>
              <w:textAlignment w:val="bottom"/>
              <w:rPr>
                <w:rFonts w:ascii="Times New Roman" w:hAnsi="Times New Roman"/>
                <w:b/>
                <w:bCs/>
                <w:color w:val="000000"/>
                <w:szCs w:val="21"/>
              </w:rPr>
            </w:pPr>
            <w:r w:rsidRPr="00542BA5">
              <w:rPr>
                <w:rFonts w:ascii="Times New Roman" w:hAnsi="Times New Roman"/>
                <w:b/>
                <w:bCs/>
                <w:szCs w:val="21"/>
              </w:rPr>
              <w:t>267,038.34</w:t>
            </w:r>
          </w:p>
        </w:tc>
      </w:tr>
    </w:tbl>
    <w:bookmarkEnd w:id="3"/>
    <w:bookmarkEnd w:id="4"/>
    <w:bookmarkEnd w:id="5"/>
    <w:bookmarkEnd w:id="7"/>
    <w:bookmarkEnd w:id="8"/>
    <w:p w14:paraId="112E94B1"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发行人对外担保情况</w:t>
      </w:r>
    </w:p>
    <w:p w14:paraId="25DE263D" w14:textId="2A828419" w:rsidR="000109A2" w:rsidRPr="00547087" w:rsidRDefault="000109A2" w:rsidP="000109A2">
      <w:pPr>
        <w:spacing w:after="160" w:line="360" w:lineRule="auto"/>
        <w:ind w:firstLineChars="200" w:firstLine="480"/>
        <w:rPr>
          <w:rFonts w:ascii="Times New Roman" w:hAnsi="Times New Roman"/>
          <w:sz w:val="24"/>
        </w:rPr>
      </w:pPr>
      <w:del w:id="1025" w:author="冯佳淇" w:date="2026-08-28T09:00:00Z">
        <w:bookmarkStart w:id="9" w:name="_Hlk187325545"/>
        <w:bookmarkStart w:id="10" w:name="OLE_LINK87"/>
        <w:bookmarkStart w:id="11" w:name="_Hlk185411538"/>
        <w:bookmarkStart w:id="12" w:name="_Hlk184993875"/>
        <w:r w:rsidRPr="00547087">
          <w:rPr>
            <w:rFonts w:ascii="Times New Roman" w:hAnsi="Times New Roman"/>
            <w:sz w:val="24"/>
          </w:rPr>
          <w:delText>截至</w:delText>
        </w:r>
        <w:r w:rsidRPr="00547087">
          <w:rPr>
            <w:rFonts w:ascii="Times New Roman" w:hAnsi="Times New Roman"/>
            <w:sz w:val="24"/>
          </w:rPr>
          <w:delText>202</w:delText>
        </w:r>
        <w:r w:rsidR="004606C9" w:rsidRPr="00547087">
          <w:rPr>
            <w:rFonts w:ascii="Times New Roman" w:hAnsi="Times New Roman"/>
            <w:sz w:val="24"/>
          </w:rPr>
          <w:delText>5</w:delText>
        </w:r>
        <w:r w:rsidRPr="00547087">
          <w:rPr>
            <w:rFonts w:ascii="Times New Roman" w:hAnsi="Times New Roman" w:hint="eastAsia"/>
            <w:sz w:val="24"/>
          </w:rPr>
          <w:delText>年末</w:delText>
        </w:r>
        <w:r w:rsidRPr="00547087">
          <w:rPr>
            <w:rFonts w:ascii="Times New Roman" w:hAnsi="Times New Roman"/>
            <w:sz w:val="24"/>
          </w:rPr>
          <w:delText>，发行人对外担保情况如下：</w:delText>
        </w:r>
      </w:del>
      <w:ins w:id="1026" w:author="冯佳淇" w:date="2026-08-28T09:00:00Z">
        <w:r>
          <w:rPr>
            <w:rFonts w:ascii="Times New Roman" w:hAnsi="Times New Roman"/>
            <w:sz w:val="24"/>
          </w:rPr>
          <w:t xml:space="preserve">截至2026年6月末，发行人对外担保情况如下：</w:t>
        </w:r>
      </w:ins>
    </w:p>
    <w:p w14:paraId="566DB31F" w14:textId="77777777" w:rsidR="000109A2" w:rsidRPr="00547087" w:rsidRDefault="000109A2" w:rsidP="000109A2">
      <w:pPr>
        <w:spacing w:after="160"/>
        <w:jc w:val="right"/>
        <w:rPr>
          <w:rFonts w:ascii="Times New Roman" w:hAnsi="Times New Roman" w:cs="Arial"/>
          <w:szCs w:val="21"/>
        </w:rPr>
      </w:pPr>
      <w:r w:rsidRPr="00547087">
        <w:rPr>
          <w:rFonts w:ascii="Times New Roman" w:hAnsi="Times New Roman" w:cs="Arial" w:hint="eastAsia"/>
          <w:szCs w:val="21"/>
        </w:rPr>
        <w:t>单位：万元</w:t>
      </w:r>
    </w:p>
    <w:tbl>
      <w:tblPr>
        <w:tblW w:w="10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1"/>
        <w:gridCol w:w="3283"/>
        <w:gridCol w:w="1442"/>
        <w:gridCol w:w="1506"/>
        <w:gridCol w:w="1523"/>
      </w:tblGrid>
      <w:tr w:rsidR="000109A2" w:rsidRPr="00547087" w14:paraId="2F62C0F8" w14:textId="77777777" w:rsidTr="00547087">
        <w:trPr>
          <w:trHeight w:val="583"/>
          <w:tblHeader/>
          <w:jc w:val="center"/>
        </w:trPr>
        <w:tc>
          <w:tcPr>
            <w:tcW w:w="2621" w:type="dxa"/>
            <w:noWrap/>
            <w:vAlign w:val="center"/>
          </w:tcPr>
          <w:bookmarkEnd w:id="9"/>
          <w:p w14:paraId="497D989C"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被担保单位名称</w:t>
            </w:r>
          </w:p>
        </w:tc>
        <w:tc>
          <w:tcPr>
            <w:tcW w:w="3283" w:type="dxa"/>
            <w:noWrap/>
            <w:vAlign w:val="center"/>
          </w:tcPr>
          <w:p w14:paraId="7254652C"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贷款银行名称</w:t>
            </w:r>
          </w:p>
        </w:tc>
        <w:tc>
          <w:tcPr>
            <w:tcW w:w="1442" w:type="dxa"/>
            <w:noWrap/>
            <w:vAlign w:val="center"/>
          </w:tcPr>
          <w:p w14:paraId="2ABA3449"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担保余额</w:t>
            </w:r>
          </w:p>
        </w:tc>
        <w:tc>
          <w:tcPr>
            <w:tcW w:w="1506" w:type="dxa"/>
            <w:noWrap/>
            <w:vAlign w:val="center"/>
          </w:tcPr>
          <w:p w14:paraId="44748C31"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借款日期</w:t>
            </w:r>
          </w:p>
        </w:tc>
        <w:tc>
          <w:tcPr>
            <w:tcW w:w="1363" w:type="dxa"/>
            <w:noWrap/>
            <w:vAlign w:val="center"/>
          </w:tcPr>
          <w:p w14:paraId="46330C11" w14:textId="77777777" w:rsidR="000109A2" w:rsidRPr="00547087" w:rsidRDefault="000109A2" w:rsidP="000109A2">
            <w:pPr>
              <w:widowControl/>
              <w:jc w:val="center"/>
              <w:textAlignment w:val="center"/>
              <w:rPr>
                <w:rFonts w:ascii="Times New Roman" w:hAnsi="Times New Roman"/>
                <w:b/>
                <w:bCs/>
                <w:szCs w:val="21"/>
              </w:rPr>
            </w:pPr>
            <w:r w:rsidRPr="00547087">
              <w:rPr>
                <w:rFonts w:ascii="Times New Roman" w:hAnsi="Times New Roman"/>
                <w:b/>
                <w:bCs/>
                <w:kern w:val="0"/>
                <w:szCs w:val="21"/>
                <w:lang w:bidi="ar"/>
              </w:rPr>
              <w:t>到期日期</w:t>
            </w:r>
          </w:p>
        </w:tc>
      </w:tr>
      <w:tr w:rsidR="00547087" w:rsidRPr="00547087" w14:paraId="4E5908AD" w14:textId="77777777" w:rsidTr="00547087">
        <w:trPr>
          <w:trHeight w:val="288"/>
          <w:jc w:val="center"/>
        </w:trPr>
        <w:tc>
          <w:tcPr>
            <w:tcW w:w="2621" w:type="dxa"/>
            <w:noWrap/>
            <w:vAlign w:val="center"/>
          </w:tcPr>
          <w:p w14:paraId="7A91A6EF" w14:textId="17542AFF"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40BE0B8C" w14:textId="59757AA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5CDC2EA" w14:textId="1ACB185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68,445.00</w:t>
            </w:r>
          </w:p>
        </w:tc>
        <w:tc>
          <w:tcPr>
            <w:tcW w:w="1506" w:type="dxa"/>
            <w:noWrap/>
            <w:vAlign w:val="center"/>
          </w:tcPr>
          <w:p w14:paraId="51BB68AB" w14:textId="3B366CA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2022/04/26</w:t>
            </w:r>
          </w:p>
        </w:tc>
        <w:tc>
          <w:tcPr>
            <w:tcW w:w="1363" w:type="dxa"/>
            <w:noWrap/>
            <w:vAlign w:val="center"/>
          </w:tcPr>
          <w:p w14:paraId="1DAB43E9" w14:textId="7E36B0A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2037/04/24</w:t>
            </w:r>
          </w:p>
        </w:tc>
      </w:tr>
      <w:tr w:rsidR="00547087" w:rsidRPr="00547087" w14:paraId="11357A7B" w14:textId="77777777" w:rsidTr="00547087">
        <w:trPr>
          <w:trHeight w:val="288"/>
          <w:jc w:val="center"/>
        </w:trPr>
        <w:tc>
          <w:tcPr>
            <w:tcW w:w="2621" w:type="dxa"/>
            <w:noWrap/>
            <w:vAlign w:val="center"/>
          </w:tcPr>
          <w:p w14:paraId="48AEB62E" w14:textId="5823668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18FDAAD" w14:textId="4909A59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36C50221" w14:textId="64721D7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35,840.00</w:t>
            </w:r>
          </w:p>
        </w:tc>
        <w:tc>
          <w:tcPr>
            <w:tcW w:w="1506" w:type="dxa"/>
            <w:noWrap/>
            <w:vAlign w:val="center"/>
          </w:tcPr>
          <w:p w14:paraId="3EEF7964" w14:textId="0255922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2022/09/20</w:t>
            </w:r>
          </w:p>
        </w:tc>
        <w:tc>
          <w:tcPr>
            <w:tcW w:w="1363" w:type="dxa"/>
            <w:noWrap/>
            <w:vAlign w:val="center"/>
          </w:tcPr>
          <w:p w14:paraId="0410BD29" w14:textId="20051D8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2029/08/31</w:t>
            </w:r>
          </w:p>
        </w:tc>
      </w:tr>
      <w:tr w:rsidR="00547087" w:rsidRPr="00547087" w14:paraId="020FCC51" w14:textId="77777777" w:rsidTr="00547087">
        <w:trPr>
          <w:trHeight w:val="288"/>
          <w:jc w:val="center"/>
        </w:trPr>
        <w:tc>
          <w:tcPr>
            <w:tcW w:w="2621" w:type="dxa"/>
            <w:noWrap/>
            <w:vAlign w:val="center"/>
          </w:tcPr>
          <w:p w14:paraId="4BA87715" w14:textId="479E81D8"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18ED3586" w14:textId="18A17D8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w:t>
            </w:r>
          </w:p>
        </w:tc>
        <w:tc>
          <w:tcPr>
            <w:tcW w:w="1442" w:type="dxa"/>
            <w:noWrap/>
            <w:vAlign w:val="center"/>
          </w:tcPr>
          <w:p w14:paraId="5F2B27CD" w14:textId="67DBD9C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15A2C050" w14:textId="61AB1E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1FB87290" w14:textId="6AEF1B5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1CF769E7" w14:textId="77777777" w:rsidTr="00547087">
        <w:trPr>
          <w:trHeight w:val="288"/>
          <w:jc w:val="center"/>
        </w:trPr>
        <w:tc>
          <w:tcPr>
            <w:tcW w:w="2621" w:type="dxa"/>
            <w:noWrap/>
            <w:vAlign w:val="center"/>
          </w:tcPr>
          <w:p w14:paraId="331DF646" w14:textId="31581FE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1F7DB3C6" w14:textId="04E9FC6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34668354" w14:textId="2C9F559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13,000.00</w:t>
            </w:r>
          </w:p>
        </w:tc>
        <w:tc>
          <w:tcPr>
            <w:tcW w:w="1506" w:type="dxa"/>
            <w:noWrap/>
            <w:vAlign w:val="center"/>
          </w:tcPr>
          <w:p w14:paraId="5BC90388" w14:textId="7FE553E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2023/12/05</w:t>
            </w:r>
          </w:p>
        </w:tc>
        <w:tc>
          <w:tcPr>
            <w:tcW w:w="1363" w:type="dxa"/>
            <w:noWrap/>
            <w:vAlign w:val="center"/>
          </w:tcPr>
          <w:p w14:paraId="49996653" w14:textId="27EC895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2026/12/04</w:t>
            </w:r>
          </w:p>
        </w:tc>
      </w:tr>
      <w:tr w:rsidR="00547087" w:rsidRPr="00547087" w14:paraId="7ECE64F6" w14:textId="77777777" w:rsidTr="00547087">
        <w:trPr>
          <w:trHeight w:val="288"/>
          <w:jc w:val="center"/>
        </w:trPr>
        <w:tc>
          <w:tcPr>
            <w:tcW w:w="2621" w:type="dxa"/>
            <w:noWrap/>
            <w:vAlign w:val="center"/>
          </w:tcPr>
          <w:p w14:paraId="5AA67E09" w14:textId="1E3B3CF3"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403E052C" w14:textId="73FB6C5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w:t>
            </w:r>
          </w:p>
        </w:tc>
        <w:tc>
          <w:tcPr>
            <w:tcW w:w="1442" w:type="dxa"/>
            <w:noWrap/>
            <w:vAlign w:val="center"/>
          </w:tcPr>
          <w:p w14:paraId="26594406" w14:textId="4485F0F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15,417.00</w:t>
            </w:r>
          </w:p>
        </w:tc>
        <w:tc>
          <w:tcPr>
            <w:tcW w:w="1506" w:type="dxa"/>
            <w:noWrap/>
            <w:vAlign w:val="center"/>
          </w:tcPr>
          <w:p w14:paraId="49936841" w14:textId="5B3E2F2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2023/9/7</w:t>
            </w:r>
          </w:p>
        </w:tc>
        <w:tc>
          <w:tcPr>
            <w:tcW w:w="1363" w:type="dxa"/>
            <w:noWrap/>
            <w:vAlign w:val="center"/>
          </w:tcPr>
          <w:p w14:paraId="371369CB" w14:textId="5100FA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2031/02/27</w:t>
            </w:r>
          </w:p>
        </w:tc>
      </w:tr>
      <w:tr w:rsidR="00547087" w:rsidRPr="00547087" w14:paraId="009F9056" w14:textId="77777777" w:rsidTr="00547087">
        <w:trPr>
          <w:trHeight w:val="288"/>
          <w:jc w:val="center"/>
        </w:trPr>
        <w:tc>
          <w:tcPr>
            <w:tcW w:w="2621" w:type="dxa"/>
            <w:noWrap/>
            <w:vAlign w:val="center"/>
          </w:tcPr>
          <w:p w14:paraId="4F0437DD" w14:textId="01B8C75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FDFF4EB" w14:textId="537CF02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7DC3E131" w14:textId="609C812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10,500.00</w:t>
            </w:r>
          </w:p>
        </w:tc>
        <w:tc>
          <w:tcPr>
            <w:tcW w:w="1506" w:type="dxa"/>
            <w:noWrap/>
            <w:vAlign w:val="center"/>
          </w:tcPr>
          <w:p w14:paraId="5EA2FE86" w14:textId="53F4542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2023/12/23</w:t>
            </w:r>
          </w:p>
        </w:tc>
        <w:tc>
          <w:tcPr>
            <w:tcW w:w="1363" w:type="dxa"/>
            <w:noWrap/>
            <w:vAlign w:val="center"/>
          </w:tcPr>
          <w:p w14:paraId="2E0B3FE9" w14:textId="11F4D7C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2028/12/20</w:t>
            </w:r>
          </w:p>
        </w:tc>
      </w:tr>
      <w:tr w:rsidR="00547087" w:rsidRPr="00547087" w14:paraId="19ABD098" w14:textId="77777777" w:rsidTr="00547087">
        <w:trPr>
          <w:trHeight w:val="288"/>
          <w:jc w:val="center"/>
        </w:trPr>
        <w:tc>
          <w:tcPr>
            <w:tcW w:w="2621" w:type="dxa"/>
            <w:noWrap/>
            <w:vAlign w:val="center"/>
          </w:tcPr>
          <w:p w14:paraId="0470D9AF" w14:textId="5F859D46"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785BC904" w14:textId="05D5590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恒丰银行股份有限公司济南分行</w:t>
            </w:r>
          </w:p>
        </w:tc>
        <w:tc>
          <w:tcPr>
            <w:tcW w:w="1442" w:type="dxa"/>
            <w:noWrap/>
            <w:vAlign w:val="center"/>
          </w:tcPr>
          <w:p w14:paraId="743B9DDC" w14:textId="4FF4376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29,776.00</w:t>
            </w:r>
          </w:p>
        </w:tc>
        <w:tc>
          <w:tcPr>
            <w:tcW w:w="1506" w:type="dxa"/>
            <w:noWrap/>
            <w:vAlign w:val="center"/>
          </w:tcPr>
          <w:p w14:paraId="2E24082B" w14:textId="4A10828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375A2E37" w14:textId="291A04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2048/01/02</w:t>
            </w:r>
          </w:p>
        </w:tc>
      </w:tr>
      <w:tr w:rsidR="00547087" w:rsidRPr="00547087" w14:paraId="49CD91EA" w14:textId="77777777" w:rsidTr="00547087">
        <w:trPr>
          <w:trHeight w:val="288"/>
          <w:jc w:val="center"/>
        </w:trPr>
        <w:tc>
          <w:tcPr>
            <w:tcW w:w="2621" w:type="dxa"/>
            <w:noWrap/>
            <w:vAlign w:val="center"/>
          </w:tcPr>
          <w:p w14:paraId="6F6E1E2C" w14:textId="33DC6B41"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6E887EB5" w14:textId="40140F0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山东省社会保障基金管理有限公司</w:t>
            </w:r>
          </w:p>
        </w:tc>
        <w:tc>
          <w:tcPr>
            <w:tcW w:w="1442" w:type="dxa"/>
            <w:noWrap/>
            <w:vAlign w:val="center"/>
          </w:tcPr>
          <w:p w14:paraId="0571E85C" w14:textId="6175FFD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20,000.00</w:t>
            </w:r>
          </w:p>
        </w:tc>
        <w:tc>
          <w:tcPr>
            <w:tcW w:w="1506" w:type="dxa"/>
            <w:noWrap/>
            <w:vAlign w:val="center"/>
          </w:tcPr>
          <w:p w14:paraId="7DEBB59C" w14:textId="58F4F11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2024/07/09</w:t>
            </w:r>
          </w:p>
        </w:tc>
        <w:tc>
          <w:tcPr>
            <w:tcW w:w="1363" w:type="dxa"/>
            <w:noWrap/>
            <w:vAlign w:val="center"/>
          </w:tcPr>
          <w:p w14:paraId="56A3179C" w14:textId="7FC1A0F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2026/07/09</w:t>
            </w:r>
          </w:p>
        </w:tc>
      </w:tr>
      <w:tr w:rsidR="00547087" w:rsidRPr="00547087" w14:paraId="591EC4B8" w14:textId="77777777" w:rsidTr="00547087">
        <w:trPr>
          <w:trHeight w:val="288"/>
          <w:jc w:val="center"/>
        </w:trPr>
        <w:tc>
          <w:tcPr>
            <w:tcW w:w="2621" w:type="dxa"/>
            <w:noWrap/>
            <w:vAlign w:val="center"/>
          </w:tcPr>
          <w:p w14:paraId="6E639A78" w14:textId="11E6732F"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E29CCF9" w14:textId="0EBA2E1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24A97581" w14:textId="20B90E8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40D91E2" w14:textId="19C0653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2024/06/24</w:t>
            </w:r>
          </w:p>
        </w:tc>
        <w:tc>
          <w:tcPr>
            <w:tcW w:w="1363" w:type="dxa"/>
            <w:noWrap/>
            <w:vAlign w:val="center"/>
          </w:tcPr>
          <w:p w14:paraId="67A25188" w14:textId="1A2E975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2027/06/24</w:t>
            </w:r>
          </w:p>
        </w:tc>
      </w:tr>
      <w:tr w:rsidR="00547087" w:rsidRPr="00547087" w14:paraId="180CE118" w14:textId="77777777" w:rsidTr="00547087">
        <w:trPr>
          <w:trHeight w:val="288"/>
          <w:jc w:val="center"/>
        </w:trPr>
        <w:tc>
          <w:tcPr>
            <w:tcW w:w="2621" w:type="dxa"/>
            <w:noWrap/>
            <w:vAlign w:val="center"/>
          </w:tcPr>
          <w:p w14:paraId="0C6D996B" w14:textId="5BA4578D"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3A357CA" w14:textId="57890DE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0C6BC9E3" w14:textId="3525A1D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E2CB35A" w14:textId="317C4F0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2024/06/27</w:t>
            </w:r>
          </w:p>
        </w:tc>
        <w:tc>
          <w:tcPr>
            <w:tcW w:w="1363" w:type="dxa"/>
            <w:noWrap/>
            <w:vAlign w:val="center"/>
          </w:tcPr>
          <w:p w14:paraId="33E94BC7" w14:textId="24ABB64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2027/06/27</w:t>
            </w:r>
          </w:p>
        </w:tc>
      </w:tr>
      <w:tr w:rsidR="00547087" w:rsidRPr="00547087" w14:paraId="57EF09DE" w14:textId="77777777" w:rsidTr="00547087">
        <w:trPr>
          <w:trHeight w:val="288"/>
          <w:jc w:val="center"/>
        </w:trPr>
        <w:tc>
          <w:tcPr>
            <w:tcW w:w="2621" w:type="dxa"/>
            <w:noWrap/>
            <w:vAlign w:val="center"/>
          </w:tcPr>
          <w:p w14:paraId="41241A5A" w14:textId="34BE608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2113D739" w14:textId="4EC969B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11346819" w14:textId="360FBF0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27,200.00</w:t>
            </w:r>
          </w:p>
        </w:tc>
        <w:tc>
          <w:tcPr>
            <w:tcW w:w="1506" w:type="dxa"/>
            <w:noWrap/>
            <w:vAlign w:val="center"/>
          </w:tcPr>
          <w:p w14:paraId="228A3803" w14:textId="0E0FEF4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2024/08/30</w:t>
            </w:r>
          </w:p>
        </w:tc>
        <w:tc>
          <w:tcPr>
            <w:tcW w:w="1363" w:type="dxa"/>
            <w:noWrap/>
            <w:vAlign w:val="center"/>
          </w:tcPr>
          <w:p w14:paraId="2B939605" w14:textId="7474D0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2031/08/19</w:t>
            </w:r>
          </w:p>
        </w:tc>
      </w:tr>
      <w:tr w:rsidR="00547087" w:rsidRPr="00547087" w14:paraId="38C2BB3C" w14:textId="77777777" w:rsidTr="00547087">
        <w:trPr>
          <w:trHeight w:val="288"/>
          <w:jc w:val="center"/>
        </w:trPr>
        <w:tc>
          <w:tcPr>
            <w:tcW w:w="2621" w:type="dxa"/>
            <w:noWrap/>
            <w:vAlign w:val="center"/>
          </w:tcPr>
          <w:p w14:paraId="085A7181" w14:textId="7EA26AC2"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10C10BE7" w14:textId="193C4E1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8F24C92" w14:textId="168DAC9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62,000.00</w:t>
            </w:r>
          </w:p>
        </w:tc>
        <w:tc>
          <w:tcPr>
            <w:tcW w:w="1506" w:type="dxa"/>
            <w:noWrap/>
            <w:vAlign w:val="center"/>
          </w:tcPr>
          <w:p w14:paraId="62706AF5" w14:textId="74986C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2024/07/29</w:t>
            </w:r>
          </w:p>
        </w:tc>
        <w:tc>
          <w:tcPr>
            <w:tcW w:w="1363" w:type="dxa"/>
            <w:noWrap/>
            <w:vAlign w:val="center"/>
          </w:tcPr>
          <w:p w14:paraId="0DC424C1" w14:textId="24C9C63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2039/07/28</w:t>
            </w:r>
          </w:p>
        </w:tc>
      </w:tr>
      <w:tr w:rsidR="00547087" w:rsidRPr="00547087" w14:paraId="147BB19F" w14:textId="77777777" w:rsidTr="00547087">
        <w:trPr>
          <w:trHeight w:val="288"/>
          <w:jc w:val="center"/>
        </w:trPr>
        <w:tc>
          <w:tcPr>
            <w:tcW w:w="2621" w:type="dxa"/>
            <w:noWrap/>
            <w:vAlign w:val="center"/>
          </w:tcPr>
          <w:p w14:paraId="2195AC57" w14:textId="2283F8BD" w:rsidR="00547087" w:rsidRPr="00547087" w:rsidRDefault="00547087" w:rsidP="00547087">
            <w:pPr>
              <w:widowControl/>
              <w:jc w:val="center"/>
              <w:textAlignment w:val="center"/>
              <w:rPr>
                <w:rFonts w:ascii="Times New Roman" w:hAnsi="Times New Roman"/>
                <w:szCs w:val="21"/>
              </w:rPr>
            </w:pPr>
            <w:commentRangeStart w:id="13"/>
            <w:r w:rsidRPr="00547087">
              <w:rPr>
                <w:rFonts w:hint="eastAsia"/>
              </w:rPr>
              <w:t>个人</w:t>
            </w:r>
          </w:p>
        </w:tc>
        <w:tc>
          <w:tcPr>
            <w:tcW w:w="3283" w:type="dxa"/>
            <w:noWrap/>
            <w:vAlign w:val="center"/>
          </w:tcPr>
          <w:p w14:paraId="06013A49" w14:textId="31B5BDE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中国农业银行股份有限公司济宁分行</w:t>
            </w:r>
          </w:p>
        </w:tc>
        <w:tc>
          <w:tcPr>
            <w:tcW w:w="1442" w:type="dxa"/>
            <w:noWrap/>
            <w:vAlign w:val="center"/>
          </w:tcPr>
          <w:p w14:paraId="7825AA3A" w14:textId="308EE1B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4,542.00</w:t>
            </w:r>
          </w:p>
        </w:tc>
        <w:tc>
          <w:tcPr>
            <w:tcW w:w="1506" w:type="dxa"/>
            <w:noWrap/>
            <w:vAlign w:val="center"/>
          </w:tcPr>
          <w:p w14:paraId="58007D9D" w14:textId="1025A94C" w:rsidR="00547087" w:rsidRPr="00547087" w:rsidRDefault="00547087" w:rsidP="00547087">
            <w:pPr>
              <w:widowControl/>
              <w:jc w:val="center"/>
              <w:textAlignment w:val="center"/>
              <w:rPr>
                <w:rFonts w:ascii="Times New Roman" w:hAnsi="Times New Roman"/>
                <w:szCs w:val="21"/>
              </w:rPr>
            </w:pPr>
            <w:r>
              <w:rPr>
                <w:rFonts w:ascii="Times New Roman" w:hAnsi="Times New Roman" w:hint="eastAsia"/>
                <w:szCs w:val="21"/>
              </w:rPr>
              <w:t>/</w:t>
            </w:r>
          </w:p>
        </w:tc>
        <w:tc>
          <w:tcPr>
            <w:tcW w:w="1363" w:type="dxa"/>
            <w:noWrap/>
            <w:vAlign w:val="center"/>
          </w:tcPr>
          <w:p w14:paraId="25DFC455" w14:textId="2896E92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2054-10-28</w:t>
            </w:r>
            <w:commentRangeEnd w:id="13"/>
            <w:r>
              <w:rPr>
                <w:rStyle w:val="afffe"/>
                <w:rFonts w:ascii="Times New Roman" w:hAnsi="Times New Roman"/>
              </w:rPr>
              <w:commentReference w:id="13"/>
            </w:r>
          </w:p>
        </w:tc>
      </w:tr>
      <w:tr w:rsidR="00547087" w:rsidRPr="00547087" w14:paraId="220FE08C" w14:textId="77777777" w:rsidTr="00547087">
        <w:trPr>
          <w:trHeight w:val="288"/>
          <w:jc w:val="center"/>
        </w:trPr>
        <w:tc>
          <w:tcPr>
            <w:tcW w:w="2621" w:type="dxa"/>
            <w:noWrap/>
            <w:vAlign w:val="center"/>
          </w:tcPr>
          <w:p w14:paraId="6859D1D6" w14:textId="21284427" w:rsidR="00547087" w:rsidRPr="00547087" w:rsidRDefault="00547087" w:rsidP="00547087">
            <w:pPr>
              <w:widowControl/>
              <w:jc w:val="center"/>
              <w:textAlignment w:val="center"/>
              <w:rPr>
                <w:rFonts w:ascii="Times New Roman" w:hAnsi="Times New Roman"/>
                <w:szCs w:val="21"/>
              </w:rPr>
            </w:pPr>
            <w:commentRangeStart w:id="14"/>
            <w:r w:rsidRPr="00547087">
              <w:rPr>
                <w:rFonts w:hint="eastAsia"/>
              </w:rPr>
              <w:t>个人</w:t>
            </w:r>
          </w:p>
        </w:tc>
        <w:tc>
          <w:tcPr>
            <w:tcW w:w="3283" w:type="dxa"/>
            <w:noWrap/>
            <w:vAlign w:val="center"/>
          </w:tcPr>
          <w:p w14:paraId="58D3FDF8" w14:textId="7F1AE8D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7C2FD44" w14:textId="47E81BF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717.91</w:t>
            </w:r>
          </w:p>
        </w:tc>
        <w:tc>
          <w:tcPr>
            <w:tcW w:w="1506" w:type="dxa"/>
            <w:noWrap/>
            <w:vAlign w:val="center"/>
          </w:tcPr>
          <w:p w14:paraId="6E7B024D" w14:textId="16BF7E9E" w:rsidR="00547087" w:rsidRPr="00547087" w:rsidRDefault="00547087" w:rsidP="00547087">
            <w:pPr>
              <w:widowControl/>
              <w:jc w:val="center"/>
              <w:textAlignment w:val="center"/>
              <w:rPr>
                <w:rFonts w:ascii="Times New Roman" w:hAnsi="Times New Roman"/>
                <w:szCs w:val="21"/>
              </w:rPr>
            </w:pPr>
            <w:r>
              <w:rPr>
                <w:rFonts w:ascii="Times New Roman" w:hAnsi="Times New Roman" w:hint="eastAsia"/>
                <w:szCs w:val="21"/>
              </w:rPr>
              <w:t>/</w:t>
            </w:r>
          </w:p>
        </w:tc>
        <w:tc>
          <w:tcPr>
            <w:tcW w:w="1363" w:type="dxa"/>
            <w:noWrap/>
            <w:vAlign w:val="center"/>
          </w:tcPr>
          <w:p w14:paraId="001433B2" w14:textId="417DF99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2051/12/13</w:t>
            </w:r>
            <w:commentRangeEnd w:id="14"/>
            <w:r>
              <w:rPr>
                <w:rStyle w:val="afffe"/>
                <w:rFonts w:ascii="Times New Roman" w:hAnsi="Times New Roman"/>
              </w:rPr>
              <w:commentReference w:id="14"/>
            </w:r>
          </w:p>
        </w:tc>
      </w:tr>
      <w:tr w:rsidR="00547087" w:rsidRPr="00547087" w14:paraId="181BCA33" w14:textId="77777777" w:rsidTr="00547087">
        <w:trPr>
          <w:trHeight w:val="288"/>
          <w:jc w:val="center"/>
        </w:trPr>
        <w:tc>
          <w:tcPr>
            <w:tcW w:w="2621" w:type="dxa"/>
            <w:noWrap/>
            <w:vAlign w:val="center"/>
          </w:tcPr>
          <w:p w14:paraId="56262D22" w14:textId="352C56E0"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恒信市政工程有限公司</w:t>
            </w:r>
          </w:p>
        </w:tc>
        <w:tc>
          <w:tcPr>
            <w:tcW w:w="3283" w:type="dxa"/>
            <w:noWrap/>
            <w:vAlign w:val="center"/>
          </w:tcPr>
          <w:p w14:paraId="119E4367" w14:textId="790ADC6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7F8C75EB" w14:textId="74A594E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A94BEB8" w14:textId="564B421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4765668B" w14:textId="03033ED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2029/09/15</w:t>
            </w:r>
          </w:p>
        </w:tc>
      </w:tr>
      <w:tr w:rsidR="00547087" w:rsidRPr="00547087" w14:paraId="68D3C99F" w14:textId="77777777" w:rsidTr="00547087">
        <w:trPr>
          <w:trHeight w:val="288"/>
          <w:jc w:val="center"/>
        </w:trPr>
        <w:tc>
          <w:tcPr>
            <w:tcW w:w="2621" w:type="dxa"/>
            <w:noWrap/>
            <w:vAlign w:val="center"/>
          </w:tcPr>
          <w:p w14:paraId="7D28C8FC" w14:textId="02586938"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20B3702C" w14:textId="4FB5DC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1EE30EF2" w14:textId="5D6B756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w:t>
            </w:r>
          </w:p>
        </w:tc>
        <w:tc>
          <w:tcPr>
            <w:tcW w:w="1506" w:type="dxa"/>
            <w:noWrap/>
            <w:vAlign w:val="center"/>
          </w:tcPr>
          <w:p w14:paraId="07C10DEB" w14:textId="0132702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143FA619" w14:textId="4952EA4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2027/09/15</w:t>
            </w:r>
          </w:p>
        </w:tc>
      </w:tr>
      <w:tr w:rsidR="00547087" w:rsidRPr="00547087" w14:paraId="200ED8E7" w14:textId="77777777" w:rsidTr="00547087">
        <w:trPr>
          <w:trHeight w:val="288"/>
          <w:jc w:val="center"/>
        </w:trPr>
        <w:tc>
          <w:tcPr>
            <w:tcW w:w="2621" w:type="dxa"/>
            <w:noWrap/>
            <w:vAlign w:val="center"/>
          </w:tcPr>
          <w:p w14:paraId="1FEACFFA" w14:textId="0793BCF0"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0E395CED" w14:textId="758AC52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济宁市财信投资咨询有限公司</w:t>
            </w:r>
          </w:p>
        </w:tc>
        <w:tc>
          <w:tcPr>
            <w:tcW w:w="1442" w:type="dxa"/>
            <w:noWrap/>
            <w:vAlign w:val="center"/>
          </w:tcPr>
          <w:p w14:paraId="49AE9EED" w14:textId="5D897D6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B13D818" w14:textId="6AC92F5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2024/12/26</w:t>
            </w:r>
          </w:p>
        </w:tc>
        <w:tc>
          <w:tcPr>
            <w:tcW w:w="1363" w:type="dxa"/>
            <w:noWrap/>
            <w:vAlign w:val="center"/>
          </w:tcPr>
          <w:p w14:paraId="5355DD12" w14:textId="360988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1AD8F60E" w14:textId="77777777" w:rsidTr="00547087">
        <w:trPr>
          <w:trHeight w:val="288"/>
          <w:jc w:val="center"/>
        </w:trPr>
        <w:tc>
          <w:tcPr>
            <w:tcW w:w="2621" w:type="dxa"/>
            <w:noWrap/>
            <w:vAlign w:val="center"/>
          </w:tcPr>
          <w:p w14:paraId="74A3D5D4" w14:textId="7DEA78B7"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4C4F23E5" w14:textId="21C19C48"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320E807" w14:textId="0BA2A9B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16,000.00</w:t>
            </w:r>
          </w:p>
        </w:tc>
        <w:tc>
          <w:tcPr>
            <w:tcW w:w="1506" w:type="dxa"/>
            <w:noWrap/>
            <w:vAlign w:val="center"/>
          </w:tcPr>
          <w:p w14:paraId="7072143B" w14:textId="4DAC12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637F0468" w14:textId="743DC8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2026/12/23</w:t>
            </w:r>
          </w:p>
        </w:tc>
      </w:tr>
      <w:tr w:rsidR="00547087" w:rsidRPr="00547087" w14:paraId="1C0AEC8E" w14:textId="77777777" w:rsidTr="00547087">
        <w:trPr>
          <w:trHeight w:val="288"/>
          <w:jc w:val="center"/>
        </w:trPr>
        <w:tc>
          <w:tcPr>
            <w:tcW w:w="2621" w:type="dxa"/>
            <w:noWrap/>
            <w:vAlign w:val="center"/>
          </w:tcPr>
          <w:p w14:paraId="10643C9F" w14:textId="77F6263F"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707668D0" w14:textId="02234423"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099FF797" w14:textId="3547E01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58EA116E" w14:textId="2AABD6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2025/07/01</w:t>
            </w:r>
          </w:p>
        </w:tc>
        <w:tc>
          <w:tcPr>
            <w:tcW w:w="1363" w:type="dxa"/>
            <w:noWrap/>
            <w:vAlign w:val="center"/>
          </w:tcPr>
          <w:p w14:paraId="26AB7DEE" w14:textId="133E262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2026/06/20</w:t>
            </w:r>
          </w:p>
        </w:tc>
      </w:tr>
      <w:tr w:rsidR="00547087" w:rsidRPr="00547087" w14:paraId="1FE72318" w14:textId="77777777" w:rsidTr="00547087">
        <w:trPr>
          <w:trHeight w:val="288"/>
          <w:jc w:val="center"/>
        </w:trPr>
        <w:tc>
          <w:tcPr>
            <w:tcW w:w="2621" w:type="dxa"/>
            <w:noWrap/>
            <w:vAlign w:val="center"/>
          </w:tcPr>
          <w:p w14:paraId="6A21B5EF" w14:textId="0B914435"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2A4D946D" w14:textId="768399C0"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7D43E413" w14:textId="4988590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9,700.00</w:t>
            </w:r>
          </w:p>
        </w:tc>
        <w:tc>
          <w:tcPr>
            <w:tcW w:w="1506" w:type="dxa"/>
            <w:noWrap/>
            <w:vAlign w:val="center"/>
          </w:tcPr>
          <w:p w14:paraId="30919BDF" w14:textId="7F08229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2024/06/07</w:t>
            </w:r>
          </w:p>
        </w:tc>
        <w:tc>
          <w:tcPr>
            <w:tcW w:w="1363" w:type="dxa"/>
            <w:noWrap/>
            <w:vAlign w:val="center"/>
          </w:tcPr>
          <w:p w14:paraId="5D15944D" w14:textId="0CA5FF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2026/09/03</w:t>
            </w:r>
          </w:p>
        </w:tc>
      </w:tr>
      <w:tr w:rsidR="00547087" w:rsidRPr="00547087" w14:paraId="5DEAB042" w14:textId="77777777" w:rsidTr="00547087">
        <w:trPr>
          <w:trHeight w:val="288"/>
          <w:jc w:val="center"/>
        </w:trPr>
        <w:tc>
          <w:tcPr>
            <w:tcW w:w="2621" w:type="dxa"/>
            <w:noWrap/>
            <w:vAlign w:val="center"/>
          </w:tcPr>
          <w:p w14:paraId="013A1063" w14:textId="1193777F"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2B935013" w14:textId="1C1760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4D73C5E4" w14:textId="50D9B98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10,200.00</w:t>
            </w:r>
          </w:p>
        </w:tc>
        <w:tc>
          <w:tcPr>
            <w:tcW w:w="1506" w:type="dxa"/>
            <w:noWrap/>
            <w:vAlign w:val="center"/>
          </w:tcPr>
          <w:p w14:paraId="6D7B8AC3" w14:textId="78FDC2F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2025/01/01</w:t>
            </w:r>
          </w:p>
        </w:tc>
        <w:tc>
          <w:tcPr>
            <w:tcW w:w="1363" w:type="dxa"/>
            <w:noWrap/>
            <w:vAlign w:val="center"/>
          </w:tcPr>
          <w:p w14:paraId="37875593" w14:textId="70CBA6C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2035/03/23</w:t>
            </w:r>
          </w:p>
        </w:tc>
      </w:tr>
      <w:tr w:rsidR="00547087" w:rsidRPr="00547087" w14:paraId="04571B1B" w14:textId="77777777" w:rsidTr="00547087">
        <w:trPr>
          <w:trHeight w:val="288"/>
          <w:jc w:val="center"/>
        </w:trPr>
        <w:tc>
          <w:tcPr>
            <w:tcW w:w="2621" w:type="dxa"/>
            <w:noWrap/>
            <w:vAlign w:val="center"/>
          </w:tcPr>
          <w:p w14:paraId="0F78B53D" w14:textId="232CF2E3"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24CD8FCC" w14:textId="7BFEDFF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7D124625" w14:textId="1BFDAD7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5,000.00</w:t>
            </w:r>
          </w:p>
        </w:tc>
        <w:tc>
          <w:tcPr>
            <w:tcW w:w="1506" w:type="dxa"/>
            <w:noWrap/>
            <w:vAlign w:val="center"/>
          </w:tcPr>
          <w:p w14:paraId="4119ECC2" w14:textId="7373D1E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2025/10/22</w:t>
            </w:r>
          </w:p>
        </w:tc>
        <w:tc>
          <w:tcPr>
            <w:tcW w:w="1363" w:type="dxa"/>
            <w:noWrap/>
            <w:vAlign w:val="center"/>
          </w:tcPr>
          <w:p w14:paraId="1A9C96EF" w14:textId="23AC0EF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2026/10/21</w:t>
            </w:r>
          </w:p>
        </w:tc>
      </w:tr>
      <w:tr w:rsidR="00547087" w:rsidRPr="00547087" w14:paraId="7C0644E3" w14:textId="77777777" w:rsidTr="00547087">
        <w:trPr>
          <w:trHeight w:val="288"/>
          <w:jc w:val="center"/>
        </w:trPr>
        <w:tc>
          <w:tcPr>
            <w:tcW w:w="2621" w:type="dxa"/>
            <w:noWrap/>
            <w:vAlign w:val="center"/>
          </w:tcPr>
          <w:p w14:paraId="1CB78AD7" w14:textId="469D7CD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48561E24" w14:textId="65C73A2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国家开发银行山东省分行</w:t>
            </w:r>
          </w:p>
        </w:tc>
        <w:tc>
          <w:tcPr>
            <w:tcW w:w="1442" w:type="dxa"/>
            <w:noWrap/>
            <w:vAlign w:val="center"/>
          </w:tcPr>
          <w:p w14:paraId="2ACF2239" w14:textId="159825D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12,860.74</w:t>
            </w:r>
          </w:p>
        </w:tc>
        <w:tc>
          <w:tcPr>
            <w:tcW w:w="1506" w:type="dxa"/>
            <w:noWrap/>
            <w:vAlign w:val="center"/>
          </w:tcPr>
          <w:p w14:paraId="6760A1B2" w14:textId="60D9CF0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01282453" w14:textId="4AAC648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2030/08/17</w:t>
            </w:r>
          </w:p>
        </w:tc>
      </w:tr>
      <w:tr w:rsidR="00547087" w:rsidRPr="00547087" w14:paraId="25018881" w14:textId="77777777" w:rsidTr="00547087">
        <w:trPr>
          <w:trHeight w:val="288"/>
          <w:jc w:val="center"/>
        </w:trPr>
        <w:tc>
          <w:tcPr>
            <w:tcW w:w="2621" w:type="dxa"/>
            <w:noWrap/>
            <w:vAlign w:val="center"/>
          </w:tcPr>
          <w:p w14:paraId="178DB646" w14:textId="5AF6F56F"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3296598C" w14:textId="0C27364C"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4CF61997" w14:textId="3AA0561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18408582" w14:textId="11330AE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2025/05/19</w:t>
            </w:r>
          </w:p>
        </w:tc>
        <w:tc>
          <w:tcPr>
            <w:tcW w:w="1363" w:type="dxa"/>
            <w:noWrap/>
            <w:vAlign w:val="center"/>
          </w:tcPr>
          <w:p w14:paraId="7E4E82EC" w14:textId="37DE368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2026/05/16</w:t>
            </w:r>
          </w:p>
        </w:tc>
      </w:tr>
      <w:tr w:rsidR="00547087" w:rsidRPr="00547087" w14:paraId="01D181C7" w14:textId="77777777" w:rsidTr="00547087">
        <w:trPr>
          <w:trHeight w:val="288"/>
          <w:jc w:val="center"/>
        </w:trPr>
        <w:tc>
          <w:tcPr>
            <w:tcW w:w="2621" w:type="dxa"/>
            <w:noWrap/>
            <w:vAlign w:val="center"/>
          </w:tcPr>
          <w:p w14:paraId="46DE7E93" w14:textId="630BF6FC"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60AAB2B4" w14:textId="1755B930"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F969369" w14:textId="5FA4189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1EA1EBD4" w14:textId="2D2B64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4E0DED6" w14:textId="35DC904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00661D9C" w14:textId="77777777" w:rsidTr="00547087">
        <w:trPr>
          <w:trHeight w:val="288"/>
          <w:jc w:val="center"/>
        </w:trPr>
        <w:tc>
          <w:tcPr>
            <w:tcW w:w="2621" w:type="dxa"/>
            <w:noWrap/>
            <w:vAlign w:val="center"/>
          </w:tcPr>
          <w:p w14:paraId="5D6C4E16" w14:textId="22C63707"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1EFC94F0" w14:textId="2D4384F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AEA77BA" w14:textId="169CF34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700011C7" w14:textId="143858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DB6FF1F" w14:textId="5F34C9C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41629A73" w14:textId="77777777" w:rsidTr="00547087">
        <w:trPr>
          <w:trHeight w:val="288"/>
          <w:jc w:val="center"/>
        </w:trPr>
        <w:tc>
          <w:tcPr>
            <w:tcW w:w="2621" w:type="dxa"/>
            <w:noWrap/>
            <w:vAlign w:val="center"/>
          </w:tcPr>
          <w:p w14:paraId="688A98E0" w14:textId="28918BED"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2817B3DA" w14:textId="233B950B"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305B7854" w14:textId="02A1B62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3,000.00</w:t>
            </w:r>
          </w:p>
        </w:tc>
        <w:tc>
          <w:tcPr>
            <w:tcW w:w="1506" w:type="dxa"/>
            <w:noWrap/>
            <w:vAlign w:val="center"/>
          </w:tcPr>
          <w:p w14:paraId="402408F4" w14:textId="22E69B1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2025/11/11</w:t>
            </w:r>
          </w:p>
        </w:tc>
        <w:tc>
          <w:tcPr>
            <w:tcW w:w="1363" w:type="dxa"/>
            <w:noWrap/>
            <w:vAlign w:val="center"/>
          </w:tcPr>
          <w:p w14:paraId="41785BB2" w14:textId="33461A6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2026/11/10</w:t>
            </w:r>
          </w:p>
        </w:tc>
      </w:tr>
      <w:tr w:rsidR="00547087" w:rsidRPr="00547087" w14:paraId="4CDDB621" w14:textId="77777777" w:rsidTr="00547087">
        <w:trPr>
          <w:trHeight w:val="288"/>
          <w:jc w:val="center"/>
        </w:trPr>
        <w:tc>
          <w:tcPr>
            <w:tcW w:w="2621" w:type="dxa"/>
            <w:noWrap/>
            <w:vAlign w:val="center"/>
          </w:tcPr>
          <w:p w14:paraId="7ECBFEFF" w14:textId="2BEE9AF0"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730278F1" w14:textId="161E233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40E69C94" w14:textId="385929E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6A11AA50" w14:textId="5C4D07C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2025/06/18</w:t>
            </w:r>
          </w:p>
        </w:tc>
        <w:tc>
          <w:tcPr>
            <w:tcW w:w="1363" w:type="dxa"/>
            <w:noWrap/>
            <w:vAlign w:val="center"/>
          </w:tcPr>
          <w:p w14:paraId="42BFA304" w14:textId="4CDFB2E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2026/06/16</w:t>
            </w:r>
          </w:p>
        </w:tc>
      </w:tr>
      <w:tr w:rsidR="00547087" w:rsidRPr="00547087" w14:paraId="6D30CBF0" w14:textId="77777777" w:rsidTr="00547087">
        <w:trPr>
          <w:trHeight w:val="288"/>
          <w:jc w:val="center"/>
        </w:trPr>
        <w:tc>
          <w:tcPr>
            <w:tcW w:w="2621" w:type="dxa"/>
            <w:noWrap/>
            <w:vAlign w:val="center"/>
          </w:tcPr>
          <w:p w14:paraId="70A0FC7B" w14:textId="471232A1"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中医医院</w:t>
            </w:r>
          </w:p>
        </w:tc>
        <w:tc>
          <w:tcPr>
            <w:tcW w:w="3283" w:type="dxa"/>
            <w:noWrap/>
            <w:vAlign w:val="center"/>
          </w:tcPr>
          <w:p w14:paraId="6B02FB7C" w14:textId="62A41C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6C76A72D" w14:textId="2E437F3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1EF84F2D" w14:textId="726CD3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2025/01/06</w:t>
            </w:r>
          </w:p>
        </w:tc>
        <w:tc>
          <w:tcPr>
            <w:tcW w:w="1363" w:type="dxa"/>
            <w:noWrap/>
            <w:vAlign w:val="center"/>
          </w:tcPr>
          <w:p w14:paraId="3702457E" w14:textId="69C5254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2026/01/05</w:t>
            </w:r>
          </w:p>
        </w:tc>
      </w:tr>
      <w:tr w:rsidR="00547087" w:rsidRPr="00547087" w14:paraId="1850896E" w14:textId="77777777" w:rsidTr="00547087">
        <w:trPr>
          <w:trHeight w:val="288"/>
          <w:jc w:val="center"/>
        </w:trPr>
        <w:tc>
          <w:tcPr>
            <w:tcW w:w="2621" w:type="dxa"/>
            <w:noWrap/>
            <w:vAlign w:val="center"/>
          </w:tcPr>
          <w:p w14:paraId="040C95E0" w14:textId="7DF18688"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71DE6433" w14:textId="091011A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7BB6F0B6" w14:textId="6832654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343D5D72" w14:textId="589C8A9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136A479" w14:textId="4C041CA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2027/12/22</w:t>
            </w:r>
          </w:p>
        </w:tc>
      </w:tr>
      <w:tr w:rsidR="00547087" w:rsidRPr="00547087" w14:paraId="679F0609" w14:textId="77777777" w:rsidTr="00547087">
        <w:trPr>
          <w:trHeight w:val="288"/>
          <w:jc w:val="center"/>
        </w:trPr>
        <w:tc>
          <w:tcPr>
            <w:tcW w:w="2621" w:type="dxa"/>
            <w:noWrap/>
            <w:vAlign w:val="center"/>
          </w:tcPr>
          <w:p w14:paraId="64B501C6" w14:textId="14D38119"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0F11E758" w14:textId="3E3D67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3CE4C95A" w14:textId="22AECDB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300D45E2" w14:textId="7877D5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083EADD2" w14:textId="78A5736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2027/12/24</w:t>
            </w:r>
          </w:p>
        </w:tc>
      </w:tr>
      <w:tr w:rsidR="00547087" w:rsidRPr="00547087" w14:paraId="546E8216" w14:textId="77777777" w:rsidTr="00547087">
        <w:trPr>
          <w:trHeight w:val="288"/>
          <w:jc w:val="center"/>
        </w:trPr>
        <w:tc>
          <w:tcPr>
            <w:tcW w:w="2621" w:type="dxa"/>
            <w:noWrap/>
            <w:vAlign w:val="center"/>
          </w:tcPr>
          <w:p w14:paraId="5AB782AD" w14:textId="213DC826"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4D1D06E8" w14:textId="53692CA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6D9EC6DF" w14:textId="07546D4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985.00</w:t>
            </w:r>
          </w:p>
        </w:tc>
        <w:tc>
          <w:tcPr>
            <w:tcW w:w="1506" w:type="dxa"/>
            <w:noWrap/>
            <w:vAlign w:val="center"/>
          </w:tcPr>
          <w:p w14:paraId="7F405BFC" w14:textId="512E9F0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6315BFDE" w14:textId="2943D71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2027/12/22</w:t>
            </w:r>
          </w:p>
        </w:tc>
      </w:tr>
      <w:tr w:rsidR="00547087" w:rsidRPr="00547087" w14:paraId="6E6A55B0" w14:textId="77777777" w:rsidTr="00547087">
        <w:trPr>
          <w:trHeight w:val="288"/>
          <w:jc w:val="center"/>
        </w:trPr>
        <w:tc>
          <w:tcPr>
            <w:tcW w:w="2621" w:type="dxa"/>
            <w:noWrap/>
            <w:vAlign w:val="center"/>
          </w:tcPr>
          <w:p w14:paraId="2E81690C" w14:textId="1B94E1D2"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35A7D025" w14:textId="5F10983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w:t>
            </w:r>
          </w:p>
        </w:tc>
        <w:tc>
          <w:tcPr>
            <w:tcW w:w="1442" w:type="dxa"/>
            <w:noWrap/>
            <w:vAlign w:val="center"/>
          </w:tcPr>
          <w:p w14:paraId="01E8ECAB" w14:textId="1AEC66C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885.00</w:t>
            </w:r>
          </w:p>
        </w:tc>
        <w:tc>
          <w:tcPr>
            <w:tcW w:w="1506" w:type="dxa"/>
            <w:noWrap/>
            <w:vAlign w:val="center"/>
          </w:tcPr>
          <w:p w14:paraId="5FCC0BB3" w14:textId="3003D7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1E9B8FB" w14:textId="0D08A78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2027/12/18</w:t>
            </w:r>
          </w:p>
        </w:tc>
      </w:tr>
      <w:tr w:rsidR="00547087" w:rsidRPr="00547087" w14:paraId="302EAFF5" w14:textId="77777777" w:rsidTr="00547087">
        <w:trPr>
          <w:trHeight w:val="288"/>
          <w:jc w:val="center"/>
        </w:trPr>
        <w:tc>
          <w:tcPr>
            <w:tcW w:w="2621" w:type="dxa"/>
            <w:noWrap/>
            <w:vAlign w:val="center"/>
          </w:tcPr>
          <w:p w14:paraId="00663F59" w14:textId="7ABBCBCF"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6D98D6ED" w14:textId="34C05F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1B7A38A3" w14:textId="521DED1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14,250.00</w:t>
            </w:r>
          </w:p>
        </w:tc>
        <w:tc>
          <w:tcPr>
            <w:tcW w:w="1506" w:type="dxa"/>
            <w:noWrap/>
            <w:vAlign w:val="center"/>
          </w:tcPr>
          <w:p w14:paraId="3ADB94B7" w14:textId="5BD7247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2025/01/14</w:t>
            </w:r>
          </w:p>
        </w:tc>
        <w:tc>
          <w:tcPr>
            <w:tcW w:w="1363" w:type="dxa"/>
            <w:noWrap/>
            <w:vAlign w:val="center"/>
          </w:tcPr>
          <w:p w14:paraId="14E4FF9C" w14:textId="3C4D25F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2026/01/14</w:t>
            </w:r>
          </w:p>
        </w:tc>
      </w:tr>
      <w:tr w:rsidR="00547087" w:rsidRPr="00547087" w14:paraId="1C27BC22" w14:textId="77777777" w:rsidTr="00547087">
        <w:trPr>
          <w:trHeight w:val="288"/>
          <w:jc w:val="center"/>
        </w:trPr>
        <w:tc>
          <w:tcPr>
            <w:tcW w:w="2621" w:type="dxa"/>
            <w:noWrap/>
            <w:vAlign w:val="center"/>
          </w:tcPr>
          <w:p w14:paraId="0A210AE5" w14:textId="7AF58C0E"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30ABB235" w14:textId="22767A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45E06BE0" w14:textId="172A972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10,450.00</w:t>
            </w:r>
          </w:p>
        </w:tc>
        <w:tc>
          <w:tcPr>
            <w:tcW w:w="1506" w:type="dxa"/>
            <w:noWrap/>
            <w:vAlign w:val="center"/>
          </w:tcPr>
          <w:p w14:paraId="4D975B4C" w14:textId="1A520C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2025/02/18</w:t>
            </w:r>
          </w:p>
        </w:tc>
        <w:tc>
          <w:tcPr>
            <w:tcW w:w="1363" w:type="dxa"/>
            <w:noWrap/>
            <w:vAlign w:val="center"/>
          </w:tcPr>
          <w:p w14:paraId="4296542B" w14:textId="48CBD4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2026/02/18</w:t>
            </w:r>
          </w:p>
        </w:tc>
      </w:tr>
      <w:tr w:rsidR="00547087" w:rsidRPr="00547087" w14:paraId="09AA82EC" w14:textId="77777777" w:rsidTr="00547087">
        <w:trPr>
          <w:trHeight w:val="288"/>
          <w:jc w:val="center"/>
        </w:trPr>
        <w:tc>
          <w:tcPr>
            <w:tcW w:w="2621" w:type="dxa"/>
            <w:noWrap/>
            <w:vAlign w:val="center"/>
          </w:tcPr>
          <w:p w14:paraId="3B6914E8" w14:textId="72DB9BF0"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九州城建投资有限公司</w:t>
            </w:r>
          </w:p>
        </w:tc>
        <w:tc>
          <w:tcPr>
            <w:tcW w:w="3283" w:type="dxa"/>
            <w:noWrap/>
            <w:vAlign w:val="center"/>
          </w:tcPr>
          <w:p w14:paraId="4953D6BB" w14:textId="0868A1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3061A498" w14:textId="332500C1"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8,550.00</w:t>
            </w:r>
          </w:p>
        </w:tc>
        <w:tc>
          <w:tcPr>
            <w:tcW w:w="1506" w:type="dxa"/>
            <w:noWrap/>
            <w:vAlign w:val="center"/>
          </w:tcPr>
          <w:p w14:paraId="2CF41AD6" w14:textId="4322397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2025/12/30</w:t>
            </w:r>
          </w:p>
        </w:tc>
        <w:tc>
          <w:tcPr>
            <w:tcW w:w="1363" w:type="dxa"/>
            <w:noWrap/>
            <w:vAlign w:val="center"/>
          </w:tcPr>
          <w:p w14:paraId="2BB63F63" w14:textId="784D208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37E5EDD2" w14:textId="77777777" w:rsidTr="00547087">
        <w:trPr>
          <w:trHeight w:val="288"/>
          <w:jc w:val="center"/>
        </w:trPr>
        <w:tc>
          <w:tcPr>
            <w:tcW w:w="2621" w:type="dxa"/>
            <w:noWrap/>
            <w:vAlign w:val="center"/>
          </w:tcPr>
          <w:p w14:paraId="6D6D55EC" w14:textId="32887D63"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168635CC" w14:textId="1A100A5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35CA9EB7" w14:textId="443CFCF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39379086" w14:textId="5C32B32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23B02771" w14:textId="31E414B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2026/02/12</w:t>
            </w:r>
          </w:p>
        </w:tc>
      </w:tr>
      <w:tr w:rsidR="00547087" w:rsidRPr="00547087" w14:paraId="6B544D13" w14:textId="77777777" w:rsidTr="00547087">
        <w:trPr>
          <w:trHeight w:val="288"/>
          <w:jc w:val="center"/>
        </w:trPr>
        <w:tc>
          <w:tcPr>
            <w:tcW w:w="2621" w:type="dxa"/>
            <w:noWrap/>
            <w:vAlign w:val="center"/>
          </w:tcPr>
          <w:p w14:paraId="0AE16DFB" w14:textId="446DEB18"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0544DDC0" w14:textId="122F5C4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3DFBBEA1" w14:textId="72FADDA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7DCD02F2" w14:textId="1F325B1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3CF703A9" w14:textId="75CAEE1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2026/02/12</w:t>
            </w:r>
          </w:p>
        </w:tc>
      </w:tr>
      <w:tr w:rsidR="00547087" w:rsidRPr="00547087" w14:paraId="1D3B0455" w14:textId="77777777" w:rsidTr="00547087">
        <w:trPr>
          <w:trHeight w:val="288"/>
          <w:jc w:val="center"/>
        </w:trPr>
        <w:tc>
          <w:tcPr>
            <w:tcW w:w="2621" w:type="dxa"/>
            <w:noWrap/>
            <w:vAlign w:val="center"/>
          </w:tcPr>
          <w:p w14:paraId="1C1DB436" w14:textId="179D6392"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3A973B15" w14:textId="14E6447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56C268B3" w14:textId="1CC6F98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7B376D38" w14:textId="2742F2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2025/02/12</w:t>
            </w:r>
          </w:p>
        </w:tc>
        <w:tc>
          <w:tcPr>
            <w:tcW w:w="1363" w:type="dxa"/>
            <w:noWrap/>
            <w:vAlign w:val="center"/>
          </w:tcPr>
          <w:p w14:paraId="18660784" w14:textId="5FC4CAC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2026/02/13</w:t>
            </w:r>
          </w:p>
        </w:tc>
      </w:tr>
      <w:tr w:rsidR="00547087" w:rsidRPr="00547087" w14:paraId="07FD54DF" w14:textId="77777777" w:rsidTr="00547087">
        <w:trPr>
          <w:trHeight w:val="288"/>
          <w:jc w:val="center"/>
        </w:trPr>
        <w:tc>
          <w:tcPr>
            <w:tcW w:w="2621" w:type="dxa"/>
            <w:noWrap/>
            <w:vAlign w:val="center"/>
          </w:tcPr>
          <w:p w14:paraId="7C21FF40" w14:textId="3503F996"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3F4A3A4E" w14:textId="24627A0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1DAB8626" w14:textId="4CDCDF8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2,990.00</w:t>
            </w:r>
          </w:p>
        </w:tc>
        <w:tc>
          <w:tcPr>
            <w:tcW w:w="1506" w:type="dxa"/>
            <w:noWrap/>
            <w:vAlign w:val="center"/>
          </w:tcPr>
          <w:p w14:paraId="5846220A" w14:textId="7B2BAE1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2025/07/15</w:t>
            </w:r>
          </w:p>
        </w:tc>
        <w:tc>
          <w:tcPr>
            <w:tcW w:w="1363" w:type="dxa"/>
            <w:noWrap/>
            <w:vAlign w:val="center"/>
          </w:tcPr>
          <w:p w14:paraId="1594C95B" w14:textId="01DB3C9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2026/07/15</w:t>
            </w:r>
          </w:p>
        </w:tc>
      </w:tr>
      <w:tr w:rsidR="00547087" w:rsidRPr="00547087" w14:paraId="3DE67AE1" w14:textId="77777777" w:rsidTr="00547087">
        <w:trPr>
          <w:trHeight w:val="288"/>
          <w:jc w:val="center"/>
        </w:trPr>
        <w:tc>
          <w:tcPr>
            <w:tcW w:w="2621" w:type="dxa"/>
            <w:noWrap/>
            <w:vAlign w:val="center"/>
          </w:tcPr>
          <w:p w14:paraId="1CAD93F4" w14:textId="0C8B45D8"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4A11C02C" w14:textId="21D35B5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齐商银行股份有限公司济宁金乡支行</w:t>
            </w:r>
          </w:p>
        </w:tc>
        <w:tc>
          <w:tcPr>
            <w:tcW w:w="1442" w:type="dxa"/>
            <w:noWrap/>
            <w:vAlign w:val="center"/>
          </w:tcPr>
          <w:p w14:paraId="26062B3B" w14:textId="508BC92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1,495.00</w:t>
            </w:r>
          </w:p>
        </w:tc>
        <w:tc>
          <w:tcPr>
            <w:tcW w:w="1506" w:type="dxa"/>
            <w:noWrap/>
            <w:vAlign w:val="center"/>
          </w:tcPr>
          <w:p w14:paraId="55B548B4" w14:textId="1E2D4A4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2024/09/09</w:t>
            </w:r>
          </w:p>
        </w:tc>
        <w:tc>
          <w:tcPr>
            <w:tcW w:w="1363" w:type="dxa"/>
            <w:noWrap/>
            <w:vAlign w:val="center"/>
          </w:tcPr>
          <w:p w14:paraId="26B30C2A" w14:textId="63538EA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2026/09/09</w:t>
            </w:r>
          </w:p>
        </w:tc>
      </w:tr>
      <w:tr w:rsidR="00547087" w:rsidRPr="00547087" w14:paraId="167CA6DF" w14:textId="77777777" w:rsidTr="00547087">
        <w:trPr>
          <w:trHeight w:val="288"/>
          <w:jc w:val="center"/>
        </w:trPr>
        <w:tc>
          <w:tcPr>
            <w:tcW w:w="2621" w:type="dxa"/>
            <w:noWrap/>
            <w:vAlign w:val="center"/>
          </w:tcPr>
          <w:p w14:paraId="4E04D87D" w14:textId="54D5C7C1"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2AF20994" w14:textId="215D13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22664843" w14:textId="1EBA72B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48EEEF7B" w14:textId="382AB3C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2025/09/16</w:t>
            </w:r>
          </w:p>
        </w:tc>
        <w:tc>
          <w:tcPr>
            <w:tcW w:w="1363" w:type="dxa"/>
            <w:noWrap/>
            <w:vAlign w:val="center"/>
          </w:tcPr>
          <w:p w14:paraId="116623EB" w14:textId="6678267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2026/06/15</w:t>
            </w:r>
          </w:p>
        </w:tc>
      </w:tr>
      <w:tr w:rsidR="00547087" w:rsidRPr="00547087" w14:paraId="59AA70C9" w14:textId="77777777" w:rsidTr="00547087">
        <w:trPr>
          <w:trHeight w:val="288"/>
          <w:jc w:val="center"/>
        </w:trPr>
        <w:tc>
          <w:tcPr>
            <w:tcW w:w="2621" w:type="dxa"/>
            <w:noWrap/>
            <w:vAlign w:val="center"/>
          </w:tcPr>
          <w:p w14:paraId="471A6AD7" w14:textId="71CEDDEB" w:rsidR="00547087" w:rsidRPr="00547087" w:rsidRDefault="00547087" w:rsidP="00547087">
            <w:pPr>
              <w:widowControl/>
              <w:jc w:val="center"/>
              <w:textAlignment w:val="center"/>
              <w:rPr>
                <w:rFonts w:ascii="Times New Roman" w:hAnsi="Times New Roman"/>
                <w:szCs w:val="21"/>
              </w:rPr>
            </w:pPr>
            <w:r w:rsidRPr="00547087">
              <w:rPr>
                <w:rFonts w:hint="eastAsia"/>
              </w:rPr>
              <w:t>济宁市利源产业投资发展集团有限公司</w:t>
            </w:r>
          </w:p>
        </w:tc>
        <w:tc>
          <w:tcPr>
            <w:tcW w:w="3283" w:type="dxa"/>
            <w:noWrap/>
            <w:vAlign w:val="center"/>
          </w:tcPr>
          <w:p w14:paraId="5B818BED" w14:textId="2199AA6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13E1EA6D" w14:textId="4F87C39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10,600.00</w:t>
            </w:r>
          </w:p>
        </w:tc>
        <w:tc>
          <w:tcPr>
            <w:tcW w:w="1506" w:type="dxa"/>
            <w:noWrap/>
            <w:vAlign w:val="center"/>
          </w:tcPr>
          <w:p w14:paraId="5CEB1D94" w14:textId="55394D2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2025/01/15</w:t>
            </w:r>
          </w:p>
        </w:tc>
        <w:tc>
          <w:tcPr>
            <w:tcW w:w="1363" w:type="dxa"/>
            <w:noWrap/>
            <w:vAlign w:val="center"/>
          </w:tcPr>
          <w:p w14:paraId="42DAA9A1" w14:textId="56F0FDF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2028/01/19</w:t>
            </w:r>
          </w:p>
        </w:tc>
      </w:tr>
      <w:tr w:rsidR="00547087" w:rsidRPr="00547087" w14:paraId="5E0A1BD7" w14:textId="77777777" w:rsidTr="00547087">
        <w:trPr>
          <w:trHeight w:val="288"/>
          <w:jc w:val="center"/>
        </w:trPr>
        <w:tc>
          <w:tcPr>
            <w:tcW w:w="2621" w:type="dxa"/>
            <w:noWrap/>
            <w:vAlign w:val="center"/>
          </w:tcPr>
          <w:p w14:paraId="7AB5AD0D" w14:textId="2666BF4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兖州区惠景资产</w:t>
            </w:r>
            <w:proofErr w:type="gramEnd"/>
            <w:r w:rsidRPr="00547087">
              <w:rPr>
                <w:rFonts w:hint="eastAsia"/>
              </w:rPr>
              <w:t>运营有限公司</w:t>
            </w:r>
          </w:p>
        </w:tc>
        <w:tc>
          <w:tcPr>
            <w:tcW w:w="3283" w:type="dxa"/>
            <w:noWrap/>
            <w:vAlign w:val="center"/>
          </w:tcPr>
          <w:p w14:paraId="26BCCA5A" w14:textId="3BB5B91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33ABB7A3" w14:textId="3420C02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9,500.00</w:t>
            </w:r>
          </w:p>
        </w:tc>
        <w:tc>
          <w:tcPr>
            <w:tcW w:w="1506" w:type="dxa"/>
            <w:noWrap/>
            <w:vAlign w:val="center"/>
          </w:tcPr>
          <w:p w14:paraId="5DB0B2FE" w14:textId="7524057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2025/01/15</w:t>
            </w:r>
          </w:p>
        </w:tc>
        <w:tc>
          <w:tcPr>
            <w:tcW w:w="1363" w:type="dxa"/>
            <w:noWrap/>
            <w:vAlign w:val="center"/>
          </w:tcPr>
          <w:p w14:paraId="5ECF9EC0" w14:textId="6DC103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2028/03/24</w:t>
            </w:r>
          </w:p>
        </w:tc>
      </w:tr>
      <w:tr w:rsidR="00547087" w:rsidRPr="00547087" w14:paraId="05DE31DF" w14:textId="77777777" w:rsidTr="00547087">
        <w:trPr>
          <w:trHeight w:val="288"/>
          <w:jc w:val="center"/>
        </w:trPr>
        <w:tc>
          <w:tcPr>
            <w:tcW w:w="2621" w:type="dxa"/>
            <w:noWrap/>
            <w:vAlign w:val="center"/>
          </w:tcPr>
          <w:p w14:paraId="44DAFD1E" w14:textId="67785F59"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202D44F6" w14:textId="561F9B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03BB5BC6" w14:textId="0E56B57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9,500.00</w:t>
            </w:r>
          </w:p>
        </w:tc>
        <w:tc>
          <w:tcPr>
            <w:tcW w:w="1506" w:type="dxa"/>
            <w:noWrap/>
            <w:vAlign w:val="center"/>
          </w:tcPr>
          <w:p w14:paraId="45BC7C91" w14:textId="3AB909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2025/03/25</w:t>
            </w:r>
          </w:p>
        </w:tc>
        <w:tc>
          <w:tcPr>
            <w:tcW w:w="1363" w:type="dxa"/>
            <w:noWrap/>
            <w:vAlign w:val="center"/>
          </w:tcPr>
          <w:p w14:paraId="6B03A502" w14:textId="7576488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2028/03/24</w:t>
            </w:r>
          </w:p>
        </w:tc>
      </w:tr>
      <w:tr w:rsidR="00547087" w:rsidRPr="00547087" w14:paraId="4E3E216F" w14:textId="77777777" w:rsidTr="00547087">
        <w:trPr>
          <w:trHeight w:val="288"/>
          <w:jc w:val="center"/>
        </w:trPr>
        <w:tc>
          <w:tcPr>
            <w:tcW w:w="2621" w:type="dxa"/>
            <w:noWrap/>
            <w:vAlign w:val="center"/>
          </w:tcPr>
          <w:p w14:paraId="382BDA1B" w14:textId="46BE174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055B0A17" w14:textId="29CBDB6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青岛银行股份有限公司济宁高新科技支行</w:t>
            </w:r>
          </w:p>
        </w:tc>
        <w:tc>
          <w:tcPr>
            <w:tcW w:w="1442" w:type="dxa"/>
            <w:noWrap/>
            <w:vAlign w:val="center"/>
          </w:tcPr>
          <w:p w14:paraId="109EC463" w14:textId="4F52A4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8,000.00</w:t>
            </w:r>
          </w:p>
        </w:tc>
        <w:tc>
          <w:tcPr>
            <w:tcW w:w="1506" w:type="dxa"/>
            <w:noWrap/>
            <w:vAlign w:val="center"/>
          </w:tcPr>
          <w:p w14:paraId="35E0CE00" w14:textId="019163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2025/04/24</w:t>
            </w:r>
          </w:p>
        </w:tc>
        <w:tc>
          <w:tcPr>
            <w:tcW w:w="1363" w:type="dxa"/>
            <w:noWrap/>
            <w:vAlign w:val="center"/>
          </w:tcPr>
          <w:p w14:paraId="0C4BAD25" w14:textId="65F37AE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2026/04/24</w:t>
            </w:r>
          </w:p>
        </w:tc>
      </w:tr>
      <w:tr w:rsidR="00547087" w:rsidRPr="00547087" w14:paraId="03B4A1D1" w14:textId="77777777" w:rsidTr="00547087">
        <w:trPr>
          <w:trHeight w:val="288"/>
          <w:jc w:val="center"/>
        </w:trPr>
        <w:tc>
          <w:tcPr>
            <w:tcW w:w="2621" w:type="dxa"/>
            <w:noWrap/>
            <w:vAlign w:val="center"/>
          </w:tcPr>
          <w:p w14:paraId="4095739E" w14:textId="6A344BC9" w:rsidR="00547087" w:rsidRPr="00547087" w:rsidRDefault="00547087" w:rsidP="00547087">
            <w:pPr>
              <w:widowControl/>
              <w:jc w:val="center"/>
              <w:textAlignment w:val="center"/>
              <w:rPr>
                <w:rFonts w:ascii="Times New Roman" w:hAnsi="Times New Roman"/>
                <w:szCs w:val="21"/>
              </w:rPr>
            </w:pPr>
            <w:r w:rsidRPr="00547087">
              <w:rPr>
                <w:rFonts w:hint="eastAsia"/>
              </w:rPr>
              <w:t>山东</w:t>
            </w:r>
            <w:proofErr w:type="gramStart"/>
            <w:r w:rsidRPr="00547087">
              <w:rPr>
                <w:rFonts w:hint="eastAsia"/>
              </w:rPr>
              <w:t>兖</w:t>
            </w:r>
            <w:proofErr w:type="gramEnd"/>
            <w:r w:rsidRPr="00547087">
              <w:rPr>
                <w:rFonts w:hint="eastAsia"/>
              </w:rPr>
              <w:t>兴商贸服务集团有限公司</w:t>
            </w:r>
          </w:p>
        </w:tc>
        <w:tc>
          <w:tcPr>
            <w:tcW w:w="3283" w:type="dxa"/>
            <w:noWrap/>
            <w:vAlign w:val="center"/>
          </w:tcPr>
          <w:p w14:paraId="40815B80" w14:textId="3E9E681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中国建设银行股份有限公司</w:t>
            </w:r>
          </w:p>
        </w:tc>
        <w:tc>
          <w:tcPr>
            <w:tcW w:w="1442" w:type="dxa"/>
            <w:noWrap/>
            <w:vAlign w:val="center"/>
          </w:tcPr>
          <w:p w14:paraId="3DA014F1" w14:textId="6EDEE42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333.08</w:t>
            </w:r>
          </w:p>
        </w:tc>
        <w:tc>
          <w:tcPr>
            <w:tcW w:w="1506" w:type="dxa"/>
            <w:noWrap/>
            <w:vAlign w:val="center"/>
          </w:tcPr>
          <w:p w14:paraId="41503A6A" w14:textId="4CF2B66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2025/12/18</w:t>
            </w:r>
          </w:p>
        </w:tc>
        <w:tc>
          <w:tcPr>
            <w:tcW w:w="1363" w:type="dxa"/>
            <w:noWrap/>
            <w:vAlign w:val="center"/>
          </w:tcPr>
          <w:p w14:paraId="3DDDDEAF" w14:textId="062045D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2028/12/31</w:t>
            </w:r>
          </w:p>
        </w:tc>
      </w:tr>
      <w:tr w:rsidR="00547087" w:rsidRPr="00547087" w14:paraId="38A8D2F2" w14:textId="77777777" w:rsidTr="00547087">
        <w:trPr>
          <w:trHeight w:val="288"/>
          <w:jc w:val="center"/>
        </w:trPr>
        <w:tc>
          <w:tcPr>
            <w:tcW w:w="2621" w:type="dxa"/>
            <w:noWrap/>
            <w:vAlign w:val="center"/>
          </w:tcPr>
          <w:p w14:paraId="43B071EB" w14:textId="511B6128" w:rsidR="00547087" w:rsidRPr="00547087" w:rsidRDefault="00547087" w:rsidP="00547087">
            <w:pPr>
              <w:widowControl/>
              <w:jc w:val="center"/>
              <w:textAlignment w:val="center"/>
              <w:rPr>
                <w:rFonts w:ascii="Times New Roman" w:hAnsi="Times New Roman"/>
                <w:szCs w:val="21"/>
              </w:rPr>
            </w:pPr>
            <w:r w:rsidRPr="00547087">
              <w:rPr>
                <w:rFonts w:hint="eastAsia"/>
              </w:rPr>
              <w:t>济宁市大成教育产业发展集团有限公司</w:t>
            </w:r>
          </w:p>
        </w:tc>
        <w:tc>
          <w:tcPr>
            <w:tcW w:w="3283" w:type="dxa"/>
            <w:noWrap/>
            <w:vAlign w:val="center"/>
          </w:tcPr>
          <w:p w14:paraId="630F178A" w14:textId="454133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中国建设银行股份有限公司</w:t>
            </w:r>
          </w:p>
        </w:tc>
        <w:tc>
          <w:tcPr>
            <w:tcW w:w="1442" w:type="dxa"/>
            <w:noWrap/>
            <w:vAlign w:val="center"/>
          </w:tcPr>
          <w:p w14:paraId="5506FACC" w14:textId="51F71B2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345.45</w:t>
            </w:r>
          </w:p>
        </w:tc>
        <w:tc>
          <w:tcPr>
            <w:tcW w:w="1506" w:type="dxa"/>
            <w:noWrap/>
            <w:vAlign w:val="center"/>
          </w:tcPr>
          <w:p w14:paraId="07D05302" w14:textId="175281D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2025/12/29</w:t>
            </w:r>
          </w:p>
        </w:tc>
        <w:tc>
          <w:tcPr>
            <w:tcW w:w="1363" w:type="dxa"/>
            <w:noWrap/>
            <w:vAlign w:val="center"/>
          </w:tcPr>
          <w:p w14:paraId="5E0D209B" w14:textId="150BAD8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2028/12/31</w:t>
            </w:r>
          </w:p>
        </w:tc>
      </w:tr>
      <w:tr w:rsidR="00547087" w:rsidRPr="00547087" w14:paraId="40B9FF70" w14:textId="77777777" w:rsidTr="00547087">
        <w:trPr>
          <w:trHeight w:val="288"/>
          <w:jc w:val="center"/>
        </w:trPr>
        <w:tc>
          <w:tcPr>
            <w:tcW w:w="2621" w:type="dxa"/>
            <w:noWrap/>
            <w:vAlign w:val="center"/>
          </w:tcPr>
          <w:p w14:paraId="3FB15253" w14:textId="04500A75"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10B00DC7" w14:textId="7193B87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山东惠金融资租赁有限公司</w:t>
            </w:r>
          </w:p>
        </w:tc>
        <w:tc>
          <w:tcPr>
            <w:tcW w:w="1442" w:type="dxa"/>
            <w:noWrap/>
            <w:vAlign w:val="center"/>
          </w:tcPr>
          <w:p w14:paraId="4D0D33AE" w14:textId="252FA34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w:t>
            </w:r>
          </w:p>
        </w:tc>
        <w:tc>
          <w:tcPr>
            <w:tcW w:w="1506" w:type="dxa"/>
            <w:noWrap/>
            <w:vAlign w:val="center"/>
          </w:tcPr>
          <w:p w14:paraId="0E847062" w14:textId="2E842B6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2025/11/28</w:t>
            </w:r>
          </w:p>
        </w:tc>
        <w:tc>
          <w:tcPr>
            <w:tcW w:w="1363" w:type="dxa"/>
            <w:noWrap/>
            <w:vAlign w:val="center"/>
          </w:tcPr>
          <w:p w14:paraId="09D80EBC" w14:textId="73A484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2027/11/28</w:t>
            </w:r>
          </w:p>
        </w:tc>
      </w:tr>
      <w:tr w:rsidR="00547087" w:rsidRPr="00547087" w14:paraId="12FFBC82" w14:textId="77777777" w:rsidTr="00547087">
        <w:trPr>
          <w:trHeight w:val="288"/>
          <w:jc w:val="center"/>
        </w:trPr>
        <w:tc>
          <w:tcPr>
            <w:tcW w:w="2621" w:type="dxa"/>
            <w:noWrap/>
            <w:vAlign w:val="center"/>
          </w:tcPr>
          <w:p w14:paraId="3A894DEB" w14:textId="64ECD80A"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07F0F3B" w14:textId="4CFF416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齐鲁银行股份有限公司济南泉城支行</w:t>
            </w:r>
          </w:p>
        </w:tc>
        <w:tc>
          <w:tcPr>
            <w:tcW w:w="1442" w:type="dxa"/>
            <w:noWrap/>
            <w:vAlign w:val="center"/>
          </w:tcPr>
          <w:p w14:paraId="6578229F" w14:textId="5392B73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4CD525F2" w14:textId="2CB84F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281D9C3E" w14:textId="55635C6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53F00865" w14:textId="77777777" w:rsidTr="00547087">
        <w:trPr>
          <w:trHeight w:val="288"/>
          <w:jc w:val="center"/>
        </w:trPr>
        <w:tc>
          <w:tcPr>
            <w:tcW w:w="2621" w:type="dxa"/>
            <w:noWrap/>
            <w:vAlign w:val="center"/>
          </w:tcPr>
          <w:p w14:paraId="77EF93BA" w14:textId="5534BB62"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3D0331DE" w14:textId="148BFFE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3E9CEFAF" w14:textId="3E41284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2,464.00</w:t>
            </w:r>
          </w:p>
        </w:tc>
        <w:tc>
          <w:tcPr>
            <w:tcW w:w="1506" w:type="dxa"/>
            <w:noWrap/>
            <w:vAlign w:val="center"/>
          </w:tcPr>
          <w:p w14:paraId="25A3E4D7" w14:textId="1DA2D34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2023/11/15</w:t>
            </w:r>
          </w:p>
        </w:tc>
        <w:tc>
          <w:tcPr>
            <w:tcW w:w="1363" w:type="dxa"/>
            <w:noWrap/>
            <w:vAlign w:val="center"/>
          </w:tcPr>
          <w:p w14:paraId="1B8EE4E6" w14:textId="0414A39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2026/11/15</w:t>
            </w:r>
          </w:p>
        </w:tc>
      </w:tr>
      <w:tr w:rsidR="00547087" w:rsidRPr="00547087" w14:paraId="55C34355" w14:textId="77777777" w:rsidTr="00547087">
        <w:trPr>
          <w:trHeight w:val="288"/>
          <w:jc w:val="center"/>
        </w:trPr>
        <w:tc>
          <w:tcPr>
            <w:tcW w:w="2621" w:type="dxa"/>
            <w:noWrap/>
            <w:vAlign w:val="center"/>
          </w:tcPr>
          <w:p w14:paraId="3A7EF76A" w14:textId="643AD51A"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铁路医院</w:t>
            </w:r>
          </w:p>
        </w:tc>
        <w:tc>
          <w:tcPr>
            <w:tcW w:w="3283" w:type="dxa"/>
            <w:noWrap/>
            <w:vAlign w:val="center"/>
          </w:tcPr>
          <w:p w14:paraId="33E6667D" w14:textId="55E073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山东济宁兖州农村商业银行股份有限公司建设中路支行</w:t>
            </w:r>
          </w:p>
        </w:tc>
        <w:tc>
          <w:tcPr>
            <w:tcW w:w="1442" w:type="dxa"/>
            <w:noWrap/>
            <w:vAlign w:val="center"/>
          </w:tcPr>
          <w:p w14:paraId="28F6A01B" w14:textId="3D572897"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1,800.00</w:t>
            </w:r>
          </w:p>
        </w:tc>
        <w:tc>
          <w:tcPr>
            <w:tcW w:w="1506" w:type="dxa"/>
            <w:noWrap/>
            <w:vAlign w:val="center"/>
          </w:tcPr>
          <w:p w14:paraId="1868E55B" w14:textId="00B602F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2025/1/6</w:t>
            </w:r>
          </w:p>
        </w:tc>
        <w:tc>
          <w:tcPr>
            <w:tcW w:w="1363" w:type="dxa"/>
            <w:noWrap/>
            <w:vAlign w:val="center"/>
          </w:tcPr>
          <w:p w14:paraId="0B339AB8" w14:textId="411BB2B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2027/09/29</w:t>
            </w:r>
          </w:p>
        </w:tc>
      </w:tr>
      <w:tr w:rsidR="00547087" w:rsidRPr="00547087" w14:paraId="712A7EF5" w14:textId="77777777" w:rsidTr="00547087">
        <w:trPr>
          <w:trHeight w:val="288"/>
          <w:jc w:val="center"/>
        </w:trPr>
        <w:tc>
          <w:tcPr>
            <w:tcW w:w="2621" w:type="dxa"/>
            <w:noWrap/>
            <w:vAlign w:val="center"/>
          </w:tcPr>
          <w:p w14:paraId="3EFB0073" w14:textId="78DCA37B" w:rsidR="00547087" w:rsidRPr="00547087" w:rsidRDefault="00547087" w:rsidP="00547087">
            <w:pPr>
              <w:widowControl/>
              <w:jc w:val="center"/>
              <w:textAlignment w:val="center"/>
              <w:rPr>
                <w:rFonts w:ascii="Times New Roman" w:hAnsi="Times New Roman"/>
                <w:szCs w:val="21"/>
              </w:rPr>
            </w:pPr>
            <w:r w:rsidRPr="00547087">
              <w:rPr>
                <w:rFonts w:hint="eastAsia"/>
              </w:rPr>
              <w:t>济宁市兴农农业发展有限公司</w:t>
            </w:r>
          </w:p>
        </w:tc>
        <w:tc>
          <w:tcPr>
            <w:tcW w:w="3283" w:type="dxa"/>
            <w:noWrap/>
            <w:vAlign w:val="center"/>
          </w:tcPr>
          <w:p w14:paraId="3E4D1D2F" w14:textId="6B544A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2F657302" w14:textId="6FD86D4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61F9F2E2" w14:textId="7C8ABD5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4CE7BC2A" w14:textId="01B510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2026/06/23</w:t>
            </w:r>
          </w:p>
        </w:tc>
      </w:tr>
      <w:tr w:rsidR="00547087" w:rsidRPr="00547087" w14:paraId="5B7BF780" w14:textId="77777777" w:rsidTr="00547087">
        <w:trPr>
          <w:trHeight w:val="288"/>
          <w:jc w:val="center"/>
        </w:trPr>
        <w:tc>
          <w:tcPr>
            <w:tcW w:w="2621" w:type="dxa"/>
            <w:noWrap/>
            <w:vAlign w:val="center"/>
          </w:tcPr>
          <w:p w14:paraId="065565D5" w14:textId="06DCC314" w:rsidR="00547087" w:rsidRPr="00547087" w:rsidRDefault="00547087" w:rsidP="00547087">
            <w:pPr>
              <w:widowControl/>
              <w:jc w:val="center"/>
              <w:textAlignment w:val="center"/>
              <w:rPr>
                <w:rFonts w:ascii="Times New Roman" w:hAnsi="Times New Roman"/>
                <w:szCs w:val="21"/>
              </w:rPr>
            </w:pPr>
            <w:r w:rsidRPr="00547087">
              <w:rPr>
                <w:rFonts w:hint="eastAsia"/>
              </w:rPr>
              <w:t>济宁市兖州区惠瀛文化传媒服务有限公司</w:t>
            </w:r>
          </w:p>
        </w:tc>
        <w:tc>
          <w:tcPr>
            <w:tcW w:w="3283" w:type="dxa"/>
            <w:noWrap/>
            <w:vAlign w:val="center"/>
          </w:tcPr>
          <w:p w14:paraId="1530545A" w14:textId="7204972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7A20CE78" w14:textId="186F9D7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579DC043" w14:textId="3724E91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59E5AF1E" w14:textId="2B90146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2026/06/24</w:t>
            </w:r>
          </w:p>
        </w:tc>
      </w:tr>
      <w:tr w:rsidR="00547087" w:rsidRPr="00547087" w14:paraId="5B6175F3" w14:textId="77777777" w:rsidTr="00547087">
        <w:trPr>
          <w:trHeight w:val="288"/>
          <w:jc w:val="center"/>
        </w:trPr>
        <w:tc>
          <w:tcPr>
            <w:tcW w:w="2621" w:type="dxa"/>
            <w:noWrap/>
            <w:vAlign w:val="center"/>
          </w:tcPr>
          <w:p w14:paraId="3DD2CF07" w14:textId="1F0B416A" w:rsidR="00547087" w:rsidRPr="00547087" w:rsidRDefault="00547087" w:rsidP="00547087">
            <w:pPr>
              <w:widowControl/>
              <w:jc w:val="center"/>
              <w:textAlignment w:val="center"/>
              <w:rPr>
                <w:rFonts w:ascii="Times New Roman" w:hAnsi="Times New Roman"/>
                <w:szCs w:val="21"/>
              </w:rPr>
            </w:pPr>
            <w:r w:rsidRPr="00547087">
              <w:rPr>
                <w:rFonts w:hint="eastAsia"/>
              </w:rPr>
              <w:t>山东惠远商贸服务有限公司</w:t>
            </w:r>
          </w:p>
        </w:tc>
        <w:tc>
          <w:tcPr>
            <w:tcW w:w="3283" w:type="dxa"/>
            <w:noWrap/>
            <w:vAlign w:val="center"/>
          </w:tcPr>
          <w:p w14:paraId="5B5D1E1A" w14:textId="432EBF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中国农业银行股份有限公司济宁兖州支行</w:t>
            </w:r>
          </w:p>
        </w:tc>
        <w:tc>
          <w:tcPr>
            <w:tcW w:w="1442" w:type="dxa"/>
            <w:noWrap/>
            <w:vAlign w:val="center"/>
          </w:tcPr>
          <w:p w14:paraId="1E58AE21" w14:textId="6D70B7A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B1CE3EE" w14:textId="41883D9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2E61074A" w14:textId="22535D8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2026/06/24</w:t>
            </w:r>
          </w:p>
        </w:tc>
      </w:tr>
      <w:tr w:rsidR="00547087" w:rsidRPr="00547087" w14:paraId="7AC36128" w14:textId="77777777" w:rsidTr="00547087">
        <w:trPr>
          <w:trHeight w:val="288"/>
          <w:jc w:val="center"/>
        </w:trPr>
        <w:tc>
          <w:tcPr>
            <w:tcW w:w="2621" w:type="dxa"/>
            <w:noWrap/>
            <w:vAlign w:val="center"/>
          </w:tcPr>
          <w:p w14:paraId="44F6E3D6" w14:textId="64937088" w:rsidR="00547087" w:rsidRPr="00547087" w:rsidRDefault="00547087" w:rsidP="00547087">
            <w:pPr>
              <w:widowControl/>
              <w:jc w:val="center"/>
              <w:textAlignment w:val="center"/>
              <w:rPr>
                <w:rFonts w:ascii="Times New Roman" w:hAnsi="Times New Roman"/>
                <w:szCs w:val="21"/>
              </w:rPr>
            </w:pPr>
            <w:r w:rsidRPr="00547087">
              <w:rPr>
                <w:rFonts w:hint="eastAsia"/>
              </w:rPr>
              <w:t>济宁创新时代建筑科技有限公司</w:t>
            </w:r>
          </w:p>
        </w:tc>
        <w:tc>
          <w:tcPr>
            <w:tcW w:w="3283" w:type="dxa"/>
            <w:noWrap/>
            <w:vAlign w:val="center"/>
          </w:tcPr>
          <w:p w14:paraId="4E8F6C8C" w14:textId="3D70E50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F440E99" w14:textId="3875394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4,710.00</w:t>
            </w:r>
          </w:p>
        </w:tc>
        <w:tc>
          <w:tcPr>
            <w:tcW w:w="1506" w:type="dxa"/>
            <w:noWrap/>
            <w:vAlign w:val="center"/>
          </w:tcPr>
          <w:p w14:paraId="20F0F853" w14:textId="0804F53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2024/05/15</w:t>
            </w:r>
          </w:p>
        </w:tc>
        <w:tc>
          <w:tcPr>
            <w:tcW w:w="1363" w:type="dxa"/>
            <w:noWrap/>
            <w:vAlign w:val="center"/>
          </w:tcPr>
          <w:p w14:paraId="57733BA1" w14:textId="670D1B3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2026/02/10</w:t>
            </w:r>
          </w:p>
        </w:tc>
      </w:tr>
      <w:tr w:rsidR="00547087" w:rsidRPr="00547087" w14:paraId="35EB97FC" w14:textId="77777777" w:rsidTr="00547087">
        <w:trPr>
          <w:trHeight w:val="288"/>
          <w:jc w:val="center"/>
        </w:trPr>
        <w:tc>
          <w:tcPr>
            <w:tcW w:w="2621" w:type="dxa"/>
            <w:noWrap/>
            <w:vAlign w:val="center"/>
          </w:tcPr>
          <w:p w14:paraId="34733B49" w14:textId="479133B8"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43B62DD2" w14:textId="78B6B16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3F08A403" w14:textId="34350DB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w:t>
            </w:r>
          </w:p>
        </w:tc>
        <w:tc>
          <w:tcPr>
            <w:tcW w:w="1506" w:type="dxa"/>
            <w:noWrap/>
            <w:vAlign w:val="center"/>
          </w:tcPr>
          <w:p w14:paraId="4988CEF2" w14:textId="0A5E7D58" w:rsidR="00547087" w:rsidRPr="00547087" w:rsidRDefault="00547087" w:rsidP="00547087">
            <w:pPr>
              <w:jc w:val="center"/>
              <w:rPr>
                <w:rFonts w:ascii="Times New Roman" w:hAnsi="Times New Roman"/>
                <w:szCs w:val="21"/>
              </w:rPr>
            </w:pPr>
            <w:r w:rsidRPr="00547087">
              <w:rPr>
                <w:rFonts w:ascii="Times New Roman" w:hAnsi="Times New Roman"/>
                <w:szCs w:val="21"/>
              </w:rPr>
              <w:t>2025/03/13</w:t>
            </w:r>
          </w:p>
        </w:tc>
        <w:tc>
          <w:tcPr>
            <w:tcW w:w="1363" w:type="dxa"/>
            <w:noWrap/>
            <w:vAlign w:val="center"/>
          </w:tcPr>
          <w:p w14:paraId="2077FB2C" w14:textId="7406EAB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2026/03/12</w:t>
            </w:r>
          </w:p>
        </w:tc>
      </w:tr>
      <w:tr w:rsidR="00547087" w:rsidRPr="00547087" w14:paraId="588F9AA0" w14:textId="77777777" w:rsidTr="00547087">
        <w:trPr>
          <w:trHeight w:val="288"/>
          <w:jc w:val="center"/>
        </w:trPr>
        <w:tc>
          <w:tcPr>
            <w:tcW w:w="2621" w:type="dxa"/>
            <w:noWrap/>
            <w:vAlign w:val="center"/>
          </w:tcPr>
          <w:p w14:paraId="2A325F96" w14:textId="6C5D9186"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兖州区融科供应</w:t>
            </w:r>
            <w:proofErr w:type="gramEnd"/>
            <w:r w:rsidRPr="00547087">
              <w:rPr>
                <w:rFonts w:hint="eastAsia"/>
              </w:rPr>
              <w:t>链管理有限公司</w:t>
            </w:r>
          </w:p>
        </w:tc>
        <w:tc>
          <w:tcPr>
            <w:tcW w:w="3283" w:type="dxa"/>
            <w:noWrap/>
            <w:vAlign w:val="center"/>
          </w:tcPr>
          <w:p w14:paraId="6989CA71" w14:textId="3F2E4E04"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6283FCB" w14:textId="1D853BA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w:t>
            </w:r>
          </w:p>
        </w:tc>
        <w:tc>
          <w:tcPr>
            <w:tcW w:w="1506" w:type="dxa"/>
            <w:noWrap/>
            <w:vAlign w:val="center"/>
          </w:tcPr>
          <w:p w14:paraId="31243A6B" w14:textId="7FCC54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2025/03/13</w:t>
            </w:r>
          </w:p>
        </w:tc>
        <w:tc>
          <w:tcPr>
            <w:tcW w:w="1363" w:type="dxa"/>
            <w:noWrap/>
            <w:vAlign w:val="center"/>
          </w:tcPr>
          <w:p w14:paraId="55E1F562" w14:textId="656A08E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2026/03/12</w:t>
            </w:r>
          </w:p>
        </w:tc>
      </w:tr>
      <w:tr w:rsidR="00547087" w:rsidRPr="00547087" w14:paraId="448A7EA5" w14:textId="77777777" w:rsidTr="00547087">
        <w:trPr>
          <w:trHeight w:val="288"/>
          <w:jc w:val="center"/>
        </w:trPr>
        <w:tc>
          <w:tcPr>
            <w:tcW w:w="2621" w:type="dxa"/>
            <w:noWrap/>
            <w:vAlign w:val="center"/>
          </w:tcPr>
          <w:p w14:paraId="182BC6CA" w14:textId="3697F978"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惠聚资产</w:t>
            </w:r>
            <w:proofErr w:type="gramEnd"/>
            <w:r w:rsidRPr="00547087">
              <w:rPr>
                <w:rFonts w:hint="eastAsia"/>
              </w:rPr>
              <w:t>运营有限公司</w:t>
            </w:r>
          </w:p>
        </w:tc>
        <w:tc>
          <w:tcPr>
            <w:tcW w:w="3283" w:type="dxa"/>
            <w:noWrap/>
            <w:vAlign w:val="center"/>
          </w:tcPr>
          <w:p w14:paraId="627604FA" w14:textId="424C308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64A9E39A" w14:textId="46574FB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648D83A7" w14:textId="18285C32" w:rsidR="00547087" w:rsidRPr="00547087" w:rsidRDefault="00547087" w:rsidP="00547087">
            <w:pPr>
              <w:jc w:val="center"/>
              <w:rPr>
                <w:rFonts w:ascii="Times New Roman" w:hAnsi="Times New Roman"/>
                <w:szCs w:val="21"/>
              </w:rPr>
            </w:pPr>
            <w:r w:rsidRPr="00547087">
              <w:rPr>
                <w:rFonts w:ascii="Times New Roman" w:hAnsi="Times New Roman"/>
                <w:szCs w:val="21"/>
              </w:rPr>
              <w:t>2025/04/30</w:t>
            </w:r>
          </w:p>
        </w:tc>
        <w:tc>
          <w:tcPr>
            <w:tcW w:w="1363" w:type="dxa"/>
            <w:noWrap/>
            <w:vAlign w:val="center"/>
          </w:tcPr>
          <w:p w14:paraId="24008F69" w14:textId="5B264E2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2026/04/29</w:t>
            </w:r>
          </w:p>
        </w:tc>
      </w:tr>
      <w:tr w:rsidR="00547087" w:rsidRPr="00547087" w14:paraId="0E63938B" w14:textId="77777777" w:rsidTr="00547087">
        <w:trPr>
          <w:trHeight w:val="288"/>
          <w:jc w:val="center"/>
        </w:trPr>
        <w:tc>
          <w:tcPr>
            <w:tcW w:w="2621" w:type="dxa"/>
            <w:noWrap/>
            <w:vAlign w:val="center"/>
          </w:tcPr>
          <w:p w14:paraId="10294F12" w14:textId="5EC60520" w:rsidR="00547087" w:rsidRPr="00547087" w:rsidRDefault="00547087" w:rsidP="00547087">
            <w:pPr>
              <w:widowControl/>
              <w:jc w:val="center"/>
              <w:textAlignment w:val="center"/>
              <w:rPr>
                <w:rFonts w:ascii="Times New Roman" w:hAnsi="Times New Roman"/>
                <w:szCs w:val="21"/>
              </w:rPr>
            </w:pPr>
            <w:r w:rsidRPr="00547087">
              <w:rPr>
                <w:rFonts w:hint="eastAsia"/>
              </w:rPr>
              <w:t>山东惠远商贸服务有限公司</w:t>
            </w:r>
          </w:p>
        </w:tc>
        <w:tc>
          <w:tcPr>
            <w:tcW w:w="3283" w:type="dxa"/>
            <w:noWrap/>
            <w:vAlign w:val="center"/>
          </w:tcPr>
          <w:p w14:paraId="1BCB11D3" w14:textId="666B221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58778C8A" w14:textId="3A876C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7D576F82" w14:textId="561B3C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2025/06/26</w:t>
            </w:r>
          </w:p>
        </w:tc>
        <w:tc>
          <w:tcPr>
            <w:tcW w:w="1363" w:type="dxa"/>
            <w:noWrap/>
            <w:vAlign w:val="center"/>
          </w:tcPr>
          <w:p w14:paraId="1E5DC537" w14:textId="5A4FC3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2026/06/25</w:t>
            </w:r>
          </w:p>
        </w:tc>
      </w:tr>
      <w:tr w:rsidR="00547087" w:rsidRPr="00547087" w14:paraId="0ECDF8E4" w14:textId="77777777" w:rsidTr="00547087">
        <w:trPr>
          <w:trHeight w:val="288"/>
          <w:jc w:val="center"/>
        </w:trPr>
        <w:tc>
          <w:tcPr>
            <w:tcW w:w="2621" w:type="dxa"/>
            <w:noWrap/>
            <w:vAlign w:val="center"/>
          </w:tcPr>
          <w:p w14:paraId="1D1FF6B1" w14:textId="68669FEA"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兖州区惠诚综合</w:t>
            </w:r>
            <w:proofErr w:type="gramEnd"/>
            <w:r w:rsidRPr="00547087">
              <w:rPr>
                <w:rFonts w:hint="eastAsia"/>
              </w:rPr>
              <w:t>商贸有限公司</w:t>
            </w:r>
          </w:p>
        </w:tc>
        <w:tc>
          <w:tcPr>
            <w:tcW w:w="3283" w:type="dxa"/>
            <w:noWrap/>
            <w:vAlign w:val="center"/>
          </w:tcPr>
          <w:p w14:paraId="6E47AACE" w14:textId="64B60E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4E709E1E" w14:textId="6DDF6EB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957.00</w:t>
            </w:r>
          </w:p>
        </w:tc>
        <w:tc>
          <w:tcPr>
            <w:tcW w:w="1506" w:type="dxa"/>
            <w:noWrap/>
            <w:vAlign w:val="center"/>
          </w:tcPr>
          <w:p w14:paraId="516EB359" w14:textId="6B3E5AD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2025/06/26</w:t>
            </w:r>
          </w:p>
        </w:tc>
        <w:tc>
          <w:tcPr>
            <w:tcW w:w="1363" w:type="dxa"/>
            <w:noWrap/>
            <w:vAlign w:val="center"/>
          </w:tcPr>
          <w:p w14:paraId="1EE33DFE" w14:textId="6A35430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2026/06/26</w:t>
            </w:r>
          </w:p>
        </w:tc>
      </w:tr>
      <w:tr w:rsidR="00547087" w:rsidRPr="00547087" w14:paraId="512CC004" w14:textId="77777777" w:rsidTr="00547087">
        <w:trPr>
          <w:trHeight w:val="288"/>
          <w:jc w:val="center"/>
        </w:trPr>
        <w:tc>
          <w:tcPr>
            <w:tcW w:w="2621" w:type="dxa"/>
            <w:noWrap/>
            <w:vAlign w:val="center"/>
          </w:tcPr>
          <w:p w14:paraId="0ED1FE79" w14:textId="76CE1DEA" w:rsidR="00547087" w:rsidRPr="00547087" w:rsidRDefault="00547087" w:rsidP="00547087">
            <w:pPr>
              <w:widowControl/>
              <w:jc w:val="center"/>
              <w:textAlignment w:val="center"/>
              <w:rPr>
                <w:rFonts w:ascii="Times New Roman" w:hAnsi="Times New Roman"/>
                <w:szCs w:val="21"/>
              </w:rPr>
            </w:pPr>
            <w:r w:rsidRPr="00547087">
              <w:rPr>
                <w:rFonts w:hint="eastAsia"/>
              </w:rPr>
              <w:t>济宁市兖州财金发展有限公司</w:t>
            </w:r>
          </w:p>
        </w:tc>
        <w:tc>
          <w:tcPr>
            <w:tcW w:w="3283" w:type="dxa"/>
            <w:noWrap/>
            <w:vAlign w:val="center"/>
          </w:tcPr>
          <w:p w14:paraId="291C31EA" w14:textId="0E4D2C2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39B39C33" w14:textId="72DE6C7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965.50</w:t>
            </w:r>
          </w:p>
        </w:tc>
        <w:tc>
          <w:tcPr>
            <w:tcW w:w="1506" w:type="dxa"/>
            <w:noWrap/>
            <w:vAlign w:val="center"/>
          </w:tcPr>
          <w:p w14:paraId="3A7C213A" w14:textId="4903520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2025/09/23</w:t>
            </w:r>
          </w:p>
        </w:tc>
        <w:tc>
          <w:tcPr>
            <w:tcW w:w="1363" w:type="dxa"/>
            <w:noWrap/>
            <w:vAlign w:val="center"/>
          </w:tcPr>
          <w:p w14:paraId="47137999" w14:textId="6B5BF9E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2026/09/22</w:t>
            </w:r>
          </w:p>
        </w:tc>
      </w:tr>
      <w:tr w:rsidR="00547087" w:rsidRPr="00547087" w14:paraId="7A493634" w14:textId="77777777" w:rsidTr="00547087">
        <w:trPr>
          <w:trHeight w:val="288"/>
          <w:jc w:val="center"/>
        </w:trPr>
        <w:tc>
          <w:tcPr>
            <w:tcW w:w="2621" w:type="dxa"/>
            <w:noWrap/>
            <w:vAlign w:val="center"/>
          </w:tcPr>
          <w:p w14:paraId="3CCF46B3" w14:textId="30BCC47E"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6D8146B" w14:textId="79BFC97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5A945371" w14:textId="64035430"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8,388.00</w:t>
            </w:r>
          </w:p>
        </w:tc>
        <w:tc>
          <w:tcPr>
            <w:tcW w:w="1506" w:type="dxa"/>
            <w:noWrap/>
            <w:vAlign w:val="center"/>
          </w:tcPr>
          <w:p w14:paraId="0751F896" w14:textId="2176407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6EBA407F" w14:textId="2B46068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2027/12/25</w:t>
            </w:r>
          </w:p>
        </w:tc>
      </w:tr>
      <w:tr w:rsidR="00547087" w:rsidRPr="00547087" w14:paraId="06611D97" w14:textId="77777777" w:rsidTr="00547087">
        <w:trPr>
          <w:trHeight w:val="288"/>
          <w:jc w:val="center"/>
        </w:trPr>
        <w:tc>
          <w:tcPr>
            <w:tcW w:w="2621" w:type="dxa"/>
            <w:noWrap/>
            <w:vAlign w:val="center"/>
          </w:tcPr>
          <w:p w14:paraId="65B162A6" w14:textId="047D3812"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1225A96" w14:textId="07F50E5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7DFA15FD" w14:textId="5B2741F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7,456.00</w:t>
            </w:r>
          </w:p>
        </w:tc>
        <w:tc>
          <w:tcPr>
            <w:tcW w:w="1506" w:type="dxa"/>
            <w:noWrap/>
            <w:vAlign w:val="center"/>
          </w:tcPr>
          <w:p w14:paraId="7E2A8185" w14:textId="0B54406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2025/12/26</w:t>
            </w:r>
          </w:p>
        </w:tc>
        <w:tc>
          <w:tcPr>
            <w:tcW w:w="1363" w:type="dxa"/>
            <w:noWrap/>
            <w:vAlign w:val="center"/>
          </w:tcPr>
          <w:p w14:paraId="3FB7B9D6" w14:textId="795582C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2027/12/26</w:t>
            </w:r>
          </w:p>
        </w:tc>
      </w:tr>
      <w:tr w:rsidR="00547087" w:rsidRPr="00547087" w14:paraId="23F3409F" w14:textId="77777777" w:rsidTr="00547087">
        <w:trPr>
          <w:trHeight w:val="288"/>
          <w:jc w:val="center"/>
        </w:trPr>
        <w:tc>
          <w:tcPr>
            <w:tcW w:w="2621" w:type="dxa"/>
            <w:noWrap/>
            <w:vAlign w:val="center"/>
          </w:tcPr>
          <w:p w14:paraId="56B8CAF9" w14:textId="787E1C1D"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0A4F973D" w14:textId="658DA8D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日照银行股份有限公司济宁兖州支行</w:t>
            </w:r>
          </w:p>
        </w:tc>
        <w:tc>
          <w:tcPr>
            <w:tcW w:w="1442" w:type="dxa"/>
            <w:noWrap/>
            <w:vAlign w:val="center"/>
          </w:tcPr>
          <w:p w14:paraId="2A69BE67" w14:textId="360999E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980.00</w:t>
            </w:r>
          </w:p>
        </w:tc>
        <w:tc>
          <w:tcPr>
            <w:tcW w:w="1506" w:type="dxa"/>
            <w:noWrap/>
            <w:vAlign w:val="center"/>
          </w:tcPr>
          <w:p w14:paraId="35BA3495" w14:textId="614FBA1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2025/01/07</w:t>
            </w:r>
          </w:p>
        </w:tc>
        <w:tc>
          <w:tcPr>
            <w:tcW w:w="1363" w:type="dxa"/>
            <w:noWrap/>
            <w:vAlign w:val="center"/>
          </w:tcPr>
          <w:p w14:paraId="438016B0" w14:textId="700E98C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2028/01/07</w:t>
            </w:r>
          </w:p>
        </w:tc>
      </w:tr>
      <w:tr w:rsidR="00547087" w:rsidRPr="00547087" w14:paraId="726590AF" w14:textId="77777777" w:rsidTr="00547087">
        <w:trPr>
          <w:trHeight w:val="288"/>
          <w:jc w:val="center"/>
        </w:trPr>
        <w:tc>
          <w:tcPr>
            <w:tcW w:w="2621" w:type="dxa"/>
            <w:noWrap/>
            <w:vAlign w:val="center"/>
          </w:tcPr>
          <w:p w14:paraId="4602CFB4" w14:textId="1DE57072"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74E71237" w14:textId="796B96A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5FB2C269" w14:textId="6E75AD9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68,445.00</w:t>
            </w:r>
          </w:p>
        </w:tc>
        <w:tc>
          <w:tcPr>
            <w:tcW w:w="1506" w:type="dxa"/>
            <w:noWrap/>
            <w:vAlign w:val="center"/>
          </w:tcPr>
          <w:p w14:paraId="67D92EDA" w14:textId="50A6C03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2022/04/26</w:t>
            </w:r>
          </w:p>
        </w:tc>
        <w:tc>
          <w:tcPr>
            <w:tcW w:w="1363" w:type="dxa"/>
            <w:noWrap/>
            <w:vAlign w:val="center"/>
          </w:tcPr>
          <w:p w14:paraId="11E752F1" w14:textId="6983DCF5"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2037/04/24</w:t>
            </w:r>
          </w:p>
        </w:tc>
      </w:tr>
      <w:tr w:rsidR="00547087" w:rsidRPr="00547087" w14:paraId="2B28469E" w14:textId="77777777" w:rsidTr="00547087">
        <w:trPr>
          <w:trHeight w:val="288"/>
          <w:jc w:val="center"/>
        </w:trPr>
        <w:tc>
          <w:tcPr>
            <w:tcW w:w="2621" w:type="dxa"/>
            <w:noWrap/>
            <w:vAlign w:val="center"/>
          </w:tcPr>
          <w:p w14:paraId="3D6C7F10" w14:textId="500697A9"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06535B76" w14:textId="2EC42DA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46E87EC1" w14:textId="7543942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35,840.00</w:t>
            </w:r>
          </w:p>
        </w:tc>
        <w:tc>
          <w:tcPr>
            <w:tcW w:w="1506" w:type="dxa"/>
            <w:noWrap/>
            <w:vAlign w:val="center"/>
          </w:tcPr>
          <w:p w14:paraId="6053977D" w14:textId="633C6AE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2022/09/20</w:t>
            </w:r>
          </w:p>
        </w:tc>
        <w:tc>
          <w:tcPr>
            <w:tcW w:w="1363" w:type="dxa"/>
            <w:noWrap/>
            <w:vAlign w:val="center"/>
          </w:tcPr>
          <w:p w14:paraId="01E78D67" w14:textId="47FF17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2029/08/31</w:t>
            </w:r>
          </w:p>
        </w:tc>
      </w:tr>
      <w:tr w:rsidR="00547087" w:rsidRPr="00547087" w14:paraId="4F442C06" w14:textId="77777777" w:rsidTr="00547087">
        <w:trPr>
          <w:trHeight w:val="288"/>
          <w:jc w:val="center"/>
        </w:trPr>
        <w:tc>
          <w:tcPr>
            <w:tcW w:w="2621" w:type="dxa"/>
            <w:noWrap/>
            <w:vAlign w:val="center"/>
          </w:tcPr>
          <w:p w14:paraId="4329D698" w14:textId="7E7A954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371A62BB" w14:textId="70006B3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齐鲁银行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w:t>
            </w:r>
          </w:p>
        </w:tc>
        <w:tc>
          <w:tcPr>
            <w:tcW w:w="1442" w:type="dxa"/>
            <w:noWrap/>
            <w:vAlign w:val="center"/>
          </w:tcPr>
          <w:p w14:paraId="0A4A6DCA" w14:textId="41A5E23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16,500.00</w:t>
            </w:r>
          </w:p>
        </w:tc>
        <w:tc>
          <w:tcPr>
            <w:tcW w:w="1506" w:type="dxa"/>
            <w:noWrap/>
            <w:vAlign w:val="center"/>
          </w:tcPr>
          <w:p w14:paraId="6462874B" w14:textId="51E064C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2023/09/25</w:t>
            </w:r>
          </w:p>
        </w:tc>
        <w:tc>
          <w:tcPr>
            <w:tcW w:w="1363" w:type="dxa"/>
            <w:noWrap/>
            <w:vAlign w:val="center"/>
          </w:tcPr>
          <w:p w14:paraId="32ED28D4" w14:textId="7929927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2026/09/24</w:t>
            </w:r>
          </w:p>
        </w:tc>
      </w:tr>
      <w:tr w:rsidR="00547087" w:rsidRPr="00547087" w14:paraId="296B8E4B" w14:textId="77777777" w:rsidTr="00547087">
        <w:trPr>
          <w:trHeight w:val="288"/>
          <w:jc w:val="center"/>
        </w:trPr>
        <w:tc>
          <w:tcPr>
            <w:tcW w:w="2621" w:type="dxa"/>
            <w:noWrap/>
            <w:vAlign w:val="center"/>
          </w:tcPr>
          <w:p w14:paraId="0559C850" w14:textId="5DEA985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60664847" w14:textId="560F84E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济宁银行股份有限公司兖州支行</w:t>
            </w:r>
          </w:p>
        </w:tc>
        <w:tc>
          <w:tcPr>
            <w:tcW w:w="1442" w:type="dxa"/>
            <w:noWrap/>
            <w:vAlign w:val="center"/>
          </w:tcPr>
          <w:p w14:paraId="4EEFB3DE" w14:textId="73534B7E"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13,000.00</w:t>
            </w:r>
          </w:p>
        </w:tc>
        <w:tc>
          <w:tcPr>
            <w:tcW w:w="1506" w:type="dxa"/>
            <w:noWrap/>
            <w:vAlign w:val="center"/>
          </w:tcPr>
          <w:p w14:paraId="5CD430F3" w14:textId="3CD198B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2023/12/05</w:t>
            </w:r>
          </w:p>
        </w:tc>
        <w:tc>
          <w:tcPr>
            <w:tcW w:w="1363" w:type="dxa"/>
            <w:noWrap/>
            <w:vAlign w:val="center"/>
          </w:tcPr>
          <w:p w14:paraId="5366CA4B" w14:textId="32943AD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2026/12/04</w:t>
            </w:r>
          </w:p>
        </w:tc>
      </w:tr>
      <w:tr w:rsidR="00547087" w:rsidRPr="00547087" w14:paraId="0A12271C" w14:textId="77777777" w:rsidTr="00547087">
        <w:trPr>
          <w:trHeight w:val="288"/>
          <w:jc w:val="center"/>
        </w:trPr>
        <w:tc>
          <w:tcPr>
            <w:tcW w:w="2621" w:type="dxa"/>
            <w:noWrap/>
            <w:vAlign w:val="center"/>
          </w:tcPr>
          <w:p w14:paraId="1E3E8E11" w14:textId="4D5FE9BE"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0DCEC34" w14:textId="25587F2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w:t>
            </w:r>
          </w:p>
        </w:tc>
        <w:tc>
          <w:tcPr>
            <w:tcW w:w="1442" w:type="dxa"/>
            <w:noWrap/>
            <w:vAlign w:val="center"/>
          </w:tcPr>
          <w:p w14:paraId="165E726A" w14:textId="3DC92F2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15,417.00</w:t>
            </w:r>
          </w:p>
        </w:tc>
        <w:tc>
          <w:tcPr>
            <w:tcW w:w="1506" w:type="dxa"/>
            <w:noWrap/>
            <w:vAlign w:val="center"/>
          </w:tcPr>
          <w:p w14:paraId="40581916" w14:textId="0851BD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2023/9/7</w:t>
            </w:r>
          </w:p>
        </w:tc>
        <w:tc>
          <w:tcPr>
            <w:tcW w:w="1363" w:type="dxa"/>
            <w:noWrap/>
            <w:vAlign w:val="center"/>
          </w:tcPr>
          <w:p w14:paraId="0EC72CE6" w14:textId="3BD7E30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2031/02/27</w:t>
            </w:r>
          </w:p>
        </w:tc>
      </w:tr>
      <w:tr w:rsidR="00547087" w:rsidRPr="00547087" w14:paraId="1024B897" w14:textId="77777777" w:rsidTr="00547087">
        <w:trPr>
          <w:trHeight w:val="288"/>
          <w:jc w:val="center"/>
        </w:trPr>
        <w:tc>
          <w:tcPr>
            <w:tcW w:w="2621" w:type="dxa"/>
            <w:noWrap/>
            <w:vAlign w:val="center"/>
          </w:tcPr>
          <w:p w14:paraId="75730F72" w14:textId="01E088C3"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5A24840B" w14:textId="55F5584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45EA8F1C" w14:textId="4B4EDD8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10,500.00</w:t>
            </w:r>
          </w:p>
        </w:tc>
        <w:tc>
          <w:tcPr>
            <w:tcW w:w="1506" w:type="dxa"/>
            <w:noWrap/>
            <w:vAlign w:val="center"/>
          </w:tcPr>
          <w:p w14:paraId="5280FB57" w14:textId="67A9BD5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2023/12/23</w:t>
            </w:r>
          </w:p>
        </w:tc>
        <w:tc>
          <w:tcPr>
            <w:tcW w:w="1363" w:type="dxa"/>
            <w:noWrap/>
            <w:vAlign w:val="center"/>
          </w:tcPr>
          <w:p w14:paraId="39370E19" w14:textId="2F5A448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2028/12/20</w:t>
            </w:r>
          </w:p>
        </w:tc>
      </w:tr>
      <w:tr w:rsidR="00547087" w:rsidRPr="00547087" w14:paraId="0A3151A0" w14:textId="77777777" w:rsidTr="00547087">
        <w:trPr>
          <w:trHeight w:val="288"/>
          <w:jc w:val="center"/>
        </w:trPr>
        <w:tc>
          <w:tcPr>
            <w:tcW w:w="2621" w:type="dxa"/>
            <w:noWrap/>
            <w:vAlign w:val="center"/>
          </w:tcPr>
          <w:p w14:paraId="6BCA34B9" w14:textId="68FFEE3C" w:rsidR="00547087" w:rsidRPr="00547087" w:rsidRDefault="00547087" w:rsidP="00547087">
            <w:pPr>
              <w:widowControl/>
              <w:jc w:val="center"/>
              <w:textAlignment w:val="center"/>
              <w:rPr>
                <w:rFonts w:ascii="Times New Roman" w:hAnsi="Times New Roman"/>
                <w:szCs w:val="21"/>
              </w:rPr>
            </w:pPr>
            <w:r w:rsidRPr="00547087">
              <w:rPr>
                <w:rFonts w:hint="eastAsia"/>
              </w:rPr>
              <w:t>济宁市惠兴控股集团有限公司</w:t>
            </w:r>
          </w:p>
        </w:tc>
        <w:tc>
          <w:tcPr>
            <w:tcW w:w="3283" w:type="dxa"/>
            <w:noWrap/>
            <w:vAlign w:val="center"/>
          </w:tcPr>
          <w:p w14:paraId="47557C11" w14:textId="4FDEAA1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恒丰银行股份有限公司济南分行</w:t>
            </w:r>
          </w:p>
        </w:tc>
        <w:tc>
          <w:tcPr>
            <w:tcW w:w="1442" w:type="dxa"/>
            <w:noWrap/>
            <w:vAlign w:val="center"/>
          </w:tcPr>
          <w:p w14:paraId="35857084" w14:textId="2050A106"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29,776.00</w:t>
            </w:r>
          </w:p>
        </w:tc>
        <w:tc>
          <w:tcPr>
            <w:tcW w:w="1506" w:type="dxa"/>
            <w:noWrap/>
            <w:vAlign w:val="center"/>
          </w:tcPr>
          <w:p w14:paraId="5B3A57B6" w14:textId="500332F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2024/01/02</w:t>
            </w:r>
          </w:p>
        </w:tc>
        <w:tc>
          <w:tcPr>
            <w:tcW w:w="1363" w:type="dxa"/>
            <w:noWrap/>
            <w:vAlign w:val="center"/>
          </w:tcPr>
          <w:p w14:paraId="6843C033" w14:textId="791416D8"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2048/01/02</w:t>
            </w:r>
          </w:p>
        </w:tc>
      </w:tr>
      <w:tr w:rsidR="00547087" w:rsidRPr="00547087" w14:paraId="0BF96720" w14:textId="77777777" w:rsidTr="00547087">
        <w:trPr>
          <w:trHeight w:val="288"/>
          <w:jc w:val="center"/>
        </w:trPr>
        <w:tc>
          <w:tcPr>
            <w:tcW w:w="2621" w:type="dxa"/>
            <w:noWrap/>
            <w:vAlign w:val="center"/>
          </w:tcPr>
          <w:p w14:paraId="21152C96" w14:textId="28E4F283"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45C3894" w14:textId="05FABFD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山东省社会保障基金管理有限公司</w:t>
            </w:r>
          </w:p>
        </w:tc>
        <w:tc>
          <w:tcPr>
            <w:tcW w:w="1442" w:type="dxa"/>
            <w:noWrap/>
            <w:vAlign w:val="center"/>
          </w:tcPr>
          <w:p w14:paraId="20F3678D" w14:textId="3ADBDC6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20,000.00</w:t>
            </w:r>
          </w:p>
        </w:tc>
        <w:tc>
          <w:tcPr>
            <w:tcW w:w="1506" w:type="dxa"/>
            <w:noWrap/>
            <w:vAlign w:val="center"/>
          </w:tcPr>
          <w:p w14:paraId="34D84146" w14:textId="13D9AA60"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2024/07/09</w:t>
            </w:r>
          </w:p>
        </w:tc>
        <w:tc>
          <w:tcPr>
            <w:tcW w:w="1363" w:type="dxa"/>
            <w:noWrap/>
            <w:vAlign w:val="center"/>
          </w:tcPr>
          <w:p w14:paraId="674CE4FB" w14:textId="19CE4D2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2026/07/09</w:t>
            </w:r>
          </w:p>
        </w:tc>
      </w:tr>
      <w:tr w:rsidR="00547087" w:rsidRPr="00547087" w14:paraId="71A3B5C0" w14:textId="77777777" w:rsidTr="00547087">
        <w:trPr>
          <w:trHeight w:val="288"/>
          <w:jc w:val="center"/>
        </w:trPr>
        <w:tc>
          <w:tcPr>
            <w:tcW w:w="2621" w:type="dxa"/>
            <w:noWrap/>
            <w:vAlign w:val="center"/>
          </w:tcPr>
          <w:p w14:paraId="79F5E65A" w14:textId="7844A26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6992FF95" w14:textId="3693DCE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4763DEC1" w14:textId="627E28CD"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5D6573F8" w14:textId="70536AC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2024/06/24</w:t>
            </w:r>
          </w:p>
        </w:tc>
        <w:tc>
          <w:tcPr>
            <w:tcW w:w="1363" w:type="dxa"/>
            <w:noWrap/>
            <w:vAlign w:val="center"/>
          </w:tcPr>
          <w:p w14:paraId="181ED37A" w14:textId="440D29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2027/06/24</w:t>
            </w:r>
          </w:p>
        </w:tc>
      </w:tr>
      <w:tr w:rsidR="00547087" w:rsidRPr="00547087" w14:paraId="07326C9E" w14:textId="77777777" w:rsidTr="00547087">
        <w:trPr>
          <w:trHeight w:val="288"/>
          <w:jc w:val="center"/>
        </w:trPr>
        <w:tc>
          <w:tcPr>
            <w:tcW w:w="2621" w:type="dxa"/>
            <w:noWrap/>
            <w:vAlign w:val="center"/>
          </w:tcPr>
          <w:p w14:paraId="30807D10" w14:textId="028CF0D1"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4C4AA175" w14:textId="5036AB0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6620ECC1" w14:textId="461E23B3"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9,650.00</w:t>
            </w:r>
          </w:p>
        </w:tc>
        <w:tc>
          <w:tcPr>
            <w:tcW w:w="1506" w:type="dxa"/>
            <w:noWrap/>
            <w:vAlign w:val="center"/>
          </w:tcPr>
          <w:p w14:paraId="18278D7E" w14:textId="75929DC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2024/06/27</w:t>
            </w:r>
          </w:p>
        </w:tc>
        <w:tc>
          <w:tcPr>
            <w:tcW w:w="1363" w:type="dxa"/>
            <w:noWrap/>
            <w:vAlign w:val="center"/>
          </w:tcPr>
          <w:p w14:paraId="406BEB66" w14:textId="14EF1B6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2027/06/27</w:t>
            </w:r>
          </w:p>
        </w:tc>
      </w:tr>
      <w:tr w:rsidR="00547087" w:rsidRPr="00547087" w14:paraId="563F9BBE" w14:textId="77777777" w:rsidTr="00547087">
        <w:trPr>
          <w:trHeight w:val="288"/>
          <w:jc w:val="center"/>
        </w:trPr>
        <w:tc>
          <w:tcPr>
            <w:tcW w:w="2621" w:type="dxa"/>
            <w:noWrap/>
            <w:vAlign w:val="center"/>
          </w:tcPr>
          <w:p w14:paraId="347DA498" w14:textId="22D2A986"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532021BA" w14:textId="25C0DCF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日照银行股份有限公司济宁充州支行</w:t>
            </w:r>
          </w:p>
        </w:tc>
        <w:tc>
          <w:tcPr>
            <w:tcW w:w="1442" w:type="dxa"/>
            <w:noWrap/>
            <w:vAlign w:val="center"/>
          </w:tcPr>
          <w:p w14:paraId="12BAB37D" w14:textId="019C4E45"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27,200.00</w:t>
            </w:r>
          </w:p>
        </w:tc>
        <w:tc>
          <w:tcPr>
            <w:tcW w:w="1506" w:type="dxa"/>
            <w:noWrap/>
            <w:vAlign w:val="center"/>
          </w:tcPr>
          <w:p w14:paraId="1F8490DD" w14:textId="4DB5119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2024/08/30</w:t>
            </w:r>
          </w:p>
        </w:tc>
        <w:tc>
          <w:tcPr>
            <w:tcW w:w="1363" w:type="dxa"/>
            <w:noWrap/>
            <w:vAlign w:val="center"/>
          </w:tcPr>
          <w:p w14:paraId="3BB62894" w14:textId="068B536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2031/08/19</w:t>
            </w:r>
          </w:p>
        </w:tc>
      </w:tr>
      <w:tr w:rsidR="00547087" w:rsidRPr="00547087" w14:paraId="1BEB6B30" w14:textId="77777777" w:rsidTr="00547087">
        <w:trPr>
          <w:trHeight w:val="288"/>
          <w:jc w:val="center"/>
        </w:trPr>
        <w:tc>
          <w:tcPr>
            <w:tcW w:w="2621" w:type="dxa"/>
            <w:noWrap/>
            <w:vAlign w:val="center"/>
          </w:tcPr>
          <w:p w14:paraId="6146AA07" w14:textId="49DF9D4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兖州区惠民</w:t>
            </w:r>
            <w:proofErr w:type="gramEnd"/>
            <w:r w:rsidRPr="00547087">
              <w:rPr>
                <w:rFonts w:hint="eastAsia"/>
              </w:rPr>
              <w:t>产业投资运营有限公司</w:t>
            </w:r>
          </w:p>
        </w:tc>
        <w:tc>
          <w:tcPr>
            <w:tcW w:w="3283" w:type="dxa"/>
            <w:noWrap/>
            <w:vAlign w:val="center"/>
          </w:tcPr>
          <w:p w14:paraId="6EF5BEDC" w14:textId="278A831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中国农业发展银行济宁市</w:t>
            </w:r>
            <w:proofErr w:type="gramStart"/>
            <w:r w:rsidRPr="00547087">
              <w:rPr>
                <w:rFonts w:ascii="Times New Roman" w:hAnsi="Times New Roman"/>
                <w:szCs w:val="21"/>
              </w:rPr>
              <w:t>兖州区</w:t>
            </w:r>
            <w:proofErr w:type="gramEnd"/>
            <w:r w:rsidRPr="00547087">
              <w:rPr>
                <w:rFonts w:ascii="Times New Roman" w:hAnsi="Times New Roman"/>
                <w:szCs w:val="21"/>
              </w:rPr>
              <w:t>支行</w:t>
            </w:r>
          </w:p>
        </w:tc>
        <w:tc>
          <w:tcPr>
            <w:tcW w:w="1442" w:type="dxa"/>
            <w:noWrap/>
            <w:vAlign w:val="center"/>
          </w:tcPr>
          <w:p w14:paraId="64A7E279" w14:textId="649EB1E4"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62,000.00</w:t>
            </w:r>
          </w:p>
        </w:tc>
        <w:tc>
          <w:tcPr>
            <w:tcW w:w="1506" w:type="dxa"/>
            <w:noWrap/>
            <w:vAlign w:val="center"/>
          </w:tcPr>
          <w:p w14:paraId="17A8332C" w14:textId="3B193E31"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2024/07/29</w:t>
            </w:r>
          </w:p>
        </w:tc>
        <w:tc>
          <w:tcPr>
            <w:tcW w:w="1363" w:type="dxa"/>
            <w:noWrap/>
            <w:vAlign w:val="center"/>
          </w:tcPr>
          <w:p w14:paraId="2ABFD216" w14:textId="3ACC3219"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2039/07/28</w:t>
            </w:r>
          </w:p>
        </w:tc>
      </w:tr>
      <w:tr w:rsidR="00547087" w:rsidRPr="00547087" w14:paraId="13DD4E41" w14:textId="77777777" w:rsidTr="00547087">
        <w:trPr>
          <w:trHeight w:val="288"/>
          <w:jc w:val="center"/>
        </w:trPr>
        <w:tc>
          <w:tcPr>
            <w:tcW w:w="2621" w:type="dxa"/>
            <w:noWrap/>
            <w:vAlign w:val="center"/>
          </w:tcPr>
          <w:p w14:paraId="317BD812" w14:textId="52903009" w:rsidR="00547087" w:rsidRPr="00547087" w:rsidRDefault="00547087" w:rsidP="00547087">
            <w:pPr>
              <w:widowControl/>
              <w:jc w:val="center"/>
              <w:textAlignment w:val="center"/>
              <w:rPr>
                <w:rFonts w:ascii="Times New Roman" w:hAnsi="Times New Roman"/>
                <w:szCs w:val="21"/>
              </w:rPr>
            </w:pPr>
            <w:commentRangeStart w:id="15"/>
            <w:r w:rsidRPr="00547087">
              <w:rPr>
                <w:rFonts w:hint="eastAsia"/>
              </w:rPr>
              <w:t>个人</w:t>
            </w:r>
          </w:p>
        </w:tc>
        <w:tc>
          <w:tcPr>
            <w:tcW w:w="3283" w:type="dxa"/>
            <w:noWrap/>
            <w:vAlign w:val="center"/>
          </w:tcPr>
          <w:p w14:paraId="771CF6E3" w14:textId="1EF0B5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中国农业银行股份有限公司济宁分行</w:t>
            </w:r>
          </w:p>
        </w:tc>
        <w:tc>
          <w:tcPr>
            <w:tcW w:w="1442" w:type="dxa"/>
            <w:noWrap/>
            <w:vAlign w:val="center"/>
          </w:tcPr>
          <w:p w14:paraId="2D386631" w14:textId="5172477F"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4,542.00</w:t>
            </w:r>
          </w:p>
        </w:tc>
        <w:tc>
          <w:tcPr>
            <w:tcW w:w="1506" w:type="dxa"/>
            <w:noWrap/>
            <w:vAlign w:val="center"/>
          </w:tcPr>
          <w:p w14:paraId="67B525DD" w14:textId="600BB1BB"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hint="eastAsia"/>
                <w:szCs w:val="21"/>
              </w:rPr>
              <w:t>/</w:t>
            </w:r>
          </w:p>
        </w:tc>
        <w:tc>
          <w:tcPr>
            <w:tcW w:w="1363" w:type="dxa"/>
            <w:noWrap/>
            <w:vAlign w:val="center"/>
          </w:tcPr>
          <w:p w14:paraId="2B7A74BD" w14:textId="743DE5F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2054-10-28</w:t>
            </w:r>
            <w:commentRangeEnd w:id="15"/>
            <w:r>
              <w:rPr>
                <w:rStyle w:val="afffe"/>
                <w:rFonts w:ascii="Times New Roman" w:hAnsi="Times New Roman"/>
              </w:rPr>
              <w:commentReference w:id="15"/>
            </w:r>
          </w:p>
        </w:tc>
      </w:tr>
      <w:tr w:rsidR="00547087" w:rsidRPr="00547087" w14:paraId="3076340B" w14:textId="77777777" w:rsidTr="00547087">
        <w:trPr>
          <w:trHeight w:val="288"/>
          <w:jc w:val="center"/>
        </w:trPr>
        <w:tc>
          <w:tcPr>
            <w:tcW w:w="2621" w:type="dxa"/>
            <w:noWrap/>
            <w:vAlign w:val="center"/>
          </w:tcPr>
          <w:p w14:paraId="2C0FD40E" w14:textId="22852E6E" w:rsidR="00547087" w:rsidRPr="00547087" w:rsidRDefault="00547087" w:rsidP="00547087">
            <w:pPr>
              <w:widowControl/>
              <w:jc w:val="center"/>
              <w:textAlignment w:val="center"/>
              <w:rPr>
                <w:rFonts w:ascii="Times New Roman" w:hAnsi="Times New Roman"/>
                <w:szCs w:val="21"/>
              </w:rPr>
            </w:pPr>
            <w:commentRangeStart w:id="16"/>
            <w:r w:rsidRPr="00547087">
              <w:rPr>
                <w:rFonts w:hint="eastAsia"/>
              </w:rPr>
              <w:t>个人</w:t>
            </w:r>
          </w:p>
        </w:tc>
        <w:tc>
          <w:tcPr>
            <w:tcW w:w="3283" w:type="dxa"/>
            <w:noWrap/>
            <w:vAlign w:val="center"/>
          </w:tcPr>
          <w:p w14:paraId="7646D8A7" w14:textId="32D4DE84"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6F26805" w14:textId="7D09180C"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717.91</w:t>
            </w:r>
          </w:p>
        </w:tc>
        <w:tc>
          <w:tcPr>
            <w:tcW w:w="1506" w:type="dxa"/>
            <w:noWrap/>
            <w:vAlign w:val="center"/>
          </w:tcPr>
          <w:p w14:paraId="6C8D4A47" w14:textId="3BAE345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hint="eastAsia"/>
                <w:szCs w:val="21"/>
              </w:rPr>
              <w:t>/</w:t>
            </w:r>
          </w:p>
        </w:tc>
        <w:tc>
          <w:tcPr>
            <w:tcW w:w="1363" w:type="dxa"/>
            <w:noWrap/>
            <w:vAlign w:val="center"/>
          </w:tcPr>
          <w:p w14:paraId="0367640F" w14:textId="4D5A926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最晚</w:t>
            </w:r>
            <w:r w:rsidRPr="00547087">
              <w:rPr>
                <w:rFonts w:ascii="Times New Roman" w:hAnsi="Times New Roman"/>
                <w:szCs w:val="21"/>
              </w:rPr>
              <w:t>2051/12/13</w:t>
            </w:r>
            <w:commentRangeEnd w:id="16"/>
            <w:r>
              <w:rPr>
                <w:rStyle w:val="afffe"/>
                <w:rFonts w:ascii="Times New Roman" w:hAnsi="Times New Roman"/>
              </w:rPr>
              <w:commentReference w:id="16"/>
            </w:r>
          </w:p>
        </w:tc>
      </w:tr>
      <w:tr w:rsidR="00547087" w:rsidRPr="00547087" w14:paraId="0DB47579" w14:textId="77777777" w:rsidTr="00547087">
        <w:trPr>
          <w:trHeight w:val="288"/>
          <w:jc w:val="center"/>
        </w:trPr>
        <w:tc>
          <w:tcPr>
            <w:tcW w:w="2621" w:type="dxa"/>
            <w:noWrap/>
            <w:vAlign w:val="center"/>
          </w:tcPr>
          <w:p w14:paraId="41B7645C" w14:textId="0D1B6A1E"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恒信市政工程有限公司</w:t>
            </w:r>
          </w:p>
        </w:tc>
        <w:tc>
          <w:tcPr>
            <w:tcW w:w="3283" w:type="dxa"/>
            <w:noWrap/>
            <w:vAlign w:val="center"/>
          </w:tcPr>
          <w:p w14:paraId="3391F983" w14:textId="2D4271D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021DD323" w14:textId="6C8A78A9"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4D399033" w14:textId="6629A47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345DCDFF" w14:textId="3DF8986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2029/09/15</w:t>
            </w:r>
          </w:p>
        </w:tc>
      </w:tr>
      <w:tr w:rsidR="00547087" w:rsidRPr="00547087" w14:paraId="77E52BEB" w14:textId="77777777" w:rsidTr="00547087">
        <w:trPr>
          <w:trHeight w:val="288"/>
          <w:jc w:val="center"/>
        </w:trPr>
        <w:tc>
          <w:tcPr>
            <w:tcW w:w="2621" w:type="dxa"/>
            <w:noWrap/>
            <w:vAlign w:val="center"/>
          </w:tcPr>
          <w:p w14:paraId="5F0B6185" w14:textId="1CB6AB3B"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52A91EDB" w14:textId="69B02DEF"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中国工商银行股份有限公司济宁兖州支行</w:t>
            </w:r>
          </w:p>
        </w:tc>
        <w:tc>
          <w:tcPr>
            <w:tcW w:w="1442" w:type="dxa"/>
            <w:noWrap/>
            <w:vAlign w:val="center"/>
          </w:tcPr>
          <w:p w14:paraId="3D1194D8" w14:textId="6681CDDB"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800.00</w:t>
            </w:r>
          </w:p>
        </w:tc>
        <w:tc>
          <w:tcPr>
            <w:tcW w:w="1506" w:type="dxa"/>
            <w:noWrap/>
            <w:vAlign w:val="center"/>
          </w:tcPr>
          <w:p w14:paraId="668801C7" w14:textId="4326A472"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2023/09/14</w:t>
            </w:r>
          </w:p>
        </w:tc>
        <w:tc>
          <w:tcPr>
            <w:tcW w:w="1363" w:type="dxa"/>
            <w:noWrap/>
            <w:vAlign w:val="center"/>
          </w:tcPr>
          <w:p w14:paraId="0AB90AEF" w14:textId="03F4D99D"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2027/09/15</w:t>
            </w:r>
          </w:p>
        </w:tc>
      </w:tr>
      <w:tr w:rsidR="00547087" w:rsidRPr="00547087" w14:paraId="680878B7" w14:textId="77777777" w:rsidTr="00547087">
        <w:trPr>
          <w:trHeight w:val="288"/>
          <w:jc w:val="center"/>
        </w:trPr>
        <w:tc>
          <w:tcPr>
            <w:tcW w:w="2621" w:type="dxa"/>
            <w:noWrap/>
            <w:vAlign w:val="center"/>
          </w:tcPr>
          <w:p w14:paraId="2DD2BFF2" w14:textId="20BCE63C" w:rsidR="00547087" w:rsidRPr="00547087" w:rsidRDefault="00547087" w:rsidP="00547087">
            <w:pPr>
              <w:widowControl/>
              <w:jc w:val="center"/>
              <w:textAlignment w:val="center"/>
              <w:rPr>
                <w:rFonts w:ascii="Times New Roman" w:hAnsi="Times New Roman"/>
                <w:szCs w:val="21"/>
              </w:rPr>
            </w:pPr>
            <w:r w:rsidRPr="00547087">
              <w:rPr>
                <w:rFonts w:hint="eastAsia"/>
              </w:rPr>
              <w:t>山东绿金生物科技有限责任公司</w:t>
            </w:r>
          </w:p>
        </w:tc>
        <w:tc>
          <w:tcPr>
            <w:tcW w:w="3283" w:type="dxa"/>
            <w:noWrap/>
            <w:vAlign w:val="center"/>
          </w:tcPr>
          <w:p w14:paraId="091A7E36" w14:textId="20FF47B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济宁市财信投资咨询有限公司</w:t>
            </w:r>
          </w:p>
        </w:tc>
        <w:tc>
          <w:tcPr>
            <w:tcW w:w="1442" w:type="dxa"/>
            <w:noWrap/>
            <w:vAlign w:val="center"/>
          </w:tcPr>
          <w:p w14:paraId="5868822E" w14:textId="337131DA"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w:t>
            </w:r>
          </w:p>
        </w:tc>
        <w:tc>
          <w:tcPr>
            <w:tcW w:w="1506" w:type="dxa"/>
            <w:noWrap/>
            <w:vAlign w:val="center"/>
          </w:tcPr>
          <w:p w14:paraId="3C571121" w14:textId="6F67334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2024/12/26</w:t>
            </w:r>
          </w:p>
        </w:tc>
        <w:tc>
          <w:tcPr>
            <w:tcW w:w="1363" w:type="dxa"/>
            <w:noWrap/>
            <w:vAlign w:val="center"/>
          </w:tcPr>
          <w:p w14:paraId="7338E079" w14:textId="2445B40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2026/12/25</w:t>
            </w:r>
          </w:p>
        </w:tc>
      </w:tr>
      <w:tr w:rsidR="00547087" w:rsidRPr="00547087" w14:paraId="2C2C27BD" w14:textId="77777777" w:rsidTr="00547087">
        <w:trPr>
          <w:trHeight w:val="288"/>
          <w:jc w:val="center"/>
        </w:trPr>
        <w:tc>
          <w:tcPr>
            <w:tcW w:w="2621" w:type="dxa"/>
            <w:noWrap/>
            <w:vAlign w:val="center"/>
          </w:tcPr>
          <w:p w14:paraId="280C00F0" w14:textId="6EC4AD71" w:rsidR="00547087" w:rsidRPr="00547087" w:rsidRDefault="00547087" w:rsidP="00547087">
            <w:pPr>
              <w:widowControl/>
              <w:jc w:val="center"/>
              <w:textAlignment w:val="center"/>
              <w:rPr>
                <w:rFonts w:ascii="Times New Roman" w:hAnsi="Times New Roman"/>
                <w:szCs w:val="21"/>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6F8CC5B6" w14:textId="55A3DAFD"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689BEBF" w14:textId="26BD1AF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16,000.00</w:t>
            </w:r>
          </w:p>
        </w:tc>
        <w:tc>
          <w:tcPr>
            <w:tcW w:w="1506" w:type="dxa"/>
            <w:noWrap/>
            <w:vAlign w:val="center"/>
          </w:tcPr>
          <w:p w14:paraId="6D6760F4" w14:textId="333D8C6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2025/12/24</w:t>
            </w:r>
          </w:p>
        </w:tc>
        <w:tc>
          <w:tcPr>
            <w:tcW w:w="1363" w:type="dxa"/>
            <w:noWrap/>
            <w:vAlign w:val="center"/>
          </w:tcPr>
          <w:p w14:paraId="31FF59FE" w14:textId="302B0C4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2026/12/23</w:t>
            </w:r>
          </w:p>
        </w:tc>
      </w:tr>
      <w:tr w:rsidR="00547087" w:rsidRPr="00547087" w14:paraId="543391E3" w14:textId="77777777" w:rsidTr="00547087">
        <w:trPr>
          <w:trHeight w:val="288"/>
          <w:jc w:val="center"/>
        </w:trPr>
        <w:tc>
          <w:tcPr>
            <w:tcW w:w="2621" w:type="dxa"/>
            <w:noWrap/>
            <w:vAlign w:val="center"/>
          </w:tcPr>
          <w:p w14:paraId="34FD358F" w14:textId="26476F58" w:rsidR="00547087" w:rsidRPr="00547087" w:rsidRDefault="00547087" w:rsidP="00547087">
            <w:pPr>
              <w:widowControl/>
              <w:jc w:val="center"/>
              <w:textAlignment w:val="center"/>
              <w:rPr>
                <w:rFonts w:ascii="Times New Roman" w:hAnsi="Times New Roman"/>
                <w:szCs w:val="21"/>
              </w:rPr>
            </w:pPr>
            <w:r w:rsidRPr="00547087">
              <w:rPr>
                <w:rFonts w:hint="eastAsia"/>
              </w:rPr>
              <w:lastRenderedPageBreak/>
              <w:t>济宁市利源产业投资发展集团有限公司</w:t>
            </w:r>
          </w:p>
        </w:tc>
        <w:tc>
          <w:tcPr>
            <w:tcW w:w="3283" w:type="dxa"/>
            <w:noWrap/>
            <w:vAlign w:val="center"/>
          </w:tcPr>
          <w:p w14:paraId="70FC75C1" w14:textId="78E1BBB1"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203E5FE8" w14:textId="003DC3A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10,000.00</w:t>
            </w:r>
          </w:p>
        </w:tc>
        <w:tc>
          <w:tcPr>
            <w:tcW w:w="1506" w:type="dxa"/>
            <w:noWrap/>
            <w:vAlign w:val="center"/>
          </w:tcPr>
          <w:p w14:paraId="13F20540" w14:textId="1D65D47A"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2025/07/01</w:t>
            </w:r>
          </w:p>
        </w:tc>
        <w:tc>
          <w:tcPr>
            <w:tcW w:w="1363" w:type="dxa"/>
            <w:noWrap/>
            <w:vAlign w:val="center"/>
          </w:tcPr>
          <w:p w14:paraId="46C0240B" w14:textId="0102DA4C"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2026/06/20</w:t>
            </w:r>
          </w:p>
        </w:tc>
      </w:tr>
      <w:tr w:rsidR="00547087" w:rsidRPr="00547087" w14:paraId="230CD421" w14:textId="77777777" w:rsidTr="00547087">
        <w:trPr>
          <w:trHeight w:val="288"/>
          <w:jc w:val="center"/>
        </w:trPr>
        <w:tc>
          <w:tcPr>
            <w:tcW w:w="2621" w:type="dxa"/>
            <w:noWrap/>
            <w:vAlign w:val="center"/>
          </w:tcPr>
          <w:p w14:paraId="59708DC6" w14:textId="6A2EC354" w:rsidR="00547087" w:rsidRPr="00547087" w:rsidRDefault="00547087" w:rsidP="00547087">
            <w:pPr>
              <w:widowControl/>
              <w:jc w:val="center"/>
              <w:textAlignment w:val="center"/>
              <w:rPr>
                <w:rFonts w:ascii="Times New Roman" w:hAnsi="Times New Roman"/>
                <w:szCs w:val="21"/>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4DFBDCBD" w14:textId="129D6057" w:rsidR="00547087" w:rsidRPr="00547087" w:rsidRDefault="00547087" w:rsidP="00547087">
            <w:pPr>
              <w:widowControl/>
              <w:jc w:val="center"/>
              <w:textAlignment w:val="center"/>
              <w:rPr>
                <w:rFonts w:ascii="Times New Roman" w:hAnsi="Times New Roman"/>
                <w:szCs w:val="21"/>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52502982" w14:textId="361EC5F2"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9,700.00</w:t>
            </w:r>
          </w:p>
        </w:tc>
        <w:tc>
          <w:tcPr>
            <w:tcW w:w="1506" w:type="dxa"/>
            <w:noWrap/>
            <w:vAlign w:val="center"/>
          </w:tcPr>
          <w:p w14:paraId="68553AD0" w14:textId="26C569B6"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2024/06/07</w:t>
            </w:r>
          </w:p>
        </w:tc>
        <w:tc>
          <w:tcPr>
            <w:tcW w:w="1363" w:type="dxa"/>
            <w:noWrap/>
            <w:vAlign w:val="center"/>
          </w:tcPr>
          <w:p w14:paraId="28BE2E8E" w14:textId="73FD270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2026/09/03</w:t>
            </w:r>
          </w:p>
        </w:tc>
      </w:tr>
      <w:tr w:rsidR="00547087" w:rsidRPr="00547087" w14:paraId="272C9B19" w14:textId="77777777" w:rsidTr="00547087">
        <w:trPr>
          <w:trHeight w:val="288"/>
          <w:jc w:val="center"/>
        </w:trPr>
        <w:tc>
          <w:tcPr>
            <w:tcW w:w="2621" w:type="dxa"/>
            <w:noWrap/>
            <w:vAlign w:val="center"/>
          </w:tcPr>
          <w:p w14:paraId="3E32C7F6" w14:textId="211E20C0" w:rsidR="00547087" w:rsidRPr="00547087" w:rsidRDefault="00547087" w:rsidP="00547087">
            <w:pPr>
              <w:widowControl/>
              <w:jc w:val="center"/>
              <w:textAlignment w:val="center"/>
              <w:rPr>
                <w:rFonts w:ascii="Times New Roman" w:hAnsi="Times New Roman"/>
                <w:szCs w:val="21"/>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3D2DF744" w14:textId="7B319C4E"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威海银行股份有限公司济宁分行</w:t>
            </w:r>
          </w:p>
        </w:tc>
        <w:tc>
          <w:tcPr>
            <w:tcW w:w="1442" w:type="dxa"/>
            <w:noWrap/>
            <w:vAlign w:val="center"/>
          </w:tcPr>
          <w:p w14:paraId="2773CFCF" w14:textId="408F3178" w:rsidR="00547087" w:rsidRPr="00547087" w:rsidRDefault="00547087" w:rsidP="00547087">
            <w:pPr>
              <w:widowControl/>
              <w:jc w:val="right"/>
              <w:textAlignment w:val="center"/>
              <w:rPr>
                <w:rFonts w:ascii="Times New Roman" w:hAnsi="Times New Roman"/>
                <w:szCs w:val="21"/>
              </w:rPr>
            </w:pPr>
            <w:r w:rsidRPr="00547087">
              <w:rPr>
                <w:rFonts w:ascii="Times New Roman" w:hAnsi="Times New Roman"/>
                <w:szCs w:val="21"/>
              </w:rPr>
              <w:t>10,200.00</w:t>
            </w:r>
          </w:p>
        </w:tc>
        <w:tc>
          <w:tcPr>
            <w:tcW w:w="1506" w:type="dxa"/>
            <w:noWrap/>
            <w:vAlign w:val="center"/>
          </w:tcPr>
          <w:p w14:paraId="20F80574" w14:textId="619BCC07"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2025/01/01</w:t>
            </w:r>
          </w:p>
        </w:tc>
        <w:tc>
          <w:tcPr>
            <w:tcW w:w="1363" w:type="dxa"/>
            <w:noWrap/>
            <w:vAlign w:val="center"/>
          </w:tcPr>
          <w:p w14:paraId="65F5F108" w14:textId="60F564D3" w:rsidR="00547087" w:rsidRPr="00547087" w:rsidRDefault="00547087" w:rsidP="00547087">
            <w:pPr>
              <w:widowControl/>
              <w:jc w:val="center"/>
              <w:textAlignment w:val="center"/>
              <w:rPr>
                <w:rFonts w:ascii="Times New Roman" w:hAnsi="Times New Roman"/>
                <w:szCs w:val="21"/>
              </w:rPr>
            </w:pPr>
            <w:r w:rsidRPr="00547087">
              <w:rPr>
                <w:rFonts w:ascii="Times New Roman" w:hAnsi="Times New Roman"/>
                <w:szCs w:val="21"/>
              </w:rPr>
              <w:t>2035/03/23</w:t>
            </w:r>
          </w:p>
        </w:tc>
      </w:tr>
      <w:tr w:rsidR="00547087" w:rsidRPr="00547087" w14:paraId="74AE3E71" w14:textId="77777777" w:rsidTr="00547087">
        <w:trPr>
          <w:trHeight w:val="288"/>
          <w:jc w:val="center"/>
        </w:trPr>
        <w:tc>
          <w:tcPr>
            <w:tcW w:w="2621" w:type="dxa"/>
            <w:noWrap/>
            <w:vAlign w:val="center"/>
          </w:tcPr>
          <w:p w14:paraId="451CAABF" w14:textId="62757054"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7CF47AA" w14:textId="4129E9C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5FD3346" w14:textId="34392B2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5,000.00</w:t>
            </w:r>
          </w:p>
        </w:tc>
        <w:tc>
          <w:tcPr>
            <w:tcW w:w="1506" w:type="dxa"/>
            <w:noWrap/>
            <w:vAlign w:val="center"/>
          </w:tcPr>
          <w:p w14:paraId="3DA501A3" w14:textId="512CDD0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2025/10/22</w:t>
            </w:r>
          </w:p>
        </w:tc>
        <w:tc>
          <w:tcPr>
            <w:tcW w:w="1363" w:type="dxa"/>
            <w:noWrap/>
            <w:vAlign w:val="center"/>
          </w:tcPr>
          <w:p w14:paraId="7E3C91B1" w14:textId="4129295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2026/10/21</w:t>
            </w:r>
          </w:p>
        </w:tc>
      </w:tr>
      <w:tr w:rsidR="00547087" w:rsidRPr="00547087" w14:paraId="299090D2" w14:textId="77777777" w:rsidTr="00547087">
        <w:trPr>
          <w:trHeight w:val="288"/>
          <w:jc w:val="center"/>
        </w:trPr>
        <w:tc>
          <w:tcPr>
            <w:tcW w:w="2621" w:type="dxa"/>
            <w:noWrap/>
            <w:vAlign w:val="center"/>
          </w:tcPr>
          <w:p w14:paraId="5B9E5ABA" w14:textId="4E6342D2"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兖州区惠嘉</w:t>
            </w:r>
            <w:proofErr w:type="gramEnd"/>
            <w:r w:rsidRPr="00547087">
              <w:rPr>
                <w:rFonts w:hint="eastAsia"/>
              </w:rPr>
              <w:t>置业有限公司</w:t>
            </w:r>
          </w:p>
        </w:tc>
        <w:tc>
          <w:tcPr>
            <w:tcW w:w="3283" w:type="dxa"/>
            <w:noWrap/>
            <w:vAlign w:val="center"/>
          </w:tcPr>
          <w:p w14:paraId="650B7E24" w14:textId="6323E4D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国家开发银行山东省分行</w:t>
            </w:r>
          </w:p>
        </w:tc>
        <w:tc>
          <w:tcPr>
            <w:tcW w:w="1442" w:type="dxa"/>
            <w:noWrap/>
            <w:vAlign w:val="center"/>
          </w:tcPr>
          <w:p w14:paraId="04F30C7D" w14:textId="2AD0D58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12,860.74</w:t>
            </w:r>
          </w:p>
        </w:tc>
        <w:tc>
          <w:tcPr>
            <w:tcW w:w="1506" w:type="dxa"/>
            <w:noWrap/>
            <w:vAlign w:val="center"/>
          </w:tcPr>
          <w:p w14:paraId="7B32CFFA" w14:textId="2135DCF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2024/01/02</w:t>
            </w:r>
          </w:p>
        </w:tc>
        <w:tc>
          <w:tcPr>
            <w:tcW w:w="1363" w:type="dxa"/>
            <w:noWrap/>
            <w:vAlign w:val="center"/>
          </w:tcPr>
          <w:p w14:paraId="6761AF57" w14:textId="2A69F2A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2030/08/17</w:t>
            </w:r>
          </w:p>
        </w:tc>
      </w:tr>
      <w:tr w:rsidR="00547087" w:rsidRPr="00547087" w14:paraId="38ED6FC0" w14:textId="77777777" w:rsidTr="00547087">
        <w:trPr>
          <w:trHeight w:val="288"/>
          <w:jc w:val="center"/>
        </w:trPr>
        <w:tc>
          <w:tcPr>
            <w:tcW w:w="2621" w:type="dxa"/>
            <w:noWrap/>
            <w:vAlign w:val="center"/>
          </w:tcPr>
          <w:p w14:paraId="2A109791" w14:textId="5107593D"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59934FE5" w14:textId="3D8FAA9E"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商银行股份有限公司济南历下支行</w:t>
            </w:r>
          </w:p>
        </w:tc>
        <w:tc>
          <w:tcPr>
            <w:tcW w:w="1442" w:type="dxa"/>
            <w:noWrap/>
            <w:vAlign w:val="center"/>
          </w:tcPr>
          <w:p w14:paraId="036CE334" w14:textId="14A87DA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035501A9" w14:textId="2020B5E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2025/05/19</w:t>
            </w:r>
          </w:p>
        </w:tc>
        <w:tc>
          <w:tcPr>
            <w:tcW w:w="1363" w:type="dxa"/>
            <w:noWrap/>
            <w:vAlign w:val="center"/>
          </w:tcPr>
          <w:p w14:paraId="6F2D539C" w14:textId="21EFCE9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2026/05/16</w:t>
            </w:r>
          </w:p>
        </w:tc>
      </w:tr>
      <w:tr w:rsidR="00547087" w:rsidRPr="00547087" w14:paraId="419A418E" w14:textId="77777777" w:rsidTr="00547087">
        <w:trPr>
          <w:trHeight w:val="288"/>
          <w:jc w:val="center"/>
        </w:trPr>
        <w:tc>
          <w:tcPr>
            <w:tcW w:w="2621" w:type="dxa"/>
            <w:noWrap/>
            <w:vAlign w:val="center"/>
          </w:tcPr>
          <w:p w14:paraId="07E4EEB2" w14:textId="21F76908"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74A5E340" w14:textId="07D63980"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1B0BFE1F" w14:textId="2FDF1482"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3620A615" w14:textId="08497CE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1D903DA9" w14:textId="064A451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64C30979" w14:textId="77777777" w:rsidTr="00547087">
        <w:trPr>
          <w:trHeight w:val="288"/>
          <w:jc w:val="center"/>
        </w:trPr>
        <w:tc>
          <w:tcPr>
            <w:tcW w:w="2621" w:type="dxa"/>
            <w:noWrap/>
            <w:vAlign w:val="center"/>
          </w:tcPr>
          <w:p w14:paraId="55D1B129" w14:textId="2B8512A7"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68866428" w14:textId="6A48AD7C"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06BD52D0" w14:textId="3D36EF2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281EA7D7" w14:textId="528AA98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3B19B860" w14:textId="2C96721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7CA206D1" w14:textId="77777777" w:rsidTr="00547087">
        <w:trPr>
          <w:trHeight w:val="288"/>
          <w:jc w:val="center"/>
        </w:trPr>
        <w:tc>
          <w:tcPr>
            <w:tcW w:w="2621" w:type="dxa"/>
            <w:noWrap/>
            <w:vAlign w:val="center"/>
          </w:tcPr>
          <w:p w14:paraId="294F558E" w14:textId="2B2953BB"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盐业有限公司</w:t>
            </w:r>
          </w:p>
        </w:tc>
        <w:tc>
          <w:tcPr>
            <w:tcW w:w="3283" w:type="dxa"/>
            <w:noWrap/>
            <w:vAlign w:val="center"/>
          </w:tcPr>
          <w:p w14:paraId="6391DFF5" w14:textId="22A3BDB0" w:rsidR="00547087" w:rsidRPr="00547087" w:rsidRDefault="00547087" w:rsidP="00547087">
            <w:pPr>
              <w:widowControl/>
              <w:jc w:val="center"/>
              <w:textAlignment w:val="center"/>
              <w:rPr>
                <w:rFonts w:ascii="Times New Roman" w:hAnsi="Times New Roman"/>
                <w:kern w:val="0"/>
                <w:szCs w:val="21"/>
                <w:lang w:bidi="ar"/>
              </w:rPr>
            </w:pPr>
            <w:proofErr w:type="gramStart"/>
            <w:r w:rsidRPr="00547087">
              <w:rPr>
                <w:rFonts w:ascii="Times New Roman" w:hAnsi="Times New Roman"/>
                <w:szCs w:val="21"/>
              </w:rPr>
              <w:t>莱</w:t>
            </w:r>
            <w:proofErr w:type="gramEnd"/>
            <w:r w:rsidRPr="00547087">
              <w:rPr>
                <w:rFonts w:ascii="Times New Roman" w:hAnsi="Times New Roman"/>
                <w:szCs w:val="21"/>
              </w:rPr>
              <w:t>商银行</w:t>
            </w:r>
            <w:r w:rsidRPr="00547087">
              <w:rPr>
                <w:rFonts w:ascii="Times New Roman" w:hAnsi="Times New Roman"/>
                <w:szCs w:val="21"/>
              </w:rPr>
              <w:br/>
            </w:r>
            <w:r w:rsidRPr="00547087">
              <w:rPr>
                <w:rFonts w:ascii="Times New Roman" w:hAnsi="Times New Roman"/>
                <w:szCs w:val="21"/>
              </w:rPr>
              <w:t>股份有限</w:t>
            </w:r>
            <w:r w:rsidRPr="00547087">
              <w:rPr>
                <w:rFonts w:ascii="Times New Roman" w:hAnsi="Times New Roman"/>
                <w:szCs w:val="21"/>
              </w:rPr>
              <w:br/>
            </w:r>
            <w:r w:rsidRPr="00547087">
              <w:rPr>
                <w:rFonts w:ascii="Times New Roman" w:hAnsi="Times New Roman"/>
                <w:szCs w:val="21"/>
              </w:rPr>
              <w:t>公司济宁</w:t>
            </w:r>
            <w:r w:rsidRPr="00547087">
              <w:rPr>
                <w:rFonts w:ascii="Times New Roman" w:hAnsi="Times New Roman"/>
                <w:szCs w:val="21"/>
              </w:rPr>
              <w:br/>
            </w:r>
            <w:r w:rsidRPr="00547087">
              <w:rPr>
                <w:rFonts w:ascii="Times New Roman" w:hAnsi="Times New Roman"/>
                <w:szCs w:val="21"/>
              </w:rPr>
              <w:t>兖州支行</w:t>
            </w:r>
          </w:p>
        </w:tc>
        <w:tc>
          <w:tcPr>
            <w:tcW w:w="1442" w:type="dxa"/>
            <w:noWrap/>
            <w:vAlign w:val="center"/>
          </w:tcPr>
          <w:p w14:paraId="6E499CC2" w14:textId="50C340C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3,000.00</w:t>
            </w:r>
          </w:p>
        </w:tc>
        <w:tc>
          <w:tcPr>
            <w:tcW w:w="1506" w:type="dxa"/>
            <w:noWrap/>
            <w:vAlign w:val="center"/>
          </w:tcPr>
          <w:p w14:paraId="190FA7C1" w14:textId="62B0E13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2025/11/11</w:t>
            </w:r>
          </w:p>
        </w:tc>
        <w:tc>
          <w:tcPr>
            <w:tcW w:w="1363" w:type="dxa"/>
            <w:noWrap/>
            <w:vAlign w:val="center"/>
          </w:tcPr>
          <w:p w14:paraId="08A35289" w14:textId="36BC2EE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2026/11/10</w:t>
            </w:r>
          </w:p>
        </w:tc>
      </w:tr>
      <w:tr w:rsidR="00547087" w:rsidRPr="00547087" w14:paraId="7A8B101A" w14:textId="77777777" w:rsidTr="00547087">
        <w:trPr>
          <w:trHeight w:val="288"/>
          <w:jc w:val="center"/>
        </w:trPr>
        <w:tc>
          <w:tcPr>
            <w:tcW w:w="2621" w:type="dxa"/>
            <w:noWrap/>
            <w:vAlign w:val="center"/>
          </w:tcPr>
          <w:p w14:paraId="6EEC70D7" w14:textId="6B7DF636"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7FB1DE1D" w14:textId="6C612C4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5A30208" w14:textId="20B15A98"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3991E4B8" w14:textId="2939D2D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2025/06/18</w:t>
            </w:r>
          </w:p>
        </w:tc>
        <w:tc>
          <w:tcPr>
            <w:tcW w:w="1363" w:type="dxa"/>
            <w:noWrap/>
            <w:vAlign w:val="center"/>
          </w:tcPr>
          <w:p w14:paraId="2D002B54" w14:textId="2A5AD10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2026/06/16</w:t>
            </w:r>
          </w:p>
        </w:tc>
      </w:tr>
      <w:tr w:rsidR="00547087" w:rsidRPr="00547087" w14:paraId="6CFAD98C" w14:textId="77777777" w:rsidTr="00547087">
        <w:trPr>
          <w:trHeight w:val="288"/>
          <w:jc w:val="center"/>
        </w:trPr>
        <w:tc>
          <w:tcPr>
            <w:tcW w:w="2621" w:type="dxa"/>
            <w:noWrap/>
            <w:vAlign w:val="center"/>
          </w:tcPr>
          <w:p w14:paraId="43F5A670" w14:textId="5A5B682E"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中医医院</w:t>
            </w:r>
          </w:p>
        </w:tc>
        <w:tc>
          <w:tcPr>
            <w:tcW w:w="3283" w:type="dxa"/>
            <w:noWrap/>
            <w:vAlign w:val="center"/>
          </w:tcPr>
          <w:p w14:paraId="41FEED3B" w14:textId="7912FA7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BDFC267" w14:textId="1ACF8E1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0231DEAF" w14:textId="0529C44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2025/01/06</w:t>
            </w:r>
          </w:p>
        </w:tc>
        <w:tc>
          <w:tcPr>
            <w:tcW w:w="1363" w:type="dxa"/>
            <w:noWrap/>
            <w:vAlign w:val="center"/>
          </w:tcPr>
          <w:p w14:paraId="4E389D64" w14:textId="2E5AAB0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2026/01/05</w:t>
            </w:r>
          </w:p>
        </w:tc>
      </w:tr>
      <w:tr w:rsidR="00547087" w:rsidRPr="00547087" w14:paraId="2F18B328" w14:textId="77777777" w:rsidTr="00547087">
        <w:trPr>
          <w:trHeight w:val="288"/>
          <w:jc w:val="center"/>
        </w:trPr>
        <w:tc>
          <w:tcPr>
            <w:tcW w:w="2621" w:type="dxa"/>
            <w:noWrap/>
            <w:vAlign w:val="center"/>
          </w:tcPr>
          <w:p w14:paraId="6E78C6FE" w14:textId="7FB8A292"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2A76F749" w14:textId="675F4AC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30F96C7C" w14:textId="52072CA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6BC39707" w14:textId="396E2D1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4985DA68" w14:textId="52C3CDA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2027/12/22</w:t>
            </w:r>
          </w:p>
        </w:tc>
      </w:tr>
      <w:tr w:rsidR="00547087" w:rsidRPr="00547087" w14:paraId="51AB78D9" w14:textId="77777777" w:rsidTr="00547087">
        <w:trPr>
          <w:trHeight w:val="288"/>
          <w:jc w:val="center"/>
        </w:trPr>
        <w:tc>
          <w:tcPr>
            <w:tcW w:w="2621" w:type="dxa"/>
            <w:noWrap/>
            <w:vAlign w:val="center"/>
          </w:tcPr>
          <w:p w14:paraId="619DC42B" w14:textId="6941B086"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7C7BA020" w14:textId="3CB454E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2DBAEB28" w14:textId="7DCBC5D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76DC1700" w14:textId="04A82E3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746B410D" w14:textId="4301E9F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2027/12/24</w:t>
            </w:r>
          </w:p>
        </w:tc>
      </w:tr>
      <w:tr w:rsidR="00547087" w:rsidRPr="00547087" w14:paraId="1932FCA3" w14:textId="77777777" w:rsidTr="00547087">
        <w:trPr>
          <w:trHeight w:val="288"/>
          <w:jc w:val="center"/>
        </w:trPr>
        <w:tc>
          <w:tcPr>
            <w:tcW w:w="2621" w:type="dxa"/>
            <w:noWrap/>
            <w:vAlign w:val="center"/>
          </w:tcPr>
          <w:p w14:paraId="596C674D" w14:textId="181DFDB1" w:rsidR="00547087" w:rsidRPr="00547087" w:rsidRDefault="00547087" w:rsidP="00547087">
            <w:pPr>
              <w:widowControl/>
              <w:jc w:val="center"/>
              <w:textAlignment w:val="center"/>
              <w:rPr>
                <w:rFonts w:hint="eastAsia"/>
              </w:rPr>
            </w:pPr>
            <w:r w:rsidRPr="00547087">
              <w:rPr>
                <w:rFonts w:hint="eastAsia"/>
              </w:rPr>
              <w:t>济宁市惠兴控股集团有限公司</w:t>
            </w:r>
          </w:p>
        </w:tc>
        <w:tc>
          <w:tcPr>
            <w:tcW w:w="3283" w:type="dxa"/>
            <w:noWrap/>
            <w:vAlign w:val="center"/>
          </w:tcPr>
          <w:p w14:paraId="2EC3EC7C" w14:textId="3B7A925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2D542006" w14:textId="4057020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985.00</w:t>
            </w:r>
          </w:p>
        </w:tc>
        <w:tc>
          <w:tcPr>
            <w:tcW w:w="1506" w:type="dxa"/>
            <w:noWrap/>
            <w:vAlign w:val="center"/>
          </w:tcPr>
          <w:p w14:paraId="0F5D4AE4" w14:textId="622E1CF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090ED5F6" w14:textId="1E1927E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2027/12/22</w:t>
            </w:r>
          </w:p>
        </w:tc>
      </w:tr>
      <w:tr w:rsidR="00547087" w:rsidRPr="00547087" w14:paraId="07331C75" w14:textId="77777777" w:rsidTr="00547087">
        <w:trPr>
          <w:trHeight w:val="288"/>
          <w:jc w:val="center"/>
        </w:trPr>
        <w:tc>
          <w:tcPr>
            <w:tcW w:w="2621" w:type="dxa"/>
            <w:noWrap/>
            <w:vAlign w:val="center"/>
          </w:tcPr>
          <w:p w14:paraId="5412AA84" w14:textId="519A3030"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市恒润水务</w:t>
            </w:r>
            <w:proofErr w:type="gramEnd"/>
            <w:r w:rsidRPr="00547087">
              <w:rPr>
                <w:rFonts w:hint="eastAsia"/>
              </w:rPr>
              <w:t>集团有限公司</w:t>
            </w:r>
          </w:p>
        </w:tc>
        <w:tc>
          <w:tcPr>
            <w:tcW w:w="3283" w:type="dxa"/>
            <w:noWrap/>
            <w:vAlign w:val="center"/>
          </w:tcPr>
          <w:p w14:paraId="6B2477B9" w14:textId="461BFD3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w:t>
            </w:r>
          </w:p>
        </w:tc>
        <w:tc>
          <w:tcPr>
            <w:tcW w:w="1442" w:type="dxa"/>
            <w:noWrap/>
            <w:vAlign w:val="center"/>
          </w:tcPr>
          <w:p w14:paraId="7111D204" w14:textId="34F75558"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885.00</w:t>
            </w:r>
          </w:p>
        </w:tc>
        <w:tc>
          <w:tcPr>
            <w:tcW w:w="1506" w:type="dxa"/>
            <w:noWrap/>
            <w:vAlign w:val="center"/>
          </w:tcPr>
          <w:p w14:paraId="53B2CD2D" w14:textId="319FD8B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0D761C94" w14:textId="5C49E97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2027/12/18</w:t>
            </w:r>
          </w:p>
        </w:tc>
      </w:tr>
      <w:tr w:rsidR="00547087" w:rsidRPr="00547087" w14:paraId="3D3C12A8" w14:textId="77777777" w:rsidTr="00547087">
        <w:trPr>
          <w:trHeight w:val="288"/>
          <w:jc w:val="center"/>
        </w:trPr>
        <w:tc>
          <w:tcPr>
            <w:tcW w:w="2621" w:type="dxa"/>
            <w:noWrap/>
            <w:vAlign w:val="center"/>
          </w:tcPr>
          <w:p w14:paraId="4ED75AF1" w14:textId="233786D1"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36C8B05C" w14:textId="1A8ED6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4C2286F9" w14:textId="488886E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14,250.00</w:t>
            </w:r>
          </w:p>
        </w:tc>
        <w:tc>
          <w:tcPr>
            <w:tcW w:w="1506" w:type="dxa"/>
            <w:noWrap/>
            <w:vAlign w:val="center"/>
          </w:tcPr>
          <w:p w14:paraId="63A0D838" w14:textId="619877F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2025/01/14</w:t>
            </w:r>
          </w:p>
        </w:tc>
        <w:tc>
          <w:tcPr>
            <w:tcW w:w="1363" w:type="dxa"/>
            <w:noWrap/>
            <w:vAlign w:val="center"/>
          </w:tcPr>
          <w:p w14:paraId="2C93CD69" w14:textId="3140423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2026/01/14</w:t>
            </w:r>
          </w:p>
        </w:tc>
      </w:tr>
      <w:tr w:rsidR="00547087" w:rsidRPr="00547087" w14:paraId="09087051" w14:textId="77777777" w:rsidTr="00547087">
        <w:trPr>
          <w:trHeight w:val="288"/>
          <w:jc w:val="center"/>
        </w:trPr>
        <w:tc>
          <w:tcPr>
            <w:tcW w:w="2621" w:type="dxa"/>
            <w:noWrap/>
            <w:vAlign w:val="center"/>
          </w:tcPr>
          <w:p w14:paraId="44A484E2" w14:textId="243BD08D"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768AA15F" w14:textId="0937E90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3F5DC075" w14:textId="554A83E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10,450.00</w:t>
            </w:r>
          </w:p>
        </w:tc>
        <w:tc>
          <w:tcPr>
            <w:tcW w:w="1506" w:type="dxa"/>
            <w:noWrap/>
            <w:vAlign w:val="center"/>
          </w:tcPr>
          <w:p w14:paraId="0AAD2797" w14:textId="5BFD2BD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2025/02/18</w:t>
            </w:r>
          </w:p>
        </w:tc>
        <w:tc>
          <w:tcPr>
            <w:tcW w:w="1363" w:type="dxa"/>
            <w:noWrap/>
            <w:vAlign w:val="center"/>
          </w:tcPr>
          <w:p w14:paraId="2FD49297" w14:textId="1A87B1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2026/02/18</w:t>
            </w:r>
          </w:p>
        </w:tc>
      </w:tr>
      <w:tr w:rsidR="00547087" w:rsidRPr="00547087" w14:paraId="7BE6739D" w14:textId="77777777" w:rsidTr="00547087">
        <w:trPr>
          <w:trHeight w:val="288"/>
          <w:jc w:val="center"/>
        </w:trPr>
        <w:tc>
          <w:tcPr>
            <w:tcW w:w="2621" w:type="dxa"/>
            <w:noWrap/>
            <w:vAlign w:val="center"/>
          </w:tcPr>
          <w:p w14:paraId="23C99584" w14:textId="25BC75C9" w:rsidR="00547087" w:rsidRPr="00547087" w:rsidRDefault="00547087" w:rsidP="00547087">
            <w:pPr>
              <w:widowControl/>
              <w:jc w:val="center"/>
              <w:textAlignment w:val="center"/>
              <w:rPr>
                <w:rFonts w:hint="eastAsia"/>
              </w:rPr>
            </w:pPr>
            <w:r w:rsidRPr="00547087">
              <w:rPr>
                <w:rFonts w:hint="eastAsia"/>
              </w:rPr>
              <w:lastRenderedPageBreak/>
              <w:t>济宁市</w:t>
            </w:r>
            <w:proofErr w:type="gramStart"/>
            <w:r w:rsidRPr="00547087">
              <w:rPr>
                <w:rFonts w:hint="eastAsia"/>
              </w:rPr>
              <w:t>兖州区</w:t>
            </w:r>
            <w:proofErr w:type="gramEnd"/>
            <w:r w:rsidRPr="00547087">
              <w:rPr>
                <w:rFonts w:hint="eastAsia"/>
              </w:rPr>
              <w:t>九州城建投资有限公司</w:t>
            </w:r>
          </w:p>
        </w:tc>
        <w:tc>
          <w:tcPr>
            <w:tcW w:w="3283" w:type="dxa"/>
            <w:noWrap/>
            <w:vAlign w:val="center"/>
          </w:tcPr>
          <w:p w14:paraId="0779A460" w14:textId="62B3048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威海银行股份有限公司济宁分行</w:t>
            </w:r>
          </w:p>
        </w:tc>
        <w:tc>
          <w:tcPr>
            <w:tcW w:w="1442" w:type="dxa"/>
            <w:noWrap/>
            <w:vAlign w:val="center"/>
          </w:tcPr>
          <w:p w14:paraId="60A3ABEC" w14:textId="50412B3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8,550.00</w:t>
            </w:r>
          </w:p>
        </w:tc>
        <w:tc>
          <w:tcPr>
            <w:tcW w:w="1506" w:type="dxa"/>
            <w:noWrap/>
            <w:vAlign w:val="center"/>
          </w:tcPr>
          <w:p w14:paraId="02076DA8" w14:textId="26E941F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2025/12/30</w:t>
            </w:r>
          </w:p>
        </w:tc>
        <w:tc>
          <w:tcPr>
            <w:tcW w:w="1363" w:type="dxa"/>
            <w:noWrap/>
            <w:vAlign w:val="center"/>
          </w:tcPr>
          <w:p w14:paraId="72066F3D" w14:textId="5D93DD3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2026/12/25</w:t>
            </w:r>
          </w:p>
        </w:tc>
      </w:tr>
      <w:tr w:rsidR="00547087" w:rsidRPr="00547087" w14:paraId="74D6CC40" w14:textId="77777777" w:rsidTr="00547087">
        <w:trPr>
          <w:trHeight w:val="288"/>
          <w:jc w:val="center"/>
        </w:trPr>
        <w:tc>
          <w:tcPr>
            <w:tcW w:w="2621" w:type="dxa"/>
            <w:noWrap/>
            <w:vAlign w:val="center"/>
          </w:tcPr>
          <w:p w14:paraId="52EE59ED" w14:textId="49FF5B36"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1CFCB7BC" w14:textId="0C9A944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26216A96" w14:textId="37182C6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6B02B450" w14:textId="7A29C6A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61CC4743" w14:textId="2FB66B0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2026/02/12</w:t>
            </w:r>
          </w:p>
        </w:tc>
      </w:tr>
      <w:tr w:rsidR="00547087" w:rsidRPr="00547087" w14:paraId="4A06BE9C" w14:textId="77777777" w:rsidTr="00547087">
        <w:trPr>
          <w:trHeight w:val="288"/>
          <w:jc w:val="center"/>
        </w:trPr>
        <w:tc>
          <w:tcPr>
            <w:tcW w:w="2621" w:type="dxa"/>
            <w:noWrap/>
            <w:vAlign w:val="center"/>
          </w:tcPr>
          <w:p w14:paraId="6F669734" w14:textId="645B137C"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4DC38BB8" w14:textId="0433CEB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61D3E5FD" w14:textId="0401DEFF"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192AF414" w14:textId="35A130C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1FE25C97" w14:textId="03D84B0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2026/02/12</w:t>
            </w:r>
          </w:p>
        </w:tc>
      </w:tr>
      <w:tr w:rsidR="00547087" w:rsidRPr="00547087" w14:paraId="02A53D67" w14:textId="77777777" w:rsidTr="00547087">
        <w:trPr>
          <w:trHeight w:val="288"/>
          <w:jc w:val="center"/>
        </w:trPr>
        <w:tc>
          <w:tcPr>
            <w:tcW w:w="2621" w:type="dxa"/>
            <w:noWrap/>
            <w:vAlign w:val="center"/>
          </w:tcPr>
          <w:p w14:paraId="7FCB3186" w14:textId="15077954"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兖州区端信园林</w:t>
            </w:r>
            <w:proofErr w:type="gramEnd"/>
            <w:r w:rsidRPr="00547087">
              <w:rPr>
                <w:rFonts w:hint="eastAsia"/>
              </w:rPr>
              <w:t>绿化有限公司</w:t>
            </w:r>
          </w:p>
        </w:tc>
        <w:tc>
          <w:tcPr>
            <w:tcW w:w="3283" w:type="dxa"/>
            <w:noWrap/>
            <w:vAlign w:val="center"/>
          </w:tcPr>
          <w:p w14:paraId="3137CD21" w14:textId="1BC25E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44C530BF" w14:textId="2E40B466"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5BEBED58" w14:textId="5A6CF25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2025/02/12</w:t>
            </w:r>
          </w:p>
        </w:tc>
        <w:tc>
          <w:tcPr>
            <w:tcW w:w="1363" w:type="dxa"/>
            <w:noWrap/>
            <w:vAlign w:val="center"/>
          </w:tcPr>
          <w:p w14:paraId="04FD40A2" w14:textId="2099ED9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2026/02/13</w:t>
            </w:r>
          </w:p>
        </w:tc>
      </w:tr>
      <w:tr w:rsidR="00547087" w:rsidRPr="00547087" w14:paraId="15D4EF09" w14:textId="77777777" w:rsidTr="00547087">
        <w:trPr>
          <w:trHeight w:val="288"/>
          <w:jc w:val="center"/>
        </w:trPr>
        <w:tc>
          <w:tcPr>
            <w:tcW w:w="2621" w:type="dxa"/>
            <w:noWrap/>
            <w:vAlign w:val="center"/>
          </w:tcPr>
          <w:p w14:paraId="183154E3" w14:textId="5AC659F7"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37925259" w14:textId="4C3C889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036DEE90" w14:textId="2FB707A4"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2,990.00</w:t>
            </w:r>
          </w:p>
        </w:tc>
        <w:tc>
          <w:tcPr>
            <w:tcW w:w="1506" w:type="dxa"/>
            <w:noWrap/>
            <w:vAlign w:val="center"/>
          </w:tcPr>
          <w:p w14:paraId="2B65AFB4" w14:textId="5587B5D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2025/07/15</w:t>
            </w:r>
          </w:p>
        </w:tc>
        <w:tc>
          <w:tcPr>
            <w:tcW w:w="1363" w:type="dxa"/>
            <w:noWrap/>
            <w:vAlign w:val="center"/>
          </w:tcPr>
          <w:p w14:paraId="7712585D" w14:textId="5256D01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2026/07/15</w:t>
            </w:r>
          </w:p>
        </w:tc>
      </w:tr>
      <w:tr w:rsidR="00547087" w:rsidRPr="00547087" w14:paraId="66911160" w14:textId="77777777" w:rsidTr="00547087">
        <w:trPr>
          <w:trHeight w:val="288"/>
          <w:jc w:val="center"/>
        </w:trPr>
        <w:tc>
          <w:tcPr>
            <w:tcW w:w="2621" w:type="dxa"/>
            <w:noWrap/>
            <w:vAlign w:val="center"/>
          </w:tcPr>
          <w:p w14:paraId="24E2DA81" w14:textId="06763964"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2DE53D1D" w14:textId="6778FE6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齐商银行股份有限公司济宁金乡支行</w:t>
            </w:r>
          </w:p>
        </w:tc>
        <w:tc>
          <w:tcPr>
            <w:tcW w:w="1442" w:type="dxa"/>
            <w:noWrap/>
            <w:vAlign w:val="center"/>
          </w:tcPr>
          <w:p w14:paraId="4E66487E" w14:textId="395150E3"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1,495.00</w:t>
            </w:r>
          </w:p>
        </w:tc>
        <w:tc>
          <w:tcPr>
            <w:tcW w:w="1506" w:type="dxa"/>
            <w:noWrap/>
            <w:vAlign w:val="center"/>
          </w:tcPr>
          <w:p w14:paraId="44F7E423" w14:textId="4138FDC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2024/09/09</w:t>
            </w:r>
          </w:p>
        </w:tc>
        <w:tc>
          <w:tcPr>
            <w:tcW w:w="1363" w:type="dxa"/>
            <w:noWrap/>
            <w:vAlign w:val="center"/>
          </w:tcPr>
          <w:p w14:paraId="74F7EECC" w14:textId="426C406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2026/09/09</w:t>
            </w:r>
          </w:p>
        </w:tc>
      </w:tr>
      <w:tr w:rsidR="00547087" w:rsidRPr="00547087" w14:paraId="08BB75E9" w14:textId="77777777" w:rsidTr="00547087">
        <w:trPr>
          <w:trHeight w:val="288"/>
          <w:jc w:val="center"/>
        </w:trPr>
        <w:tc>
          <w:tcPr>
            <w:tcW w:w="2621" w:type="dxa"/>
            <w:noWrap/>
            <w:vAlign w:val="center"/>
          </w:tcPr>
          <w:p w14:paraId="3578A7A5" w14:textId="008470F2"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70C442D3" w14:textId="4DEEFD4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34448958" w14:textId="2F176EF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10,000.00</w:t>
            </w:r>
          </w:p>
        </w:tc>
        <w:tc>
          <w:tcPr>
            <w:tcW w:w="1506" w:type="dxa"/>
            <w:noWrap/>
            <w:vAlign w:val="center"/>
          </w:tcPr>
          <w:p w14:paraId="4455D600" w14:textId="67AE5FE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2025/09/16</w:t>
            </w:r>
          </w:p>
        </w:tc>
        <w:tc>
          <w:tcPr>
            <w:tcW w:w="1363" w:type="dxa"/>
            <w:noWrap/>
            <w:vAlign w:val="center"/>
          </w:tcPr>
          <w:p w14:paraId="2BFFA075" w14:textId="27A33F2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2026/06/15</w:t>
            </w:r>
          </w:p>
        </w:tc>
      </w:tr>
      <w:tr w:rsidR="00547087" w:rsidRPr="00547087" w14:paraId="684DA933" w14:textId="77777777" w:rsidTr="00547087">
        <w:trPr>
          <w:trHeight w:val="288"/>
          <w:jc w:val="center"/>
        </w:trPr>
        <w:tc>
          <w:tcPr>
            <w:tcW w:w="2621" w:type="dxa"/>
            <w:noWrap/>
            <w:vAlign w:val="center"/>
          </w:tcPr>
          <w:p w14:paraId="1AA7111C" w14:textId="3108C7CF" w:rsidR="00547087" w:rsidRPr="00547087" w:rsidRDefault="00547087" w:rsidP="00547087">
            <w:pPr>
              <w:widowControl/>
              <w:jc w:val="center"/>
              <w:textAlignment w:val="center"/>
              <w:rPr>
                <w:rFonts w:hint="eastAsia"/>
              </w:rPr>
            </w:pPr>
            <w:r w:rsidRPr="00547087">
              <w:rPr>
                <w:rFonts w:hint="eastAsia"/>
              </w:rPr>
              <w:t>济宁市利源产业投资发展集团有限公司</w:t>
            </w:r>
          </w:p>
        </w:tc>
        <w:tc>
          <w:tcPr>
            <w:tcW w:w="3283" w:type="dxa"/>
            <w:noWrap/>
            <w:vAlign w:val="center"/>
          </w:tcPr>
          <w:p w14:paraId="1648321F" w14:textId="3CB9664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6AB785A8" w14:textId="642C3D9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10,600.00</w:t>
            </w:r>
          </w:p>
        </w:tc>
        <w:tc>
          <w:tcPr>
            <w:tcW w:w="1506" w:type="dxa"/>
            <w:noWrap/>
            <w:vAlign w:val="center"/>
          </w:tcPr>
          <w:p w14:paraId="1D8F794A" w14:textId="339CEF2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2025/01/15</w:t>
            </w:r>
          </w:p>
        </w:tc>
        <w:tc>
          <w:tcPr>
            <w:tcW w:w="1363" w:type="dxa"/>
            <w:noWrap/>
            <w:vAlign w:val="center"/>
          </w:tcPr>
          <w:p w14:paraId="242CDE02" w14:textId="2690017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2028/01/19</w:t>
            </w:r>
          </w:p>
        </w:tc>
      </w:tr>
      <w:tr w:rsidR="00547087" w:rsidRPr="00547087" w14:paraId="76B7695F" w14:textId="77777777" w:rsidTr="00547087">
        <w:trPr>
          <w:trHeight w:val="288"/>
          <w:jc w:val="center"/>
        </w:trPr>
        <w:tc>
          <w:tcPr>
            <w:tcW w:w="2621" w:type="dxa"/>
            <w:noWrap/>
            <w:vAlign w:val="center"/>
          </w:tcPr>
          <w:p w14:paraId="0660E565" w14:textId="1044B20A"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兖州区惠景资产</w:t>
            </w:r>
            <w:proofErr w:type="gramEnd"/>
            <w:r w:rsidRPr="00547087">
              <w:rPr>
                <w:rFonts w:hint="eastAsia"/>
              </w:rPr>
              <w:t>运营有限公司</w:t>
            </w:r>
          </w:p>
        </w:tc>
        <w:tc>
          <w:tcPr>
            <w:tcW w:w="3283" w:type="dxa"/>
            <w:noWrap/>
            <w:vAlign w:val="center"/>
          </w:tcPr>
          <w:p w14:paraId="4E4CFB54" w14:textId="7D94F89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7A52A2B9" w14:textId="0884EC5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9,500.00</w:t>
            </w:r>
          </w:p>
        </w:tc>
        <w:tc>
          <w:tcPr>
            <w:tcW w:w="1506" w:type="dxa"/>
            <w:noWrap/>
            <w:vAlign w:val="center"/>
          </w:tcPr>
          <w:p w14:paraId="4F3991E9" w14:textId="55AEC59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2025/01/15</w:t>
            </w:r>
          </w:p>
        </w:tc>
        <w:tc>
          <w:tcPr>
            <w:tcW w:w="1363" w:type="dxa"/>
            <w:noWrap/>
            <w:vAlign w:val="center"/>
          </w:tcPr>
          <w:p w14:paraId="6E9F777A" w14:textId="2CDED2F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2028/03/24</w:t>
            </w:r>
          </w:p>
        </w:tc>
      </w:tr>
      <w:tr w:rsidR="00547087" w:rsidRPr="00547087" w14:paraId="38EFE1B4" w14:textId="77777777" w:rsidTr="00547087">
        <w:trPr>
          <w:trHeight w:val="288"/>
          <w:jc w:val="center"/>
        </w:trPr>
        <w:tc>
          <w:tcPr>
            <w:tcW w:w="2621" w:type="dxa"/>
            <w:noWrap/>
            <w:vAlign w:val="center"/>
          </w:tcPr>
          <w:p w14:paraId="75524AA2" w14:textId="6E6C2F3B"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7106230F" w14:textId="7B507F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济宁银行股份有限公司兖州支行</w:t>
            </w:r>
          </w:p>
        </w:tc>
        <w:tc>
          <w:tcPr>
            <w:tcW w:w="1442" w:type="dxa"/>
            <w:noWrap/>
            <w:vAlign w:val="center"/>
          </w:tcPr>
          <w:p w14:paraId="137BDA2F" w14:textId="088D2FC4"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9,500.00</w:t>
            </w:r>
          </w:p>
        </w:tc>
        <w:tc>
          <w:tcPr>
            <w:tcW w:w="1506" w:type="dxa"/>
            <w:noWrap/>
            <w:vAlign w:val="center"/>
          </w:tcPr>
          <w:p w14:paraId="116DE790" w14:textId="32B85C9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2025/03/25</w:t>
            </w:r>
          </w:p>
        </w:tc>
        <w:tc>
          <w:tcPr>
            <w:tcW w:w="1363" w:type="dxa"/>
            <w:noWrap/>
            <w:vAlign w:val="center"/>
          </w:tcPr>
          <w:p w14:paraId="4059326A" w14:textId="65C49EB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2028/03/24</w:t>
            </w:r>
          </w:p>
        </w:tc>
      </w:tr>
      <w:tr w:rsidR="00547087" w:rsidRPr="00547087" w14:paraId="6F9F4D5C" w14:textId="77777777" w:rsidTr="00547087">
        <w:trPr>
          <w:trHeight w:val="288"/>
          <w:jc w:val="center"/>
        </w:trPr>
        <w:tc>
          <w:tcPr>
            <w:tcW w:w="2621" w:type="dxa"/>
            <w:noWrap/>
            <w:vAlign w:val="center"/>
          </w:tcPr>
          <w:p w14:paraId="65B27E05" w14:textId="553F529C" w:rsidR="00547087" w:rsidRPr="00547087" w:rsidRDefault="00547087" w:rsidP="00547087">
            <w:pPr>
              <w:widowControl/>
              <w:jc w:val="center"/>
              <w:textAlignment w:val="center"/>
              <w:rPr>
                <w:rFonts w:hint="eastAsia"/>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0B997889" w14:textId="4308A89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青岛银行股份有限公司济宁高新科技支行</w:t>
            </w:r>
          </w:p>
        </w:tc>
        <w:tc>
          <w:tcPr>
            <w:tcW w:w="1442" w:type="dxa"/>
            <w:noWrap/>
            <w:vAlign w:val="center"/>
          </w:tcPr>
          <w:p w14:paraId="19B1D6C5" w14:textId="0657915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8,000.00</w:t>
            </w:r>
          </w:p>
        </w:tc>
        <w:tc>
          <w:tcPr>
            <w:tcW w:w="1506" w:type="dxa"/>
            <w:noWrap/>
            <w:vAlign w:val="center"/>
          </w:tcPr>
          <w:p w14:paraId="5689037B" w14:textId="427DBA3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2025/04/24</w:t>
            </w:r>
          </w:p>
        </w:tc>
        <w:tc>
          <w:tcPr>
            <w:tcW w:w="1363" w:type="dxa"/>
            <w:noWrap/>
            <w:vAlign w:val="center"/>
          </w:tcPr>
          <w:p w14:paraId="61575D33" w14:textId="6C5DCA6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2026/04/24</w:t>
            </w:r>
          </w:p>
        </w:tc>
      </w:tr>
      <w:tr w:rsidR="00547087" w:rsidRPr="00547087" w14:paraId="7BF11B84" w14:textId="77777777" w:rsidTr="00547087">
        <w:trPr>
          <w:trHeight w:val="288"/>
          <w:jc w:val="center"/>
        </w:trPr>
        <w:tc>
          <w:tcPr>
            <w:tcW w:w="2621" w:type="dxa"/>
            <w:noWrap/>
            <w:vAlign w:val="center"/>
          </w:tcPr>
          <w:p w14:paraId="4D67A879" w14:textId="79510F1C" w:rsidR="00547087" w:rsidRPr="00547087" w:rsidRDefault="00547087" w:rsidP="00547087">
            <w:pPr>
              <w:widowControl/>
              <w:jc w:val="center"/>
              <w:textAlignment w:val="center"/>
              <w:rPr>
                <w:rFonts w:hint="eastAsia"/>
              </w:rPr>
            </w:pPr>
            <w:r w:rsidRPr="00547087">
              <w:rPr>
                <w:rFonts w:hint="eastAsia"/>
              </w:rPr>
              <w:t>山东</w:t>
            </w:r>
            <w:proofErr w:type="gramStart"/>
            <w:r w:rsidRPr="00547087">
              <w:rPr>
                <w:rFonts w:hint="eastAsia"/>
              </w:rPr>
              <w:t>兖</w:t>
            </w:r>
            <w:proofErr w:type="gramEnd"/>
            <w:r w:rsidRPr="00547087">
              <w:rPr>
                <w:rFonts w:hint="eastAsia"/>
              </w:rPr>
              <w:t>兴商贸服务集团有限公司</w:t>
            </w:r>
          </w:p>
        </w:tc>
        <w:tc>
          <w:tcPr>
            <w:tcW w:w="3283" w:type="dxa"/>
            <w:noWrap/>
            <w:vAlign w:val="center"/>
          </w:tcPr>
          <w:p w14:paraId="1CB71315" w14:textId="652B16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中国建设银行股份有限公司</w:t>
            </w:r>
          </w:p>
        </w:tc>
        <w:tc>
          <w:tcPr>
            <w:tcW w:w="1442" w:type="dxa"/>
            <w:noWrap/>
            <w:vAlign w:val="center"/>
          </w:tcPr>
          <w:p w14:paraId="3663E066" w14:textId="48EAAF1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333.08</w:t>
            </w:r>
          </w:p>
        </w:tc>
        <w:tc>
          <w:tcPr>
            <w:tcW w:w="1506" w:type="dxa"/>
            <w:noWrap/>
            <w:vAlign w:val="center"/>
          </w:tcPr>
          <w:p w14:paraId="30A485BE" w14:textId="0B72C4C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2025/12/18</w:t>
            </w:r>
          </w:p>
        </w:tc>
        <w:tc>
          <w:tcPr>
            <w:tcW w:w="1363" w:type="dxa"/>
            <w:noWrap/>
            <w:vAlign w:val="center"/>
          </w:tcPr>
          <w:p w14:paraId="32AB97F3" w14:textId="4CF3D0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2028/12/31</w:t>
            </w:r>
          </w:p>
        </w:tc>
      </w:tr>
      <w:tr w:rsidR="00547087" w:rsidRPr="00547087" w14:paraId="3EE769B4" w14:textId="77777777" w:rsidTr="00547087">
        <w:trPr>
          <w:trHeight w:val="288"/>
          <w:jc w:val="center"/>
        </w:trPr>
        <w:tc>
          <w:tcPr>
            <w:tcW w:w="2621" w:type="dxa"/>
            <w:noWrap/>
            <w:vAlign w:val="center"/>
          </w:tcPr>
          <w:p w14:paraId="6BB999C7" w14:textId="35BDA500" w:rsidR="00547087" w:rsidRPr="00547087" w:rsidRDefault="00547087" w:rsidP="00547087">
            <w:pPr>
              <w:widowControl/>
              <w:jc w:val="center"/>
              <w:textAlignment w:val="center"/>
              <w:rPr>
                <w:rFonts w:hint="eastAsia"/>
              </w:rPr>
            </w:pPr>
            <w:r w:rsidRPr="00547087">
              <w:rPr>
                <w:rFonts w:hint="eastAsia"/>
              </w:rPr>
              <w:t>济宁市大成教育产业发展集团有限公司</w:t>
            </w:r>
          </w:p>
        </w:tc>
        <w:tc>
          <w:tcPr>
            <w:tcW w:w="3283" w:type="dxa"/>
            <w:noWrap/>
            <w:vAlign w:val="center"/>
          </w:tcPr>
          <w:p w14:paraId="4A4D46D4" w14:textId="409464E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中国建设银行股份有限公司</w:t>
            </w:r>
          </w:p>
        </w:tc>
        <w:tc>
          <w:tcPr>
            <w:tcW w:w="1442" w:type="dxa"/>
            <w:noWrap/>
            <w:vAlign w:val="center"/>
          </w:tcPr>
          <w:p w14:paraId="11A2FD46" w14:textId="0E7BFCD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345.45</w:t>
            </w:r>
          </w:p>
        </w:tc>
        <w:tc>
          <w:tcPr>
            <w:tcW w:w="1506" w:type="dxa"/>
            <w:noWrap/>
            <w:vAlign w:val="center"/>
          </w:tcPr>
          <w:p w14:paraId="34DB1A22" w14:textId="0410021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2025/12/29</w:t>
            </w:r>
          </w:p>
        </w:tc>
        <w:tc>
          <w:tcPr>
            <w:tcW w:w="1363" w:type="dxa"/>
            <w:noWrap/>
            <w:vAlign w:val="center"/>
          </w:tcPr>
          <w:p w14:paraId="54864A90" w14:textId="752CFB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2028/12/31</w:t>
            </w:r>
          </w:p>
        </w:tc>
      </w:tr>
      <w:tr w:rsidR="00547087" w:rsidRPr="00547087" w14:paraId="5AB6EA9D" w14:textId="77777777" w:rsidTr="00547087">
        <w:trPr>
          <w:trHeight w:val="288"/>
          <w:jc w:val="center"/>
        </w:trPr>
        <w:tc>
          <w:tcPr>
            <w:tcW w:w="2621" w:type="dxa"/>
            <w:noWrap/>
            <w:vAlign w:val="center"/>
          </w:tcPr>
          <w:p w14:paraId="4ECEEDBD" w14:textId="476FC658"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融通投资有限公司</w:t>
            </w:r>
          </w:p>
        </w:tc>
        <w:tc>
          <w:tcPr>
            <w:tcW w:w="3283" w:type="dxa"/>
            <w:noWrap/>
            <w:vAlign w:val="center"/>
          </w:tcPr>
          <w:p w14:paraId="73835335" w14:textId="59C10FF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山东惠金融资租赁有限公司</w:t>
            </w:r>
          </w:p>
        </w:tc>
        <w:tc>
          <w:tcPr>
            <w:tcW w:w="1442" w:type="dxa"/>
            <w:noWrap/>
            <w:vAlign w:val="center"/>
          </w:tcPr>
          <w:p w14:paraId="101C1982" w14:textId="0E76103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2,000.00</w:t>
            </w:r>
          </w:p>
        </w:tc>
        <w:tc>
          <w:tcPr>
            <w:tcW w:w="1506" w:type="dxa"/>
            <w:noWrap/>
            <w:vAlign w:val="center"/>
          </w:tcPr>
          <w:p w14:paraId="210B5071" w14:textId="72654DEE"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2025/11/28</w:t>
            </w:r>
          </w:p>
        </w:tc>
        <w:tc>
          <w:tcPr>
            <w:tcW w:w="1363" w:type="dxa"/>
            <w:noWrap/>
            <w:vAlign w:val="center"/>
          </w:tcPr>
          <w:p w14:paraId="4A19CC14" w14:textId="336B87A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2027/11/28</w:t>
            </w:r>
          </w:p>
        </w:tc>
      </w:tr>
      <w:tr w:rsidR="00547087" w:rsidRPr="00547087" w14:paraId="3A84D242" w14:textId="77777777" w:rsidTr="00547087">
        <w:trPr>
          <w:trHeight w:val="288"/>
          <w:jc w:val="center"/>
        </w:trPr>
        <w:tc>
          <w:tcPr>
            <w:tcW w:w="2621" w:type="dxa"/>
            <w:noWrap/>
            <w:vAlign w:val="center"/>
          </w:tcPr>
          <w:p w14:paraId="36537096" w14:textId="2618F38A" w:rsidR="00547087" w:rsidRPr="00547087" w:rsidRDefault="00547087" w:rsidP="00547087">
            <w:pPr>
              <w:widowControl/>
              <w:jc w:val="center"/>
              <w:textAlignment w:val="center"/>
              <w:rPr>
                <w:rFonts w:hint="eastAsia"/>
              </w:rPr>
            </w:pPr>
            <w:r w:rsidRPr="00547087">
              <w:rPr>
                <w:rFonts w:hint="eastAsia"/>
              </w:rPr>
              <w:t>济宁市济</w:t>
            </w:r>
            <w:proofErr w:type="gramStart"/>
            <w:r w:rsidRPr="00547087">
              <w:rPr>
                <w:rFonts w:hint="eastAsia"/>
              </w:rPr>
              <w:t>东投资</w:t>
            </w:r>
            <w:proofErr w:type="gramEnd"/>
            <w:r w:rsidRPr="00547087">
              <w:rPr>
                <w:rFonts w:hint="eastAsia"/>
              </w:rPr>
              <w:t>发展集团有限公司</w:t>
            </w:r>
          </w:p>
        </w:tc>
        <w:tc>
          <w:tcPr>
            <w:tcW w:w="3283" w:type="dxa"/>
            <w:noWrap/>
            <w:vAlign w:val="center"/>
          </w:tcPr>
          <w:p w14:paraId="3A130562" w14:textId="3F3F72D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齐鲁银行股份有限公司济南泉城支行</w:t>
            </w:r>
          </w:p>
        </w:tc>
        <w:tc>
          <w:tcPr>
            <w:tcW w:w="1442" w:type="dxa"/>
            <w:noWrap/>
            <w:vAlign w:val="center"/>
          </w:tcPr>
          <w:p w14:paraId="06C240BE" w14:textId="71050B05"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16,500.00</w:t>
            </w:r>
          </w:p>
        </w:tc>
        <w:tc>
          <w:tcPr>
            <w:tcW w:w="1506" w:type="dxa"/>
            <w:noWrap/>
            <w:vAlign w:val="center"/>
          </w:tcPr>
          <w:p w14:paraId="653A7F14" w14:textId="690B7BF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2023/09/25</w:t>
            </w:r>
          </w:p>
        </w:tc>
        <w:tc>
          <w:tcPr>
            <w:tcW w:w="1363" w:type="dxa"/>
            <w:noWrap/>
            <w:vAlign w:val="center"/>
          </w:tcPr>
          <w:p w14:paraId="102A1C1A" w14:textId="789FFEA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2026/09/24</w:t>
            </w:r>
          </w:p>
        </w:tc>
      </w:tr>
      <w:tr w:rsidR="00547087" w:rsidRPr="00547087" w14:paraId="39461715" w14:textId="77777777" w:rsidTr="00547087">
        <w:trPr>
          <w:trHeight w:val="288"/>
          <w:jc w:val="center"/>
        </w:trPr>
        <w:tc>
          <w:tcPr>
            <w:tcW w:w="2621" w:type="dxa"/>
            <w:noWrap/>
            <w:vAlign w:val="center"/>
          </w:tcPr>
          <w:p w14:paraId="14830C64" w14:textId="2643B93F" w:rsidR="00547087" w:rsidRPr="00547087" w:rsidRDefault="00547087" w:rsidP="00547087">
            <w:pPr>
              <w:widowControl/>
              <w:jc w:val="center"/>
              <w:textAlignment w:val="center"/>
              <w:rPr>
                <w:rFonts w:hint="eastAsia"/>
              </w:rPr>
            </w:pPr>
            <w:r w:rsidRPr="00547087">
              <w:rPr>
                <w:rFonts w:hint="eastAsia"/>
              </w:rPr>
              <w:t>山东绿金生物科技有限责任公司</w:t>
            </w:r>
          </w:p>
        </w:tc>
        <w:tc>
          <w:tcPr>
            <w:tcW w:w="3283" w:type="dxa"/>
            <w:noWrap/>
            <w:vAlign w:val="center"/>
          </w:tcPr>
          <w:p w14:paraId="027F06B6" w14:textId="2CFA782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中国工商银行股份有限公司济宁兖州支行</w:t>
            </w:r>
          </w:p>
        </w:tc>
        <w:tc>
          <w:tcPr>
            <w:tcW w:w="1442" w:type="dxa"/>
            <w:noWrap/>
            <w:vAlign w:val="center"/>
          </w:tcPr>
          <w:p w14:paraId="5E31384D" w14:textId="523472B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2,464.00</w:t>
            </w:r>
          </w:p>
        </w:tc>
        <w:tc>
          <w:tcPr>
            <w:tcW w:w="1506" w:type="dxa"/>
            <w:noWrap/>
            <w:vAlign w:val="center"/>
          </w:tcPr>
          <w:p w14:paraId="2149C70E" w14:textId="5F467A2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2023/11/15</w:t>
            </w:r>
          </w:p>
        </w:tc>
        <w:tc>
          <w:tcPr>
            <w:tcW w:w="1363" w:type="dxa"/>
            <w:noWrap/>
            <w:vAlign w:val="center"/>
          </w:tcPr>
          <w:p w14:paraId="26662FD7" w14:textId="2DC8A7B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2026/11/15</w:t>
            </w:r>
          </w:p>
        </w:tc>
      </w:tr>
      <w:tr w:rsidR="00547087" w:rsidRPr="00547087" w14:paraId="51BCCFD5" w14:textId="77777777" w:rsidTr="00547087">
        <w:trPr>
          <w:trHeight w:val="288"/>
          <w:jc w:val="center"/>
        </w:trPr>
        <w:tc>
          <w:tcPr>
            <w:tcW w:w="2621" w:type="dxa"/>
            <w:noWrap/>
            <w:vAlign w:val="center"/>
          </w:tcPr>
          <w:p w14:paraId="1F61DA50" w14:textId="0F265DA3"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w:t>
            </w:r>
            <w:proofErr w:type="gramEnd"/>
            <w:r w:rsidRPr="00547087">
              <w:rPr>
                <w:rFonts w:hint="eastAsia"/>
              </w:rPr>
              <w:t>铁路医院</w:t>
            </w:r>
          </w:p>
        </w:tc>
        <w:tc>
          <w:tcPr>
            <w:tcW w:w="3283" w:type="dxa"/>
            <w:noWrap/>
            <w:vAlign w:val="center"/>
          </w:tcPr>
          <w:p w14:paraId="0800E923" w14:textId="05D631B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山东济宁兖州农村商业银行股份有限公司建设中路支行</w:t>
            </w:r>
          </w:p>
        </w:tc>
        <w:tc>
          <w:tcPr>
            <w:tcW w:w="1442" w:type="dxa"/>
            <w:noWrap/>
            <w:vAlign w:val="center"/>
          </w:tcPr>
          <w:p w14:paraId="25FC8E6D" w14:textId="18BE304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1,800.00</w:t>
            </w:r>
          </w:p>
        </w:tc>
        <w:tc>
          <w:tcPr>
            <w:tcW w:w="1506" w:type="dxa"/>
            <w:noWrap/>
            <w:vAlign w:val="center"/>
          </w:tcPr>
          <w:p w14:paraId="64F0B39A" w14:textId="4C9FE5D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2025/1/6</w:t>
            </w:r>
          </w:p>
        </w:tc>
        <w:tc>
          <w:tcPr>
            <w:tcW w:w="1363" w:type="dxa"/>
            <w:noWrap/>
            <w:vAlign w:val="center"/>
          </w:tcPr>
          <w:p w14:paraId="01270A25" w14:textId="2D40EBB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2027/09/29</w:t>
            </w:r>
          </w:p>
        </w:tc>
      </w:tr>
      <w:tr w:rsidR="00547087" w:rsidRPr="00547087" w14:paraId="13C08383" w14:textId="77777777" w:rsidTr="00547087">
        <w:trPr>
          <w:trHeight w:val="288"/>
          <w:jc w:val="center"/>
        </w:trPr>
        <w:tc>
          <w:tcPr>
            <w:tcW w:w="2621" w:type="dxa"/>
            <w:noWrap/>
            <w:vAlign w:val="center"/>
          </w:tcPr>
          <w:p w14:paraId="537E0688" w14:textId="4DE2EF16" w:rsidR="00547087" w:rsidRPr="00547087" w:rsidRDefault="00547087" w:rsidP="00547087">
            <w:pPr>
              <w:widowControl/>
              <w:jc w:val="center"/>
              <w:textAlignment w:val="center"/>
              <w:rPr>
                <w:rFonts w:hint="eastAsia"/>
              </w:rPr>
            </w:pPr>
            <w:r w:rsidRPr="00547087">
              <w:rPr>
                <w:rFonts w:hint="eastAsia"/>
              </w:rPr>
              <w:t>济宁市兴农农业发展有限公司</w:t>
            </w:r>
          </w:p>
        </w:tc>
        <w:tc>
          <w:tcPr>
            <w:tcW w:w="3283" w:type="dxa"/>
            <w:noWrap/>
            <w:vAlign w:val="center"/>
          </w:tcPr>
          <w:p w14:paraId="24CD60C8" w14:textId="2EA0261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7606962B" w14:textId="171B88D1"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75BBF4B1" w14:textId="3B39EE4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46A71AEB" w14:textId="387812C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2026/06/23</w:t>
            </w:r>
          </w:p>
        </w:tc>
      </w:tr>
      <w:tr w:rsidR="00547087" w:rsidRPr="00547087" w14:paraId="239CB924" w14:textId="77777777" w:rsidTr="00547087">
        <w:trPr>
          <w:trHeight w:val="288"/>
          <w:jc w:val="center"/>
        </w:trPr>
        <w:tc>
          <w:tcPr>
            <w:tcW w:w="2621" w:type="dxa"/>
            <w:noWrap/>
            <w:vAlign w:val="center"/>
          </w:tcPr>
          <w:p w14:paraId="5B81FFC5" w14:textId="15FAF3AA" w:rsidR="00547087" w:rsidRPr="00547087" w:rsidRDefault="00547087" w:rsidP="00547087">
            <w:pPr>
              <w:widowControl/>
              <w:jc w:val="center"/>
              <w:textAlignment w:val="center"/>
              <w:rPr>
                <w:rFonts w:hint="eastAsia"/>
              </w:rPr>
            </w:pPr>
            <w:r w:rsidRPr="00547087">
              <w:rPr>
                <w:rFonts w:hint="eastAsia"/>
              </w:rPr>
              <w:t>济宁市兖州区惠瀛文化传媒服务有限公司</w:t>
            </w:r>
          </w:p>
        </w:tc>
        <w:tc>
          <w:tcPr>
            <w:tcW w:w="3283" w:type="dxa"/>
            <w:noWrap/>
            <w:vAlign w:val="center"/>
          </w:tcPr>
          <w:p w14:paraId="253E17D6" w14:textId="71746FF2"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5A253C77" w14:textId="58269BAF"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618D8542" w14:textId="23AD16D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0D3E21A0" w14:textId="425211D1"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2026/06/24</w:t>
            </w:r>
          </w:p>
        </w:tc>
      </w:tr>
      <w:tr w:rsidR="00547087" w:rsidRPr="00547087" w14:paraId="10786F41" w14:textId="77777777" w:rsidTr="00547087">
        <w:trPr>
          <w:trHeight w:val="288"/>
          <w:jc w:val="center"/>
        </w:trPr>
        <w:tc>
          <w:tcPr>
            <w:tcW w:w="2621" w:type="dxa"/>
            <w:noWrap/>
            <w:vAlign w:val="center"/>
          </w:tcPr>
          <w:p w14:paraId="4E774E87" w14:textId="57627DF9" w:rsidR="00547087" w:rsidRPr="00547087" w:rsidRDefault="00547087" w:rsidP="00547087">
            <w:pPr>
              <w:widowControl/>
              <w:jc w:val="center"/>
              <w:textAlignment w:val="center"/>
              <w:rPr>
                <w:rFonts w:hint="eastAsia"/>
              </w:rPr>
            </w:pPr>
            <w:r w:rsidRPr="00547087">
              <w:rPr>
                <w:rFonts w:hint="eastAsia"/>
              </w:rPr>
              <w:t>山东惠远商贸服务有限公司</w:t>
            </w:r>
          </w:p>
        </w:tc>
        <w:tc>
          <w:tcPr>
            <w:tcW w:w="3283" w:type="dxa"/>
            <w:noWrap/>
            <w:vAlign w:val="center"/>
          </w:tcPr>
          <w:p w14:paraId="520C7093" w14:textId="6182655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中国农业银行股份有限公司济宁兖州支行</w:t>
            </w:r>
          </w:p>
        </w:tc>
        <w:tc>
          <w:tcPr>
            <w:tcW w:w="1442" w:type="dxa"/>
            <w:noWrap/>
            <w:vAlign w:val="center"/>
          </w:tcPr>
          <w:p w14:paraId="4247A7F2" w14:textId="7C04EB85"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1,000.00</w:t>
            </w:r>
          </w:p>
        </w:tc>
        <w:tc>
          <w:tcPr>
            <w:tcW w:w="1506" w:type="dxa"/>
            <w:noWrap/>
            <w:vAlign w:val="center"/>
          </w:tcPr>
          <w:p w14:paraId="5202C202" w14:textId="0D26706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2025/12/24</w:t>
            </w:r>
          </w:p>
        </w:tc>
        <w:tc>
          <w:tcPr>
            <w:tcW w:w="1363" w:type="dxa"/>
            <w:noWrap/>
            <w:vAlign w:val="center"/>
          </w:tcPr>
          <w:p w14:paraId="4ED9B16D" w14:textId="16B2B97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2026/06/24</w:t>
            </w:r>
          </w:p>
        </w:tc>
      </w:tr>
      <w:tr w:rsidR="00547087" w:rsidRPr="00547087" w14:paraId="6630CE17" w14:textId="77777777" w:rsidTr="00547087">
        <w:trPr>
          <w:trHeight w:val="288"/>
          <w:jc w:val="center"/>
        </w:trPr>
        <w:tc>
          <w:tcPr>
            <w:tcW w:w="2621" w:type="dxa"/>
            <w:noWrap/>
            <w:vAlign w:val="center"/>
          </w:tcPr>
          <w:p w14:paraId="7750BD1E" w14:textId="7887A2A7" w:rsidR="00547087" w:rsidRPr="00547087" w:rsidRDefault="00547087" w:rsidP="00547087">
            <w:pPr>
              <w:widowControl/>
              <w:jc w:val="center"/>
              <w:textAlignment w:val="center"/>
              <w:rPr>
                <w:rFonts w:hint="eastAsia"/>
              </w:rPr>
            </w:pPr>
            <w:r w:rsidRPr="00547087">
              <w:rPr>
                <w:rFonts w:hint="eastAsia"/>
              </w:rPr>
              <w:t>济宁创新时代建筑科技有限公司</w:t>
            </w:r>
          </w:p>
        </w:tc>
        <w:tc>
          <w:tcPr>
            <w:tcW w:w="3283" w:type="dxa"/>
            <w:noWrap/>
            <w:vAlign w:val="center"/>
          </w:tcPr>
          <w:p w14:paraId="6F74240D" w14:textId="6182F8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598062D" w14:textId="26E89F6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4,710.00</w:t>
            </w:r>
          </w:p>
        </w:tc>
        <w:tc>
          <w:tcPr>
            <w:tcW w:w="1506" w:type="dxa"/>
            <w:noWrap/>
            <w:vAlign w:val="center"/>
          </w:tcPr>
          <w:p w14:paraId="4431C523" w14:textId="2D1F0D5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2024/05/15</w:t>
            </w:r>
          </w:p>
        </w:tc>
        <w:tc>
          <w:tcPr>
            <w:tcW w:w="1363" w:type="dxa"/>
            <w:noWrap/>
            <w:vAlign w:val="center"/>
          </w:tcPr>
          <w:p w14:paraId="4464B2EC" w14:textId="1B4F6CA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2026/02/10</w:t>
            </w:r>
          </w:p>
        </w:tc>
      </w:tr>
      <w:tr w:rsidR="00547087" w:rsidRPr="00547087" w14:paraId="3EE01E17" w14:textId="77777777" w:rsidTr="00547087">
        <w:trPr>
          <w:trHeight w:val="288"/>
          <w:jc w:val="center"/>
        </w:trPr>
        <w:tc>
          <w:tcPr>
            <w:tcW w:w="2621" w:type="dxa"/>
            <w:noWrap/>
            <w:vAlign w:val="center"/>
          </w:tcPr>
          <w:p w14:paraId="677C2395" w14:textId="0677E1C6" w:rsidR="00547087" w:rsidRPr="00547087" w:rsidRDefault="00547087" w:rsidP="00547087">
            <w:pPr>
              <w:widowControl/>
              <w:jc w:val="center"/>
              <w:textAlignment w:val="center"/>
              <w:rPr>
                <w:rFonts w:hint="eastAsia"/>
              </w:rPr>
            </w:pPr>
            <w:r w:rsidRPr="00547087">
              <w:rPr>
                <w:rFonts w:hint="eastAsia"/>
              </w:rPr>
              <w:lastRenderedPageBreak/>
              <w:t>济宁</w:t>
            </w:r>
            <w:proofErr w:type="gramStart"/>
            <w:r w:rsidRPr="00547087">
              <w:rPr>
                <w:rFonts w:hint="eastAsia"/>
              </w:rPr>
              <w:t>兖州区</w:t>
            </w:r>
            <w:proofErr w:type="gramEnd"/>
            <w:r w:rsidRPr="00547087">
              <w:rPr>
                <w:rFonts w:hint="eastAsia"/>
              </w:rPr>
              <w:t>高铁南站铁路工程有限公司</w:t>
            </w:r>
          </w:p>
        </w:tc>
        <w:tc>
          <w:tcPr>
            <w:tcW w:w="3283" w:type="dxa"/>
            <w:noWrap/>
            <w:vAlign w:val="center"/>
          </w:tcPr>
          <w:p w14:paraId="206DEF4F" w14:textId="5107A59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34827DEB" w14:textId="01276B1E"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965.00</w:t>
            </w:r>
          </w:p>
        </w:tc>
        <w:tc>
          <w:tcPr>
            <w:tcW w:w="1506" w:type="dxa"/>
            <w:noWrap/>
            <w:vAlign w:val="center"/>
          </w:tcPr>
          <w:p w14:paraId="0D258082" w14:textId="22BA787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2025/03/13</w:t>
            </w:r>
          </w:p>
        </w:tc>
        <w:tc>
          <w:tcPr>
            <w:tcW w:w="1363" w:type="dxa"/>
            <w:noWrap/>
            <w:vAlign w:val="center"/>
          </w:tcPr>
          <w:p w14:paraId="72BFB06C" w14:textId="66AC285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2026/03/12</w:t>
            </w:r>
          </w:p>
        </w:tc>
      </w:tr>
      <w:tr w:rsidR="00547087" w:rsidRPr="00547087" w14:paraId="42DE29F2" w14:textId="77777777" w:rsidTr="00547087">
        <w:trPr>
          <w:trHeight w:val="288"/>
          <w:jc w:val="center"/>
        </w:trPr>
        <w:tc>
          <w:tcPr>
            <w:tcW w:w="2621" w:type="dxa"/>
            <w:noWrap/>
            <w:vAlign w:val="center"/>
          </w:tcPr>
          <w:p w14:paraId="3A079ADD" w14:textId="401D1B35"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兖州区融科供应</w:t>
            </w:r>
            <w:proofErr w:type="gramEnd"/>
            <w:r w:rsidRPr="00547087">
              <w:rPr>
                <w:rFonts w:hint="eastAsia"/>
              </w:rPr>
              <w:t>链管理有限公司</w:t>
            </w:r>
          </w:p>
        </w:tc>
        <w:tc>
          <w:tcPr>
            <w:tcW w:w="3283" w:type="dxa"/>
            <w:noWrap/>
            <w:vAlign w:val="center"/>
          </w:tcPr>
          <w:p w14:paraId="50CCE57A" w14:textId="7594C4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F8C6750" w14:textId="33D5FC6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965.00</w:t>
            </w:r>
          </w:p>
        </w:tc>
        <w:tc>
          <w:tcPr>
            <w:tcW w:w="1506" w:type="dxa"/>
            <w:noWrap/>
            <w:vAlign w:val="center"/>
          </w:tcPr>
          <w:p w14:paraId="28645AC8" w14:textId="12AE3BE5"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2025/03/13</w:t>
            </w:r>
          </w:p>
        </w:tc>
        <w:tc>
          <w:tcPr>
            <w:tcW w:w="1363" w:type="dxa"/>
            <w:noWrap/>
            <w:vAlign w:val="center"/>
          </w:tcPr>
          <w:p w14:paraId="2CFB61A8" w14:textId="413C84F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2026/03/12</w:t>
            </w:r>
          </w:p>
        </w:tc>
      </w:tr>
      <w:tr w:rsidR="00547087" w:rsidRPr="00547087" w14:paraId="0FBF27C5" w14:textId="77777777" w:rsidTr="00547087">
        <w:trPr>
          <w:trHeight w:val="288"/>
          <w:jc w:val="center"/>
        </w:trPr>
        <w:tc>
          <w:tcPr>
            <w:tcW w:w="2621" w:type="dxa"/>
            <w:noWrap/>
            <w:vAlign w:val="center"/>
          </w:tcPr>
          <w:p w14:paraId="6D697666" w14:textId="37A99586"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惠聚资产</w:t>
            </w:r>
            <w:proofErr w:type="gramEnd"/>
            <w:r w:rsidRPr="00547087">
              <w:rPr>
                <w:rFonts w:hint="eastAsia"/>
              </w:rPr>
              <w:t>运营有限公司</w:t>
            </w:r>
          </w:p>
        </w:tc>
        <w:tc>
          <w:tcPr>
            <w:tcW w:w="3283" w:type="dxa"/>
            <w:noWrap/>
            <w:vAlign w:val="center"/>
          </w:tcPr>
          <w:p w14:paraId="01F01D12" w14:textId="49C63AE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7397F24F" w14:textId="02A694EC"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2737B870" w14:textId="2A8674C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2025/04/30</w:t>
            </w:r>
          </w:p>
        </w:tc>
        <w:tc>
          <w:tcPr>
            <w:tcW w:w="1363" w:type="dxa"/>
            <w:noWrap/>
            <w:vAlign w:val="center"/>
          </w:tcPr>
          <w:p w14:paraId="1FAB7549" w14:textId="033AE08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2026/04/29</w:t>
            </w:r>
          </w:p>
        </w:tc>
      </w:tr>
      <w:tr w:rsidR="00547087" w:rsidRPr="00547087" w14:paraId="665225B0" w14:textId="77777777" w:rsidTr="00547087">
        <w:trPr>
          <w:trHeight w:val="288"/>
          <w:jc w:val="center"/>
        </w:trPr>
        <w:tc>
          <w:tcPr>
            <w:tcW w:w="2621" w:type="dxa"/>
            <w:noWrap/>
            <w:vAlign w:val="center"/>
          </w:tcPr>
          <w:p w14:paraId="6F7E5B9B" w14:textId="7FDA0447" w:rsidR="00547087" w:rsidRPr="00547087" w:rsidRDefault="00547087" w:rsidP="00547087">
            <w:pPr>
              <w:widowControl/>
              <w:jc w:val="center"/>
              <w:textAlignment w:val="center"/>
              <w:rPr>
                <w:rFonts w:hint="eastAsia"/>
              </w:rPr>
            </w:pPr>
            <w:r w:rsidRPr="00547087">
              <w:rPr>
                <w:rFonts w:hint="eastAsia"/>
              </w:rPr>
              <w:t>山东惠远商贸服务有限公司</w:t>
            </w:r>
          </w:p>
        </w:tc>
        <w:tc>
          <w:tcPr>
            <w:tcW w:w="3283" w:type="dxa"/>
            <w:noWrap/>
            <w:vAlign w:val="center"/>
          </w:tcPr>
          <w:p w14:paraId="5D8D4324" w14:textId="04C4FDB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0F55A368" w14:textId="053ACB50"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636A92C3" w14:textId="4F3C8FAA"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2025/06/26</w:t>
            </w:r>
          </w:p>
        </w:tc>
        <w:tc>
          <w:tcPr>
            <w:tcW w:w="1363" w:type="dxa"/>
            <w:noWrap/>
            <w:vAlign w:val="center"/>
          </w:tcPr>
          <w:p w14:paraId="0A8D35B5" w14:textId="61604296"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2026/06/25</w:t>
            </w:r>
          </w:p>
        </w:tc>
      </w:tr>
      <w:tr w:rsidR="00547087" w:rsidRPr="00547087" w14:paraId="7D443B3A" w14:textId="77777777" w:rsidTr="00547087">
        <w:trPr>
          <w:trHeight w:val="288"/>
          <w:jc w:val="center"/>
        </w:trPr>
        <w:tc>
          <w:tcPr>
            <w:tcW w:w="2621" w:type="dxa"/>
            <w:noWrap/>
            <w:vAlign w:val="center"/>
          </w:tcPr>
          <w:p w14:paraId="7EF5126C" w14:textId="599E665C"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兖州区惠诚综合</w:t>
            </w:r>
            <w:proofErr w:type="gramEnd"/>
            <w:r w:rsidRPr="00547087">
              <w:rPr>
                <w:rFonts w:hint="eastAsia"/>
              </w:rPr>
              <w:t>商贸有限公司</w:t>
            </w:r>
          </w:p>
        </w:tc>
        <w:tc>
          <w:tcPr>
            <w:tcW w:w="3283" w:type="dxa"/>
            <w:noWrap/>
            <w:vAlign w:val="center"/>
          </w:tcPr>
          <w:p w14:paraId="1AD0AB34" w14:textId="44E76423"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5244A801" w14:textId="579A2947"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957.00</w:t>
            </w:r>
          </w:p>
        </w:tc>
        <w:tc>
          <w:tcPr>
            <w:tcW w:w="1506" w:type="dxa"/>
            <w:noWrap/>
            <w:vAlign w:val="center"/>
          </w:tcPr>
          <w:p w14:paraId="2EEE1E75" w14:textId="28BB2CC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2025/06/26</w:t>
            </w:r>
          </w:p>
        </w:tc>
        <w:tc>
          <w:tcPr>
            <w:tcW w:w="1363" w:type="dxa"/>
            <w:noWrap/>
            <w:vAlign w:val="center"/>
          </w:tcPr>
          <w:p w14:paraId="00133E28" w14:textId="2FB2564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2026/06/26</w:t>
            </w:r>
          </w:p>
        </w:tc>
      </w:tr>
      <w:tr w:rsidR="00547087" w:rsidRPr="00547087" w14:paraId="516EABF9" w14:textId="77777777" w:rsidTr="00547087">
        <w:trPr>
          <w:trHeight w:val="288"/>
          <w:jc w:val="center"/>
        </w:trPr>
        <w:tc>
          <w:tcPr>
            <w:tcW w:w="2621" w:type="dxa"/>
            <w:noWrap/>
            <w:vAlign w:val="center"/>
          </w:tcPr>
          <w:p w14:paraId="10CB480C" w14:textId="2CC9BB14" w:rsidR="00547087" w:rsidRPr="00547087" w:rsidRDefault="00547087" w:rsidP="00547087">
            <w:pPr>
              <w:widowControl/>
              <w:jc w:val="center"/>
              <w:textAlignment w:val="center"/>
              <w:rPr>
                <w:rFonts w:hint="eastAsia"/>
              </w:rPr>
            </w:pPr>
            <w:r w:rsidRPr="00547087">
              <w:rPr>
                <w:rFonts w:hint="eastAsia"/>
              </w:rPr>
              <w:t>济宁市兖州财金发展有限公司</w:t>
            </w:r>
          </w:p>
        </w:tc>
        <w:tc>
          <w:tcPr>
            <w:tcW w:w="3283" w:type="dxa"/>
            <w:noWrap/>
            <w:vAlign w:val="center"/>
          </w:tcPr>
          <w:p w14:paraId="6197B386" w14:textId="67A4457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3CEFA3E" w14:textId="3F1F4DE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965.50</w:t>
            </w:r>
          </w:p>
        </w:tc>
        <w:tc>
          <w:tcPr>
            <w:tcW w:w="1506" w:type="dxa"/>
            <w:noWrap/>
            <w:vAlign w:val="center"/>
          </w:tcPr>
          <w:p w14:paraId="0662D8D8" w14:textId="2CCE2B7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2025/09/23</w:t>
            </w:r>
          </w:p>
        </w:tc>
        <w:tc>
          <w:tcPr>
            <w:tcW w:w="1363" w:type="dxa"/>
            <w:noWrap/>
            <w:vAlign w:val="center"/>
          </w:tcPr>
          <w:p w14:paraId="1925926A" w14:textId="7C676600"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2026/09/22</w:t>
            </w:r>
          </w:p>
        </w:tc>
      </w:tr>
      <w:tr w:rsidR="00547087" w:rsidRPr="00547087" w14:paraId="399DE9CE" w14:textId="77777777" w:rsidTr="00547087">
        <w:trPr>
          <w:trHeight w:val="288"/>
          <w:jc w:val="center"/>
        </w:trPr>
        <w:tc>
          <w:tcPr>
            <w:tcW w:w="2621" w:type="dxa"/>
            <w:noWrap/>
            <w:vAlign w:val="center"/>
          </w:tcPr>
          <w:p w14:paraId="210EAF54" w14:textId="521AB812"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4B68FF75" w14:textId="25C0F70D"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61D1275" w14:textId="59C258CA"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8,388.00</w:t>
            </w:r>
          </w:p>
        </w:tc>
        <w:tc>
          <w:tcPr>
            <w:tcW w:w="1506" w:type="dxa"/>
            <w:noWrap/>
            <w:vAlign w:val="center"/>
          </w:tcPr>
          <w:p w14:paraId="7459DC01" w14:textId="03B9073B"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365A19D6" w14:textId="6C5727E4"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2027/12/25</w:t>
            </w:r>
          </w:p>
        </w:tc>
      </w:tr>
      <w:tr w:rsidR="00547087" w:rsidRPr="00547087" w14:paraId="49EB7990" w14:textId="77777777" w:rsidTr="00547087">
        <w:trPr>
          <w:trHeight w:val="288"/>
          <w:jc w:val="center"/>
        </w:trPr>
        <w:tc>
          <w:tcPr>
            <w:tcW w:w="2621" w:type="dxa"/>
            <w:noWrap/>
            <w:vAlign w:val="center"/>
          </w:tcPr>
          <w:p w14:paraId="695C87DE" w14:textId="66146127" w:rsidR="00547087" w:rsidRPr="00547087" w:rsidRDefault="00547087" w:rsidP="00547087">
            <w:pPr>
              <w:widowControl/>
              <w:jc w:val="center"/>
              <w:textAlignment w:val="center"/>
              <w:rPr>
                <w:rFonts w:hint="eastAsia"/>
              </w:rPr>
            </w:pPr>
            <w:r w:rsidRPr="00547087">
              <w:rPr>
                <w:rFonts w:hint="eastAsia"/>
              </w:rPr>
              <w:t>济宁</w:t>
            </w:r>
            <w:proofErr w:type="gramStart"/>
            <w:r w:rsidRPr="00547087">
              <w:rPr>
                <w:rFonts w:hint="eastAsia"/>
              </w:rPr>
              <w:t>市坤元土地</w:t>
            </w:r>
            <w:proofErr w:type="gramEnd"/>
            <w:r w:rsidRPr="00547087">
              <w:rPr>
                <w:rFonts w:hint="eastAsia"/>
              </w:rPr>
              <w:t>整治有限公司</w:t>
            </w:r>
          </w:p>
        </w:tc>
        <w:tc>
          <w:tcPr>
            <w:tcW w:w="3283" w:type="dxa"/>
            <w:noWrap/>
            <w:vAlign w:val="center"/>
          </w:tcPr>
          <w:p w14:paraId="1DD537A7" w14:textId="66A23E47"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17C4B9A4" w14:textId="33C222BD"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7,456.00</w:t>
            </w:r>
          </w:p>
        </w:tc>
        <w:tc>
          <w:tcPr>
            <w:tcW w:w="1506" w:type="dxa"/>
            <w:noWrap/>
            <w:vAlign w:val="center"/>
          </w:tcPr>
          <w:p w14:paraId="7112965A" w14:textId="0F9AA18F"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2025/12/26</w:t>
            </w:r>
          </w:p>
        </w:tc>
        <w:tc>
          <w:tcPr>
            <w:tcW w:w="1363" w:type="dxa"/>
            <w:noWrap/>
            <w:vAlign w:val="center"/>
          </w:tcPr>
          <w:p w14:paraId="711EE95D" w14:textId="3A34AD69"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2027/12/26</w:t>
            </w:r>
          </w:p>
        </w:tc>
      </w:tr>
      <w:tr w:rsidR="00547087" w:rsidRPr="00547087" w14:paraId="66D47B0E" w14:textId="77777777" w:rsidTr="00547087">
        <w:trPr>
          <w:trHeight w:val="288"/>
          <w:jc w:val="center"/>
        </w:trPr>
        <w:tc>
          <w:tcPr>
            <w:tcW w:w="2621" w:type="dxa"/>
            <w:noWrap/>
            <w:vAlign w:val="center"/>
          </w:tcPr>
          <w:p w14:paraId="42AB0511" w14:textId="36E01479" w:rsidR="00547087" w:rsidRPr="00547087" w:rsidRDefault="00547087" w:rsidP="00547087">
            <w:pPr>
              <w:widowControl/>
              <w:jc w:val="center"/>
              <w:textAlignment w:val="center"/>
              <w:rPr>
                <w:rFonts w:hint="eastAsia"/>
              </w:rPr>
            </w:pPr>
            <w:r w:rsidRPr="00547087">
              <w:rPr>
                <w:rFonts w:hint="eastAsia"/>
              </w:rPr>
              <w:t>济宁市</w:t>
            </w:r>
            <w:proofErr w:type="gramStart"/>
            <w:r w:rsidRPr="00547087">
              <w:rPr>
                <w:rFonts w:hint="eastAsia"/>
              </w:rPr>
              <w:t>惠恒建设</w:t>
            </w:r>
            <w:proofErr w:type="gramEnd"/>
            <w:r w:rsidRPr="00547087">
              <w:rPr>
                <w:rFonts w:hint="eastAsia"/>
              </w:rPr>
              <w:t>工程有限公司</w:t>
            </w:r>
          </w:p>
        </w:tc>
        <w:tc>
          <w:tcPr>
            <w:tcW w:w="3283" w:type="dxa"/>
            <w:noWrap/>
            <w:vAlign w:val="center"/>
          </w:tcPr>
          <w:p w14:paraId="35EE2BDA" w14:textId="11ED736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日照银行股份有限公司济宁兖州支行</w:t>
            </w:r>
          </w:p>
        </w:tc>
        <w:tc>
          <w:tcPr>
            <w:tcW w:w="1442" w:type="dxa"/>
            <w:noWrap/>
            <w:vAlign w:val="center"/>
          </w:tcPr>
          <w:p w14:paraId="0D151966" w14:textId="22F30819" w:rsidR="00547087" w:rsidRPr="00547087" w:rsidRDefault="00547087" w:rsidP="00547087">
            <w:pPr>
              <w:widowControl/>
              <w:jc w:val="right"/>
              <w:textAlignment w:val="center"/>
              <w:rPr>
                <w:rFonts w:ascii="Times New Roman" w:hAnsi="Times New Roman"/>
                <w:kern w:val="0"/>
                <w:szCs w:val="21"/>
                <w:lang w:bidi="ar"/>
              </w:rPr>
            </w:pPr>
            <w:r w:rsidRPr="00547087">
              <w:rPr>
                <w:rFonts w:ascii="Times New Roman" w:hAnsi="Times New Roman"/>
                <w:szCs w:val="21"/>
              </w:rPr>
              <w:t>980.00</w:t>
            </w:r>
          </w:p>
        </w:tc>
        <w:tc>
          <w:tcPr>
            <w:tcW w:w="1506" w:type="dxa"/>
            <w:noWrap/>
            <w:vAlign w:val="center"/>
          </w:tcPr>
          <w:p w14:paraId="7D7C114D" w14:textId="586F2448"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2025/01/07</w:t>
            </w:r>
          </w:p>
        </w:tc>
        <w:tc>
          <w:tcPr>
            <w:tcW w:w="1363" w:type="dxa"/>
            <w:noWrap/>
            <w:vAlign w:val="center"/>
          </w:tcPr>
          <w:p w14:paraId="1BB0C078" w14:textId="3ACFC27C" w:rsidR="00547087" w:rsidRPr="00547087" w:rsidRDefault="00547087" w:rsidP="00547087">
            <w:pPr>
              <w:widowControl/>
              <w:jc w:val="center"/>
              <w:textAlignment w:val="center"/>
              <w:rPr>
                <w:rFonts w:ascii="Times New Roman" w:hAnsi="Times New Roman"/>
                <w:kern w:val="0"/>
                <w:szCs w:val="21"/>
                <w:lang w:bidi="ar"/>
              </w:rPr>
            </w:pPr>
            <w:r w:rsidRPr="00547087">
              <w:rPr>
                <w:rFonts w:ascii="Times New Roman" w:hAnsi="Times New Roman"/>
                <w:szCs w:val="21"/>
              </w:rPr>
              <w:t>2028/01/07</w:t>
            </w:r>
          </w:p>
        </w:tc>
      </w:tr>
      <w:tr w:rsidR="000109A2" w:rsidRPr="009337DB" w14:paraId="7B160EE1" w14:textId="77777777" w:rsidTr="00547087">
        <w:trPr>
          <w:trHeight w:val="303"/>
          <w:jc w:val="center"/>
        </w:trPr>
        <w:tc>
          <w:tcPr>
            <w:tcW w:w="2621" w:type="dxa"/>
            <w:noWrap/>
            <w:vAlign w:val="center"/>
          </w:tcPr>
          <w:p w14:paraId="7546C3BA" w14:textId="77777777" w:rsidR="000109A2" w:rsidRPr="00547087" w:rsidRDefault="000109A2" w:rsidP="000109A2">
            <w:pPr>
              <w:widowControl/>
              <w:jc w:val="center"/>
              <w:textAlignment w:val="center"/>
              <w:rPr>
                <w:rFonts w:ascii="Times New Roman" w:hAnsi="Times New Roman"/>
                <w:szCs w:val="21"/>
              </w:rPr>
            </w:pPr>
            <w:r w:rsidRPr="00547087">
              <w:rPr>
                <w:rFonts w:ascii="Times New Roman" w:hAnsi="Times New Roman"/>
                <w:b/>
                <w:bCs/>
                <w:kern w:val="0"/>
                <w:szCs w:val="21"/>
                <w:lang w:bidi="ar"/>
              </w:rPr>
              <w:t>合计</w:t>
            </w:r>
          </w:p>
        </w:tc>
        <w:tc>
          <w:tcPr>
            <w:tcW w:w="3283" w:type="dxa"/>
            <w:noWrap/>
            <w:vAlign w:val="center"/>
          </w:tcPr>
          <w:p w14:paraId="36CFB8DF" w14:textId="77777777" w:rsidR="000109A2" w:rsidRPr="00547087" w:rsidRDefault="000109A2" w:rsidP="000109A2">
            <w:pPr>
              <w:jc w:val="center"/>
              <w:rPr>
                <w:rFonts w:ascii="Times New Roman" w:hAnsi="Times New Roman"/>
                <w:szCs w:val="21"/>
              </w:rPr>
            </w:pPr>
          </w:p>
        </w:tc>
        <w:tc>
          <w:tcPr>
            <w:tcW w:w="1442" w:type="dxa"/>
            <w:noWrap/>
            <w:vAlign w:val="center"/>
          </w:tcPr>
          <w:p w14:paraId="59F4180E" w14:textId="3DC9FC03" w:rsidR="000109A2" w:rsidRPr="00547087" w:rsidRDefault="00547087" w:rsidP="000109A2">
            <w:pPr>
              <w:widowControl/>
              <w:jc w:val="right"/>
              <w:textAlignment w:val="center"/>
              <w:rPr>
                <w:rFonts w:ascii="Times New Roman" w:hAnsi="Times New Roman"/>
                <w:b/>
                <w:bCs/>
                <w:szCs w:val="21"/>
              </w:rPr>
            </w:pPr>
            <w:r w:rsidRPr="00547087">
              <w:rPr>
                <w:rFonts w:ascii="Times New Roman" w:hAnsi="Times New Roman"/>
                <w:b/>
                <w:bCs/>
                <w:kern w:val="0"/>
                <w:szCs w:val="21"/>
                <w:lang w:bidi="ar"/>
              </w:rPr>
              <w:t>549,656.68</w:t>
            </w:r>
          </w:p>
        </w:tc>
        <w:tc>
          <w:tcPr>
            <w:tcW w:w="1506" w:type="dxa"/>
            <w:noWrap/>
            <w:vAlign w:val="center"/>
          </w:tcPr>
          <w:p w14:paraId="044BB126" w14:textId="77777777" w:rsidR="000109A2" w:rsidRPr="00547087" w:rsidRDefault="000109A2" w:rsidP="000109A2">
            <w:pPr>
              <w:jc w:val="center"/>
              <w:rPr>
                <w:rFonts w:ascii="Times New Roman" w:hAnsi="Times New Roman"/>
                <w:b/>
                <w:bCs/>
                <w:szCs w:val="21"/>
              </w:rPr>
            </w:pPr>
          </w:p>
        </w:tc>
        <w:tc>
          <w:tcPr>
            <w:tcW w:w="1363" w:type="dxa"/>
            <w:noWrap/>
            <w:vAlign w:val="center"/>
          </w:tcPr>
          <w:p w14:paraId="66D7AD09" w14:textId="77777777" w:rsidR="000109A2" w:rsidRPr="00547087" w:rsidRDefault="000109A2" w:rsidP="000109A2">
            <w:pPr>
              <w:jc w:val="center"/>
              <w:rPr>
                <w:rFonts w:ascii="Times New Roman" w:hAnsi="Times New Roman"/>
                <w:szCs w:val="21"/>
              </w:rPr>
            </w:pPr>
          </w:p>
        </w:tc>
      </w:tr>
    </w:tbl>
    <w:p w14:paraId="1845BB10" w14:textId="1F5B4521" w:rsidR="000109A2" w:rsidRPr="000109A2" w:rsidRDefault="000109A2" w:rsidP="000109A2">
      <w:pPr>
        <w:spacing w:after="160" w:line="460" w:lineRule="exact"/>
        <w:ind w:firstLineChars="200" w:firstLine="480"/>
        <w:rPr>
          <w:rFonts w:ascii="Times New Roman" w:hAnsi="Times New Roman"/>
          <w:sz w:val="24"/>
        </w:rPr>
      </w:pPr>
      <w:del w:id="1027" w:author="冯佳淇" w:date="2026-08-28T09:00:00Z">
        <w:r w:rsidRPr="004606C9">
          <w:rPr>
            <w:rFonts w:ascii="Times New Roman" w:hAnsi="Times New Roman" w:hint="eastAsia"/>
            <w:sz w:val="24"/>
          </w:rPr>
          <w:delText>截至</w:delText>
        </w:r>
        <w:r w:rsidRPr="004606C9">
          <w:rPr>
            <w:rFonts w:ascii="Times New Roman" w:hAnsi="Times New Roman"/>
            <w:sz w:val="24"/>
          </w:rPr>
          <w:delText>202</w:delText>
        </w:r>
        <w:r w:rsidR="004606C9" w:rsidRPr="004606C9">
          <w:rPr>
            <w:rFonts w:ascii="Times New Roman" w:hAnsi="Times New Roman"/>
            <w:sz w:val="24"/>
          </w:rPr>
          <w:delText>5</w:delText>
        </w:r>
        <w:r w:rsidRPr="004606C9">
          <w:rPr>
            <w:rFonts w:ascii="Times New Roman" w:hAnsi="Times New Roman" w:hint="eastAsia"/>
            <w:sz w:val="24"/>
          </w:rPr>
          <w:delText>年末，公司对外担保合计金额为</w:delText>
        </w:r>
        <w:r w:rsidR="007D01BA" w:rsidRPr="007D01BA">
          <w:rPr>
            <w:rFonts w:ascii="Times New Roman" w:hAnsi="Times New Roman"/>
            <w:sz w:val="24"/>
          </w:rPr>
          <w:delText>549,656.68</w:delText>
        </w:r>
        <w:r w:rsidRPr="000B750D">
          <w:rPr>
            <w:rFonts w:ascii="Times New Roman" w:hAnsi="Times New Roman" w:hint="eastAsia"/>
            <w:sz w:val="24"/>
          </w:rPr>
          <w:delText>万元，占净资产的比例为</w:delText>
        </w:r>
        <w:r w:rsidR="000B750D" w:rsidRPr="000B750D">
          <w:rPr>
            <w:rFonts w:ascii="Times New Roman" w:hAnsi="Times New Roman" w:hint="eastAsia"/>
            <w:sz w:val="24"/>
          </w:rPr>
          <w:delText>1</w:delText>
        </w:r>
        <w:r w:rsidR="000B750D" w:rsidRPr="000B750D">
          <w:rPr>
            <w:rFonts w:ascii="Times New Roman" w:hAnsi="Times New Roman"/>
            <w:sz w:val="24"/>
          </w:rPr>
          <w:delText>9.27</w:delText>
        </w:r>
        <w:r w:rsidRPr="000B750D">
          <w:rPr>
            <w:rFonts w:ascii="Times New Roman" w:hAnsi="Times New Roman"/>
            <w:sz w:val="24"/>
          </w:rPr>
          <w:delText>%</w:delText>
        </w:r>
        <w:r w:rsidRPr="000B750D">
          <w:rPr>
            <w:rFonts w:ascii="Times New Roman" w:hAnsi="Times New Roman" w:hint="eastAsia"/>
            <w:sz w:val="24"/>
          </w:rPr>
          <w:delText>。</w:delText>
        </w:r>
        <w:r w:rsidRPr="00EE7076">
          <w:rPr>
            <w:rFonts w:ascii="Times New Roman" w:hAnsi="Times New Roman"/>
            <w:sz w:val="24"/>
          </w:rPr>
          <w:delText>发行人对外担保对象主要为</w:delText>
        </w:r>
        <w:r w:rsidR="00EE7076" w:rsidRPr="00EE7076">
          <w:rPr>
            <w:rFonts w:ascii="Times New Roman" w:hAnsi="Times New Roman" w:hint="eastAsia"/>
            <w:sz w:val="24"/>
          </w:rPr>
          <w:delText>济宁市</w:delText>
        </w:r>
        <w:proofErr w:type="gramStart"/>
        <w:r w:rsidR="00EE7076" w:rsidRPr="00EE7076">
          <w:rPr>
            <w:rFonts w:ascii="Times New Roman" w:hAnsi="Times New Roman" w:hint="eastAsia"/>
            <w:sz w:val="24"/>
          </w:rPr>
          <w:delText>兖州区惠民</w:delText>
        </w:r>
        <w:proofErr w:type="gramEnd"/>
        <w:r w:rsidR="00EE7076" w:rsidRPr="00EE7076">
          <w:rPr>
            <w:rFonts w:ascii="Times New Roman" w:hAnsi="Times New Roman" w:hint="eastAsia"/>
            <w:sz w:val="24"/>
          </w:rPr>
          <w:delText>产业投资运营有限公司</w:delText>
        </w:r>
        <w:r w:rsidR="00EE7076">
          <w:rPr>
            <w:rFonts w:ascii="Times New Roman" w:hAnsi="Times New Roman" w:hint="eastAsia"/>
            <w:sz w:val="24"/>
          </w:rPr>
          <w:delText>、</w:delText>
        </w:r>
        <w:r w:rsidR="00EE7076" w:rsidRPr="00EE7076">
          <w:rPr>
            <w:rFonts w:ascii="Times New Roman" w:hAnsi="Times New Roman" w:hint="eastAsia"/>
            <w:sz w:val="24"/>
          </w:rPr>
          <w:delText>济宁市</w:delText>
        </w:r>
        <w:proofErr w:type="gramStart"/>
        <w:r w:rsidR="00EE7076" w:rsidRPr="00EE7076">
          <w:rPr>
            <w:rFonts w:ascii="Times New Roman" w:hAnsi="Times New Roman" w:hint="eastAsia"/>
            <w:sz w:val="24"/>
          </w:rPr>
          <w:delText>兖州区惠嘉</w:delText>
        </w:r>
        <w:proofErr w:type="gramEnd"/>
        <w:r w:rsidR="00EE7076" w:rsidRPr="00EE7076">
          <w:rPr>
            <w:rFonts w:ascii="Times New Roman" w:hAnsi="Times New Roman" w:hint="eastAsia"/>
            <w:sz w:val="24"/>
          </w:rPr>
          <w:delText>置业有限公司</w:delText>
        </w:r>
        <w:r w:rsidR="00EE7076">
          <w:rPr>
            <w:rFonts w:ascii="Times New Roman" w:hAnsi="Times New Roman" w:hint="eastAsia"/>
            <w:sz w:val="24"/>
          </w:rPr>
          <w:delText>、</w:delText>
        </w:r>
        <w:r w:rsidRPr="00EE7076">
          <w:rPr>
            <w:rFonts w:ascii="Times New Roman" w:hAnsi="Times New Roman"/>
            <w:sz w:val="24"/>
          </w:rPr>
          <w:delText>济宁市</w:delText>
        </w:r>
        <w:proofErr w:type="gramStart"/>
        <w:r w:rsidRPr="00EE7076">
          <w:rPr>
            <w:rFonts w:ascii="Times New Roman" w:hAnsi="Times New Roman"/>
            <w:sz w:val="24"/>
          </w:rPr>
          <w:delText>兖州区</w:delText>
        </w:r>
        <w:proofErr w:type="gramEnd"/>
        <w:r w:rsidRPr="00EE7076">
          <w:rPr>
            <w:rFonts w:ascii="Times New Roman" w:hAnsi="Times New Roman"/>
            <w:sz w:val="24"/>
          </w:rPr>
          <w:delText>融通投资有限公司</w:delText>
        </w:r>
        <w:r w:rsidR="00EE7076">
          <w:rPr>
            <w:rFonts w:ascii="Times New Roman" w:hAnsi="Times New Roman" w:hint="eastAsia"/>
            <w:sz w:val="24"/>
          </w:rPr>
          <w:delText>、</w:delText>
        </w:r>
        <w:r w:rsidRPr="00EE7076">
          <w:rPr>
            <w:rFonts w:ascii="Times New Roman" w:hAnsi="Times New Roman"/>
            <w:sz w:val="24"/>
          </w:rPr>
          <w:delText>济宁市济</w:delText>
        </w:r>
        <w:proofErr w:type="gramStart"/>
        <w:r w:rsidRPr="00EE7076">
          <w:rPr>
            <w:rFonts w:ascii="Times New Roman" w:hAnsi="Times New Roman"/>
            <w:sz w:val="24"/>
          </w:rPr>
          <w:delText>东投资</w:delText>
        </w:r>
        <w:proofErr w:type="gramEnd"/>
        <w:r w:rsidRPr="00EE7076">
          <w:rPr>
            <w:rFonts w:ascii="Times New Roman" w:hAnsi="Times New Roman"/>
            <w:sz w:val="24"/>
          </w:rPr>
          <w:delText>发展集团有限公司</w:delText>
        </w:r>
        <w:r w:rsidR="00EE7076">
          <w:rPr>
            <w:rFonts w:ascii="Times New Roman" w:hAnsi="Times New Roman" w:hint="eastAsia"/>
            <w:sz w:val="24"/>
          </w:rPr>
          <w:delText>和</w:delText>
        </w:r>
        <w:r w:rsidR="00EE7076" w:rsidRPr="00EE7076">
          <w:rPr>
            <w:rFonts w:ascii="Times New Roman" w:hAnsi="Times New Roman" w:hint="eastAsia"/>
            <w:sz w:val="24"/>
          </w:rPr>
          <w:delText>济宁</w:delText>
        </w:r>
        <w:proofErr w:type="gramStart"/>
        <w:r w:rsidR="00EE7076" w:rsidRPr="00EE7076">
          <w:rPr>
            <w:rFonts w:ascii="Times New Roman" w:hAnsi="Times New Roman" w:hint="eastAsia"/>
            <w:sz w:val="24"/>
          </w:rPr>
          <w:delText>市坤元土地</w:delText>
        </w:r>
        <w:proofErr w:type="gramEnd"/>
        <w:r w:rsidR="00EE7076" w:rsidRPr="00EE7076">
          <w:rPr>
            <w:rFonts w:ascii="Times New Roman" w:hAnsi="Times New Roman" w:hint="eastAsia"/>
            <w:sz w:val="24"/>
          </w:rPr>
          <w:delText>整治有限公司</w:delText>
        </w:r>
        <w:r w:rsidR="00EE7076">
          <w:rPr>
            <w:rFonts w:ascii="Times New Roman" w:hAnsi="Times New Roman" w:hint="eastAsia"/>
            <w:sz w:val="24"/>
          </w:rPr>
          <w:delText>等</w:delText>
        </w:r>
        <w:r w:rsidRPr="00EE7076">
          <w:rPr>
            <w:rFonts w:ascii="Times New Roman" w:hAnsi="Times New Roman"/>
            <w:sz w:val="24"/>
          </w:rPr>
          <w:delText>，上述担保对象不存在被诉或逾期</w:delText>
        </w:r>
        <w:proofErr w:type="gramStart"/>
        <w:r w:rsidRPr="00EE7076">
          <w:rPr>
            <w:rFonts w:ascii="Times New Roman" w:hAnsi="Times New Roman"/>
            <w:sz w:val="24"/>
          </w:rPr>
          <w:delText>未偿</w:delText>
        </w:r>
        <w:proofErr w:type="gramEnd"/>
        <w:r w:rsidRPr="00EE7076">
          <w:rPr>
            <w:rFonts w:ascii="Times New Roman" w:hAnsi="Times New Roman"/>
            <w:sz w:val="24"/>
          </w:rPr>
          <w:delText>还情况，同时公司内部对上述担保履行了必要的审核审批程序，不存在较大的代偿风险。</w:delText>
        </w:r>
      </w:del>
      <w:ins w:id="1028" w:author="冯佳淇" w:date="2026-08-28T09:00:00Z">
        <w:r>
          <w:rPr>
            <w:rFonts w:ascii="Times New Roman" w:hAnsi="Times New Roman" w:hint="eastAsia"/>
            <w:sz w:val="24"/>
          </w:rPr>
          <w:t xml:space="preserve">截至2026年6月末，公司对外担保合计金额为577,030.99万元，占净资产的比例为20.31%。发行人对外担保对象主要为地方国有企业济宁市兖州区融通投资有限公司、济宁市济东投资发展集团有限公司和济宁市兖州区惠嘉置业有限公司，上述担保对象不存在被诉或逾期未偿还情况，同时公司内部对上述担保履行了必要的审核审批程序，不存在较大的代偿风险。</w:t>
        </w:r>
      </w:ins>
    </w:p>
    <w:bookmarkEnd w:id="10"/>
    <w:bookmarkEnd w:id="11"/>
    <w:bookmarkEnd w:id="12"/>
    <w:p w14:paraId="0703C7A8" w14:textId="77777777" w:rsidR="00CE246C" w:rsidRPr="00905433"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05433">
        <w:rPr>
          <w:rFonts w:ascii="Times New Roman" w:hAnsi="Times New Roman"/>
          <w:b/>
          <w:bCs/>
          <w:sz w:val="24"/>
        </w:rPr>
        <w:t>发行人受限资产情况</w:t>
      </w:r>
    </w:p>
    <w:p w14:paraId="01FB9861" w14:textId="29F37893" w:rsidR="000109A2" w:rsidRPr="009958B7" w:rsidRDefault="000109A2" w:rsidP="000109A2">
      <w:pPr>
        <w:spacing w:after="160" w:line="460" w:lineRule="exact"/>
        <w:ind w:firstLineChars="200" w:firstLine="480"/>
        <w:rPr>
          <w:rFonts w:ascii="Times New Roman" w:hAnsi="Times New Roman"/>
          <w:sz w:val="24"/>
        </w:rPr>
      </w:pPr>
      <w:del w:id="1029" w:author="冯佳淇" w:date="2026-08-28T09:00:00Z">
        <w:bookmarkStart w:id="17" w:name="_Hlk135056103"/>
        <w:bookmarkStart w:id="18" w:name="_Hlk126075296"/>
        <w:r w:rsidRPr="009958B7">
          <w:rPr>
            <w:rFonts w:ascii="Times New Roman" w:hAnsi="Times New Roman"/>
            <w:sz w:val="24"/>
          </w:rPr>
          <w:delText>截至</w:delText>
        </w:r>
        <w:r w:rsidRPr="009958B7">
          <w:rPr>
            <w:rFonts w:ascii="Times New Roman" w:hAnsi="Times New Roman"/>
            <w:sz w:val="24"/>
          </w:rPr>
          <w:delText>202</w:delText>
        </w:r>
        <w:r w:rsidR="004606C9" w:rsidRPr="009958B7">
          <w:rPr>
            <w:rFonts w:ascii="Times New Roman" w:hAnsi="Times New Roman"/>
            <w:sz w:val="24"/>
          </w:rPr>
          <w:delText>5</w:delText>
        </w:r>
        <w:r w:rsidRPr="009958B7">
          <w:rPr>
            <w:rFonts w:ascii="Times New Roman" w:hAnsi="Times New Roman"/>
            <w:sz w:val="24"/>
          </w:rPr>
          <w:delText>年末，公司受限资产合计为</w:delText>
        </w:r>
        <w:r w:rsidR="009958B7" w:rsidRPr="009958B7">
          <w:rPr>
            <w:rFonts w:ascii="Times New Roman" w:hAnsi="Times New Roman"/>
            <w:sz w:val="24"/>
          </w:rPr>
          <w:delText>65.91</w:delText>
        </w:r>
        <w:r w:rsidRPr="009958B7">
          <w:rPr>
            <w:rFonts w:ascii="Times New Roman" w:hAnsi="Times New Roman" w:hint="eastAsia"/>
            <w:sz w:val="24"/>
          </w:rPr>
          <w:delText>亿元</w:delText>
        </w:r>
        <w:r w:rsidRPr="009958B7">
          <w:rPr>
            <w:rFonts w:ascii="Times New Roman" w:hAnsi="Times New Roman"/>
            <w:sz w:val="24"/>
          </w:rPr>
          <w:delText>，占净资产的比例为</w:delText>
        </w:r>
        <w:r w:rsidR="009958B7" w:rsidRPr="009958B7">
          <w:rPr>
            <w:rFonts w:ascii="Times New Roman" w:hAnsi="Times New Roman"/>
            <w:sz w:val="24"/>
          </w:rPr>
          <w:delText>23.11%</w:delText>
        </w:r>
        <w:r w:rsidRPr="009958B7">
          <w:rPr>
            <w:rFonts w:ascii="Times New Roman" w:hAnsi="Times New Roman"/>
            <w:sz w:val="24"/>
          </w:rPr>
          <w:delText>，具体情况如下：</w:delText>
        </w:r>
      </w:del>
      <w:ins w:id="1030" w:author="冯佳淇" w:date="2026-08-28T09:00:00Z">
        <w:r>
          <w:rPr>
            <w:rFonts w:ascii="Times New Roman" w:hAnsi="Times New Roman"/>
            <w:sz w:val="24"/>
          </w:rPr>
          <w:t xml:space="preserve">截至2026年6月末，公司受限资产金额为</w:t>
        </w:r>
        <w:r>
          <w:rPr>
            <w:rFonts w:ascii="Times New Roman" w:hAnsi="Times New Roman"/>
            <w:sz w:val="24"/>
            <w:highlight w:val="yellow"/>
          </w:rPr>
          <w:t xml:space="preserve">——</w:t>
        </w:r>
        <w:r>
          <w:rPr>
            <w:rFonts w:ascii="Times New Roman" w:hAnsi="Times New Roman"/>
            <w:sz w:val="24"/>
          </w:rPr>
          <w:t xml:space="preserve">亿元，占当年末净资产的比例为</w:t>
        </w:r>
        <w:r>
          <w:rPr>
            <w:rFonts w:ascii="Times New Roman" w:hAnsi="Times New Roman"/>
            <w:sz w:val="24"/>
            <w:highlight w:val="yellow"/>
          </w:rPr>
          <w:t xml:space="preserve">——</w:t>
        </w:r>
        <w:r>
          <w:rPr>
            <w:rFonts w:ascii="Times New Roman" w:hAnsi="Times New Roman"/>
            <w:sz w:val="24"/>
          </w:rPr>
          <w:t xml:space="preserve">%。截至2025年末，公司受限资产合计为65.91亿元，占净资产的比例为23.11%，具体情况如下：</w:t>
        </w:r>
      </w:ins>
    </w:p>
    <w:p w14:paraId="2C116295" w14:textId="77777777" w:rsidR="000109A2" w:rsidRPr="009958B7" w:rsidRDefault="000109A2" w:rsidP="000109A2">
      <w:pPr>
        <w:widowControl/>
        <w:adjustRightInd w:val="0"/>
        <w:snapToGrid w:val="0"/>
        <w:spacing w:line="360" w:lineRule="auto"/>
        <w:jc w:val="right"/>
        <w:rPr>
          <w:rFonts w:ascii="Times New Roman" w:hAnsi="Times New Roman" w:cs="Arial"/>
          <w:bCs/>
          <w:kern w:val="0"/>
          <w:szCs w:val="21"/>
        </w:rPr>
      </w:pPr>
      <w:r w:rsidRPr="009958B7">
        <w:rPr>
          <w:rFonts w:ascii="Times New Roman" w:hAnsi="Times New Roman" w:cs="Arial"/>
          <w:bCs/>
          <w:kern w:val="0"/>
          <w:szCs w:val="21"/>
        </w:rPr>
        <w:t>单位：万元</w:t>
      </w:r>
    </w:p>
    <w:tbl>
      <w:tblPr>
        <w:tblpPr w:leftFromText="180" w:rightFromText="180" w:vertAnchor="text" w:tblpXSpec="center" w:tblpY="1"/>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6"/>
        <w:gridCol w:w="1956"/>
        <w:gridCol w:w="3974"/>
      </w:tblGrid>
      <w:tr w:rsidR="000109A2" w:rsidRPr="009337DB" w14:paraId="354F9E3D" w14:textId="77777777" w:rsidTr="009958B7">
        <w:trPr>
          <w:trHeight w:val="397"/>
          <w:jc w:val="center"/>
        </w:trPr>
        <w:tc>
          <w:tcPr>
            <w:tcW w:w="1426" w:type="pct"/>
            <w:noWrap/>
            <w:vAlign w:val="center"/>
          </w:tcPr>
          <w:p w14:paraId="31FFC174"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会计科目</w:t>
            </w:r>
          </w:p>
        </w:tc>
        <w:tc>
          <w:tcPr>
            <w:tcW w:w="1179" w:type="pct"/>
            <w:noWrap/>
            <w:vAlign w:val="center"/>
          </w:tcPr>
          <w:p w14:paraId="3BAD4905"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金额</w:t>
            </w:r>
          </w:p>
        </w:tc>
        <w:tc>
          <w:tcPr>
            <w:tcW w:w="2395" w:type="pct"/>
            <w:noWrap/>
            <w:vAlign w:val="center"/>
          </w:tcPr>
          <w:p w14:paraId="01D72268" w14:textId="77777777" w:rsidR="000109A2" w:rsidRPr="009958B7" w:rsidRDefault="000109A2" w:rsidP="000109A2">
            <w:pPr>
              <w:widowControl/>
              <w:jc w:val="center"/>
              <w:textAlignment w:val="center"/>
              <w:rPr>
                <w:rFonts w:ascii="Times New Roman" w:hAnsi="Times New Roman"/>
                <w:b/>
                <w:bCs/>
                <w:color w:val="000000"/>
                <w:szCs w:val="21"/>
              </w:rPr>
            </w:pPr>
            <w:r w:rsidRPr="009958B7">
              <w:rPr>
                <w:rFonts w:ascii="Times New Roman" w:hAnsi="Times New Roman"/>
                <w:b/>
                <w:bCs/>
                <w:color w:val="000000"/>
                <w:kern w:val="0"/>
                <w:szCs w:val="21"/>
                <w:lang w:bidi="ar"/>
              </w:rPr>
              <w:t>受限主要原因</w:t>
            </w:r>
          </w:p>
        </w:tc>
      </w:tr>
      <w:tr w:rsidR="009958B7" w:rsidRPr="009337DB" w14:paraId="6CA0C44A" w14:textId="77777777" w:rsidTr="009958B7">
        <w:trPr>
          <w:trHeight w:val="397"/>
          <w:jc w:val="center"/>
        </w:trPr>
        <w:tc>
          <w:tcPr>
            <w:tcW w:w="1426" w:type="pct"/>
            <w:noWrap/>
            <w:vAlign w:val="center"/>
          </w:tcPr>
          <w:p w14:paraId="4A765551" w14:textId="1D8611F1"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货币资金</w:t>
            </w:r>
          </w:p>
        </w:tc>
        <w:tc>
          <w:tcPr>
            <w:tcW w:w="1179" w:type="pct"/>
            <w:noWrap/>
            <w:vAlign w:val="center"/>
          </w:tcPr>
          <w:p w14:paraId="38B3D606" w14:textId="15CABFBF"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169,697.86</w:t>
            </w:r>
          </w:p>
        </w:tc>
        <w:tc>
          <w:tcPr>
            <w:tcW w:w="2395" w:type="pct"/>
            <w:noWrap/>
            <w:vAlign w:val="center"/>
          </w:tcPr>
          <w:p w14:paraId="66267699" w14:textId="6B8F02EA"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因存单质押、信用证保证金、履约保证金等受限</w:t>
            </w:r>
          </w:p>
        </w:tc>
      </w:tr>
      <w:tr w:rsidR="009958B7" w:rsidRPr="009337DB" w14:paraId="415CE1AE" w14:textId="77777777" w:rsidTr="009958B7">
        <w:trPr>
          <w:trHeight w:val="397"/>
          <w:jc w:val="center"/>
        </w:trPr>
        <w:tc>
          <w:tcPr>
            <w:tcW w:w="1426" w:type="pct"/>
            <w:noWrap/>
            <w:vAlign w:val="center"/>
          </w:tcPr>
          <w:p w14:paraId="24859E55" w14:textId="225DF92E"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其他非流动金融资产</w:t>
            </w:r>
          </w:p>
        </w:tc>
        <w:tc>
          <w:tcPr>
            <w:tcW w:w="1179" w:type="pct"/>
            <w:noWrap/>
            <w:vAlign w:val="center"/>
          </w:tcPr>
          <w:p w14:paraId="3517EEC8" w14:textId="0A2D125C"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29,434.72</w:t>
            </w:r>
          </w:p>
        </w:tc>
        <w:tc>
          <w:tcPr>
            <w:tcW w:w="2395" w:type="pct"/>
            <w:noWrap/>
            <w:vAlign w:val="center"/>
          </w:tcPr>
          <w:p w14:paraId="72304891" w14:textId="15BAE205"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质押</w:t>
            </w:r>
          </w:p>
        </w:tc>
      </w:tr>
      <w:tr w:rsidR="009958B7" w:rsidRPr="009337DB" w14:paraId="3FBF806D" w14:textId="77777777" w:rsidTr="009958B7">
        <w:trPr>
          <w:trHeight w:val="397"/>
          <w:jc w:val="center"/>
        </w:trPr>
        <w:tc>
          <w:tcPr>
            <w:tcW w:w="1426" w:type="pct"/>
            <w:noWrap/>
            <w:vAlign w:val="center"/>
          </w:tcPr>
          <w:p w14:paraId="32F3ADF2" w14:textId="16CA2F1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存货</w:t>
            </w:r>
          </w:p>
        </w:tc>
        <w:tc>
          <w:tcPr>
            <w:tcW w:w="1179" w:type="pct"/>
            <w:noWrap/>
            <w:vAlign w:val="center"/>
          </w:tcPr>
          <w:p w14:paraId="4964F76D" w14:textId="657D46C4"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371,079.69</w:t>
            </w:r>
          </w:p>
        </w:tc>
        <w:tc>
          <w:tcPr>
            <w:tcW w:w="2395" w:type="pct"/>
            <w:noWrap/>
            <w:vAlign w:val="center"/>
          </w:tcPr>
          <w:p w14:paraId="4174FA9F" w14:textId="272F5CC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7CF41F8B" w14:textId="77777777" w:rsidTr="009958B7">
        <w:trPr>
          <w:trHeight w:val="397"/>
          <w:jc w:val="center"/>
        </w:trPr>
        <w:tc>
          <w:tcPr>
            <w:tcW w:w="1426" w:type="pct"/>
            <w:noWrap/>
            <w:vAlign w:val="center"/>
          </w:tcPr>
          <w:p w14:paraId="6E973C9F" w14:textId="2B69E23A"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固定资产</w:t>
            </w:r>
          </w:p>
        </w:tc>
        <w:tc>
          <w:tcPr>
            <w:tcW w:w="1179" w:type="pct"/>
            <w:noWrap/>
            <w:vAlign w:val="center"/>
          </w:tcPr>
          <w:p w14:paraId="3AFD95C6" w14:textId="18189ACC"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15,297.26</w:t>
            </w:r>
          </w:p>
        </w:tc>
        <w:tc>
          <w:tcPr>
            <w:tcW w:w="2395" w:type="pct"/>
            <w:noWrap/>
            <w:vAlign w:val="center"/>
          </w:tcPr>
          <w:p w14:paraId="2D67AA11" w14:textId="62A33593"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4389EF28" w14:textId="77777777" w:rsidTr="009958B7">
        <w:trPr>
          <w:trHeight w:val="397"/>
          <w:jc w:val="center"/>
        </w:trPr>
        <w:tc>
          <w:tcPr>
            <w:tcW w:w="1426" w:type="pct"/>
            <w:noWrap/>
            <w:vAlign w:val="center"/>
          </w:tcPr>
          <w:p w14:paraId="3C6B21BD" w14:textId="219B341C"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lastRenderedPageBreak/>
              <w:t>投资性房地产</w:t>
            </w:r>
          </w:p>
        </w:tc>
        <w:tc>
          <w:tcPr>
            <w:tcW w:w="1179" w:type="pct"/>
            <w:noWrap/>
            <w:vAlign w:val="center"/>
          </w:tcPr>
          <w:p w14:paraId="74FA2E71" w14:textId="5A2AECA3" w:rsidR="009958B7" w:rsidRPr="009958B7" w:rsidRDefault="009958B7" w:rsidP="009958B7">
            <w:pPr>
              <w:widowControl/>
              <w:ind w:firstLineChars="200" w:firstLine="420"/>
              <w:jc w:val="right"/>
              <w:textAlignment w:val="top"/>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73,566.82</w:t>
            </w:r>
          </w:p>
        </w:tc>
        <w:tc>
          <w:tcPr>
            <w:tcW w:w="2395" w:type="pct"/>
            <w:noWrap/>
            <w:vAlign w:val="center"/>
          </w:tcPr>
          <w:p w14:paraId="3CD49CA3" w14:textId="13999927" w:rsidR="009958B7" w:rsidRPr="009958B7" w:rsidRDefault="009958B7" w:rsidP="009958B7">
            <w:pPr>
              <w:widowControl/>
              <w:jc w:val="center"/>
              <w:textAlignment w:val="center"/>
              <w:rPr>
                <w:rFonts w:ascii="Times New Roman" w:hAnsi="Times New Roman"/>
                <w:color w:val="000000"/>
                <w:kern w:val="0"/>
                <w:szCs w:val="21"/>
                <w:lang w:bidi="ar"/>
              </w:rPr>
            </w:pPr>
            <w:r w:rsidRPr="009958B7">
              <w:rPr>
                <w:rFonts w:ascii="Times New Roman" w:hAnsi="Times New Roman" w:hint="eastAsia"/>
                <w:color w:val="000000"/>
                <w:kern w:val="0"/>
                <w:szCs w:val="21"/>
                <w:lang w:bidi="ar"/>
              </w:rPr>
              <w:t>抵押</w:t>
            </w:r>
          </w:p>
        </w:tc>
      </w:tr>
      <w:tr w:rsidR="009958B7" w:rsidRPr="009337DB" w14:paraId="24D29FF1" w14:textId="77777777" w:rsidTr="009958B7">
        <w:trPr>
          <w:trHeight w:val="397"/>
          <w:jc w:val="center"/>
        </w:trPr>
        <w:tc>
          <w:tcPr>
            <w:tcW w:w="1426" w:type="pct"/>
            <w:noWrap/>
            <w:vAlign w:val="center"/>
          </w:tcPr>
          <w:p w14:paraId="1DA8B87C" w14:textId="238D9A8B" w:rsidR="009958B7" w:rsidRPr="009958B7" w:rsidRDefault="009958B7" w:rsidP="009958B7">
            <w:pPr>
              <w:widowControl/>
              <w:jc w:val="center"/>
              <w:textAlignment w:val="center"/>
              <w:rPr>
                <w:rFonts w:ascii="Times New Roman" w:hAnsi="Times New Roman"/>
                <w:b/>
                <w:bCs/>
                <w:color w:val="000000"/>
                <w:kern w:val="0"/>
                <w:szCs w:val="21"/>
                <w:lang w:bidi="ar"/>
              </w:rPr>
            </w:pPr>
            <w:r w:rsidRPr="009958B7">
              <w:rPr>
                <w:rFonts w:ascii="Times New Roman" w:hAnsi="Times New Roman" w:hint="eastAsia"/>
                <w:b/>
                <w:bCs/>
                <w:color w:val="000000"/>
                <w:kern w:val="0"/>
                <w:szCs w:val="21"/>
                <w:lang w:bidi="ar"/>
              </w:rPr>
              <w:t>合计</w:t>
            </w:r>
          </w:p>
        </w:tc>
        <w:tc>
          <w:tcPr>
            <w:tcW w:w="1179" w:type="pct"/>
            <w:noWrap/>
            <w:vAlign w:val="center"/>
          </w:tcPr>
          <w:p w14:paraId="6CBA368D" w14:textId="4FF02196" w:rsidR="009958B7" w:rsidRPr="009958B7" w:rsidRDefault="009958B7" w:rsidP="009958B7">
            <w:pPr>
              <w:widowControl/>
              <w:ind w:firstLineChars="200" w:firstLine="422"/>
              <w:jc w:val="center"/>
              <w:textAlignment w:val="top"/>
              <w:rPr>
                <w:rFonts w:ascii="Times New Roman" w:hAnsi="Times New Roman"/>
                <w:b/>
                <w:bCs/>
                <w:color w:val="000000"/>
                <w:kern w:val="0"/>
                <w:szCs w:val="21"/>
                <w:lang w:bidi="ar"/>
              </w:rPr>
            </w:pPr>
            <w:r w:rsidRPr="009958B7">
              <w:rPr>
                <w:rFonts w:ascii="Times New Roman" w:hAnsi="Times New Roman" w:hint="eastAsia"/>
                <w:b/>
                <w:bCs/>
                <w:color w:val="000000"/>
                <w:kern w:val="0"/>
                <w:szCs w:val="21"/>
                <w:lang w:bidi="ar"/>
              </w:rPr>
              <w:t>659,076.36</w:t>
            </w:r>
          </w:p>
        </w:tc>
        <w:tc>
          <w:tcPr>
            <w:tcW w:w="2395" w:type="pct"/>
            <w:noWrap/>
            <w:vAlign w:val="center"/>
          </w:tcPr>
          <w:p w14:paraId="3ECBA055" w14:textId="4A45651D" w:rsidR="009958B7" w:rsidRPr="009958B7" w:rsidRDefault="009958B7" w:rsidP="009958B7">
            <w:pPr>
              <w:widowControl/>
              <w:jc w:val="center"/>
              <w:textAlignment w:val="center"/>
              <w:rPr>
                <w:rFonts w:ascii="Times New Roman" w:hAnsi="Times New Roman"/>
                <w:b/>
                <w:bCs/>
                <w:color w:val="000000"/>
                <w:kern w:val="0"/>
                <w:szCs w:val="21"/>
                <w:lang w:bidi="ar"/>
              </w:rPr>
            </w:pPr>
            <w:r w:rsidRPr="009958B7">
              <w:rPr>
                <w:rFonts w:ascii="Times New Roman" w:hAnsi="Times New Roman"/>
                <w:b/>
                <w:bCs/>
                <w:color w:val="000000"/>
                <w:kern w:val="0"/>
                <w:szCs w:val="21"/>
                <w:lang w:bidi="ar"/>
              </w:rPr>
              <w:t>-</w:t>
            </w:r>
          </w:p>
        </w:tc>
      </w:tr>
    </w:tbl>
    <w:bookmarkEnd w:id="17"/>
    <w:bookmarkEnd w:id="18"/>
    <w:p w14:paraId="19BB33CF" w14:textId="77777777" w:rsidR="00CE246C" w:rsidRPr="009C5ED5"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9C5ED5">
        <w:rPr>
          <w:rFonts w:ascii="Times New Roman" w:hAnsi="Times New Roman"/>
          <w:b/>
          <w:bCs/>
          <w:sz w:val="24"/>
        </w:rPr>
        <w:t>发行人关联方应收款情况</w:t>
      </w:r>
    </w:p>
    <w:p w14:paraId="19A1244A" w14:textId="77777777" w:rsidR="009C1859" w:rsidRPr="009C5ED5" w:rsidRDefault="009C1859" w:rsidP="009C1859">
      <w:pPr>
        <w:spacing w:after="160" w:line="460" w:lineRule="exact"/>
        <w:ind w:firstLineChars="200" w:firstLine="480"/>
        <w:rPr>
          <w:rFonts w:ascii="Times New Roman" w:hAnsi="Times New Roman"/>
          <w:sz w:val="24"/>
        </w:rPr>
      </w:pPr>
      <w:r w:rsidRPr="009C5ED5">
        <w:rPr>
          <w:rFonts w:ascii="Times New Roman" w:hAnsi="Times New Roman" w:hint="eastAsia"/>
          <w:sz w:val="24"/>
        </w:rPr>
        <w:t>报告期内，</w:t>
      </w:r>
      <w:bookmarkStart w:id="19" w:name="_Hlk187325275"/>
      <w:r w:rsidRPr="009C5ED5">
        <w:rPr>
          <w:rFonts w:ascii="Times New Roman" w:hAnsi="Times New Roman" w:hint="eastAsia"/>
          <w:sz w:val="24"/>
        </w:rPr>
        <w:t>发行人涉及的应收</w:t>
      </w:r>
      <w:r w:rsidRPr="009C5ED5">
        <w:rPr>
          <w:rFonts w:ascii="Times New Roman" w:hAnsi="Times New Roman" w:hint="eastAsia"/>
          <w:sz w:val="24"/>
        </w:rPr>
        <w:t>/</w:t>
      </w:r>
      <w:r w:rsidRPr="009C5ED5">
        <w:rPr>
          <w:rFonts w:ascii="Times New Roman" w:hAnsi="Times New Roman" w:hint="eastAsia"/>
          <w:sz w:val="24"/>
        </w:rPr>
        <w:t>应付关联方款项主要为与关联方的应收账款、其他应收款和其他应付款，具体情况</w:t>
      </w:r>
      <w:bookmarkEnd w:id="19"/>
      <w:r w:rsidRPr="009C5ED5">
        <w:rPr>
          <w:rFonts w:ascii="Times New Roman" w:hAnsi="Times New Roman" w:hint="eastAsia"/>
          <w:sz w:val="24"/>
        </w:rPr>
        <w:t>如下：</w:t>
      </w:r>
    </w:p>
    <w:p w14:paraId="55F9E241" w14:textId="77777777" w:rsidR="009C1859" w:rsidRPr="009C5ED5" w:rsidRDefault="009C1859" w:rsidP="009C1859">
      <w:pPr>
        <w:spacing w:line="360" w:lineRule="auto"/>
        <w:ind w:firstLineChars="200" w:firstLine="420"/>
        <w:jc w:val="right"/>
        <w:rPr>
          <w:rFonts w:ascii="Times New Roman" w:hAnsi="Times New Roman" w:cs="Arial"/>
          <w:kern w:val="0"/>
          <w:szCs w:val="21"/>
        </w:rPr>
      </w:pPr>
      <w:r w:rsidRPr="009C5ED5">
        <w:rPr>
          <w:rFonts w:ascii="Times New Roman" w:hAnsi="Times New Roman" w:cs="Arial"/>
          <w:kern w:val="0"/>
          <w:szCs w:val="21"/>
        </w:rPr>
        <w:t>单位：万元</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4044"/>
        <w:gridCol w:w="1686"/>
        <w:gridCol w:w="1375"/>
      </w:tblGrid>
      <w:tr w:rsidR="009C1859" w:rsidRPr="009C5ED5" w14:paraId="168E6134" w14:textId="77777777" w:rsidTr="004606C9">
        <w:trPr>
          <w:trHeight w:val="340"/>
          <w:tblHeader/>
          <w:jc w:val="center"/>
        </w:trPr>
        <w:tc>
          <w:tcPr>
            <w:tcW w:w="715" w:type="pct"/>
            <w:vAlign w:val="center"/>
          </w:tcPr>
          <w:p w14:paraId="6E69BA5E" w14:textId="77777777" w:rsidR="009C1859" w:rsidRPr="009C5ED5" w:rsidRDefault="009C1859" w:rsidP="009C1859">
            <w:pPr>
              <w:widowControl/>
              <w:jc w:val="center"/>
              <w:rPr>
                <w:rFonts w:ascii="Times New Roman" w:hAnsi="Times New Roman"/>
                <w:b/>
                <w:color w:val="000000"/>
                <w:kern w:val="0"/>
                <w:szCs w:val="21"/>
              </w:rPr>
            </w:pPr>
            <w:bookmarkStart w:id="20" w:name="_Hlk95587082"/>
            <w:bookmarkStart w:id="21" w:name="_Hlk187325025"/>
            <w:r w:rsidRPr="009C5ED5">
              <w:rPr>
                <w:rFonts w:ascii="Times New Roman" w:hAnsi="Times New Roman"/>
                <w:b/>
                <w:color w:val="000000"/>
                <w:kern w:val="0"/>
                <w:szCs w:val="21"/>
              </w:rPr>
              <w:t>项目名称</w:t>
            </w:r>
            <w:bookmarkEnd w:id="20"/>
          </w:p>
        </w:tc>
        <w:tc>
          <w:tcPr>
            <w:tcW w:w="2439" w:type="pct"/>
            <w:vAlign w:val="center"/>
          </w:tcPr>
          <w:p w14:paraId="691F916C" w14:textId="77777777" w:rsidR="009C1859" w:rsidRPr="009C5ED5" w:rsidRDefault="009C1859" w:rsidP="009C1859">
            <w:pPr>
              <w:widowControl/>
              <w:jc w:val="center"/>
              <w:rPr>
                <w:rFonts w:ascii="Times New Roman" w:hAnsi="Times New Roman"/>
                <w:b/>
                <w:bCs/>
                <w:color w:val="000000"/>
                <w:kern w:val="0"/>
                <w:szCs w:val="21"/>
              </w:rPr>
            </w:pPr>
            <w:r w:rsidRPr="009C5ED5">
              <w:rPr>
                <w:rFonts w:ascii="Times New Roman" w:hAnsi="Times New Roman"/>
                <w:b/>
                <w:bCs/>
                <w:color w:val="000000"/>
                <w:kern w:val="0"/>
                <w:szCs w:val="21"/>
              </w:rPr>
              <w:t>关联方</w:t>
            </w:r>
          </w:p>
        </w:tc>
        <w:tc>
          <w:tcPr>
            <w:tcW w:w="1017" w:type="pct"/>
            <w:vAlign w:val="center"/>
          </w:tcPr>
          <w:p w14:paraId="7B1ABE03" w14:textId="6A384D8F" w:rsidR="009C1859" w:rsidRPr="009C5ED5" w:rsidRDefault="009C1859" w:rsidP="009C1859">
            <w:pPr>
              <w:widowControl/>
              <w:jc w:val="center"/>
              <w:rPr>
                <w:rFonts w:ascii="Times New Roman" w:hAnsi="Times New Roman"/>
                <w:b/>
                <w:bCs/>
                <w:kern w:val="0"/>
                <w:szCs w:val="21"/>
              </w:rPr>
            </w:pPr>
            <w:r w:rsidRPr="009C5ED5">
              <w:rPr>
                <w:rFonts w:ascii="Times New Roman" w:hAnsi="Times New Roman"/>
                <w:b/>
                <w:bCs/>
                <w:kern w:val="0"/>
                <w:szCs w:val="21"/>
              </w:rPr>
              <w:t>202</w:t>
            </w:r>
            <w:r w:rsidR="004606C9" w:rsidRPr="009C5ED5">
              <w:rPr>
                <w:rFonts w:ascii="Times New Roman" w:hAnsi="Times New Roman"/>
                <w:b/>
                <w:bCs/>
                <w:kern w:val="0"/>
                <w:szCs w:val="21"/>
              </w:rPr>
              <w:t>5</w:t>
            </w:r>
            <w:r w:rsidRPr="009C5ED5">
              <w:rPr>
                <w:rFonts w:ascii="Times New Roman" w:hAnsi="Times New Roman"/>
                <w:b/>
                <w:bCs/>
                <w:kern w:val="0"/>
                <w:szCs w:val="21"/>
              </w:rPr>
              <w:t>年末</w:t>
            </w:r>
          </w:p>
        </w:tc>
        <w:tc>
          <w:tcPr>
            <w:tcW w:w="829" w:type="pct"/>
            <w:vAlign w:val="center"/>
          </w:tcPr>
          <w:p w14:paraId="4BF87ADE" w14:textId="0BD36911" w:rsidR="009C1859" w:rsidRPr="009C5ED5" w:rsidRDefault="009C1859" w:rsidP="009C1859">
            <w:pPr>
              <w:widowControl/>
              <w:jc w:val="center"/>
              <w:rPr>
                <w:rFonts w:ascii="Times New Roman" w:hAnsi="Times New Roman"/>
                <w:b/>
                <w:bCs/>
                <w:kern w:val="0"/>
                <w:szCs w:val="21"/>
              </w:rPr>
            </w:pPr>
            <w:r w:rsidRPr="009C5ED5">
              <w:rPr>
                <w:rFonts w:ascii="Times New Roman" w:hAnsi="Times New Roman"/>
                <w:b/>
                <w:bCs/>
                <w:kern w:val="0"/>
                <w:szCs w:val="21"/>
              </w:rPr>
              <w:t>202</w:t>
            </w:r>
            <w:r w:rsidR="004606C9" w:rsidRPr="009C5ED5">
              <w:rPr>
                <w:rFonts w:ascii="Times New Roman" w:hAnsi="Times New Roman"/>
                <w:b/>
                <w:bCs/>
                <w:kern w:val="0"/>
                <w:szCs w:val="21"/>
              </w:rPr>
              <w:t>4</w:t>
            </w:r>
            <w:r w:rsidRPr="009C5ED5">
              <w:rPr>
                <w:rFonts w:ascii="Times New Roman" w:hAnsi="Times New Roman"/>
                <w:b/>
                <w:bCs/>
                <w:kern w:val="0"/>
                <w:szCs w:val="21"/>
              </w:rPr>
              <w:t>年末</w:t>
            </w:r>
          </w:p>
        </w:tc>
      </w:tr>
      <w:tr w:rsidR="009C5ED5" w:rsidRPr="009C5ED5" w14:paraId="4894FDB4" w14:textId="77777777" w:rsidTr="004606C9">
        <w:trPr>
          <w:trHeight w:val="340"/>
          <w:jc w:val="center"/>
        </w:trPr>
        <w:tc>
          <w:tcPr>
            <w:tcW w:w="715" w:type="pct"/>
            <w:vMerge w:val="restart"/>
            <w:vAlign w:val="center"/>
          </w:tcPr>
          <w:p w14:paraId="6F33D776"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应收账款</w:t>
            </w:r>
          </w:p>
        </w:tc>
        <w:tc>
          <w:tcPr>
            <w:tcW w:w="2439" w:type="pct"/>
            <w:vAlign w:val="center"/>
          </w:tcPr>
          <w:p w14:paraId="32DDC653"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w:t>
            </w:r>
            <w:proofErr w:type="gramStart"/>
            <w:r w:rsidRPr="009C5ED5">
              <w:rPr>
                <w:rFonts w:ascii="Times New Roman" w:hAnsi="Times New Roman"/>
                <w:bCs/>
                <w:color w:val="000000"/>
                <w:kern w:val="0"/>
                <w:szCs w:val="21"/>
              </w:rPr>
              <w:t>兖州区</w:t>
            </w:r>
            <w:proofErr w:type="gramEnd"/>
            <w:r w:rsidRPr="009C5ED5">
              <w:rPr>
                <w:rFonts w:ascii="Times New Roman" w:hAnsi="Times New Roman"/>
                <w:bCs/>
                <w:color w:val="000000"/>
                <w:kern w:val="0"/>
                <w:szCs w:val="21"/>
              </w:rPr>
              <w:t>财政局</w:t>
            </w:r>
          </w:p>
        </w:tc>
        <w:tc>
          <w:tcPr>
            <w:tcW w:w="1017" w:type="pct"/>
            <w:vAlign w:val="center"/>
          </w:tcPr>
          <w:p w14:paraId="010E2CC2" w14:textId="49C9068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1,224,844.07</w:t>
            </w:r>
          </w:p>
        </w:tc>
        <w:tc>
          <w:tcPr>
            <w:tcW w:w="829" w:type="pct"/>
            <w:vAlign w:val="center"/>
          </w:tcPr>
          <w:p w14:paraId="17D7B059" w14:textId="356FDCEA" w:rsidR="009C5ED5" w:rsidRPr="009C5ED5" w:rsidRDefault="009C5ED5" w:rsidP="009C5ED5">
            <w:pPr>
              <w:widowControl/>
              <w:jc w:val="right"/>
              <w:rPr>
                <w:rFonts w:ascii="Times New Roman" w:hAnsi="Times New Roman"/>
                <w:bCs/>
                <w:kern w:val="0"/>
                <w:szCs w:val="21"/>
              </w:rPr>
            </w:pPr>
            <w:r w:rsidRPr="009C5ED5">
              <w:rPr>
                <w:rFonts w:ascii="Times New Roman" w:hAnsi="Times New Roman"/>
                <w:bCs/>
                <w:kern w:val="0"/>
                <w:szCs w:val="21"/>
                <w:lang w:bidi="ar"/>
              </w:rPr>
              <w:t>1,016,805.33</w:t>
            </w:r>
          </w:p>
        </w:tc>
      </w:tr>
      <w:tr w:rsidR="009C5ED5" w:rsidRPr="009C5ED5" w14:paraId="3CFDCFD1" w14:textId="77777777" w:rsidTr="004606C9">
        <w:trPr>
          <w:trHeight w:val="340"/>
          <w:jc w:val="center"/>
        </w:trPr>
        <w:tc>
          <w:tcPr>
            <w:tcW w:w="715" w:type="pct"/>
            <w:vMerge/>
            <w:vAlign w:val="center"/>
          </w:tcPr>
          <w:p w14:paraId="16D5D0A7"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23B241D4"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w:t>
            </w:r>
            <w:proofErr w:type="gramStart"/>
            <w:r w:rsidRPr="009C5ED5">
              <w:rPr>
                <w:rFonts w:ascii="Times New Roman" w:hAnsi="Times New Roman"/>
                <w:bCs/>
                <w:color w:val="000000"/>
                <w:kern w:val="0"/>
                <w:szCs w:val="21"/>
              </w:rPr>
              <w:t>兖城惠</w:t>
            </w:r>
            <w:proofErr w:type="gramEnd"/>
            <w:r w:rsidRPr="009C5ED5">
              <w:rPr>
                <w:rFonts w:ascii="Times New Roman" w:hAnsi="Times New Roman"/>
                <w:bCs/>
                <w:color w:val="000000"/>
                <w:kern w:val="0"/>
                <w:szCs w:val="21"/>
              </w:rPr>
              <w:t>和房地产开发有限公司</w:t>
            </w:r>
          </w:p>
        </w:tc>
        <w:tc>
          <w:tcPr>
            <w:tcW w:w="1017" w:type="pct"/>
            <w:vAlign w:val="center"/>
          </w:tcPr>
          <w:p w14:paraId="08942D79" w14:textId="129CD14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579.00</w:t>
            </w:r>
          </w:p>
        </w:tc>
        <w:tc>
          <w:tcPr>
            <w:tcW w:w="829" w:type="pct"/>
            <w:vAlign w:val="center"/>
          </w:tcPr>
          <w:p w14:paraId="37A12B10" w14:textId="4799889B" w:rsidR="009C5ED5" w:rsidRPr="009C5ED5" w:rsidRDefault="009C5ED5" w:rsidP="009C5ED5">
            <w:pPr>
              <w:widowControl/>
              <w:jc w:val="right"/>
              <w:rPr>
                <w:rFonts w:ascii="Times New Roman" w:hAnsi="Times New Roman"/>
                <w:bCs/>
                <w:kern w:val="0"/>
                <w:szCs w:val="21"/>
              </w:rPr>
            </w:pPr>
            <w:r w:rsidRPr="009C5ED5">
              <w:rPr>
                <w:rFonts w:ascii="Times New Roman" w:hAnsi="Times New Roman"/>
                <w:bCs/>
                <w:kern w:val="0"/>
                <w:szCs w:val="21"/>
                <w:lang w:bidi="ar"/>
              </w:rPr>
              <w:t>579.00</w:t>
            </w:r>
          </w:p>
        </w:tc>
      </w:tr>
      <w:tr w:rsidR="009C5ED5" w:rsidRPr="009C5ED5" w14:paraId="6F966406" w14:textId="77777777" w:rsidTr="004606C9">
        <w:trPr>
          <w:trHeight w:val="340"/>
          <w:jc w:val="center"/>
        </w:trPr>
        <w:tc>
          <w:tcPr>
            <w:tcW w:w="715" w:type="pct"/>
            <w:vMerge/>
            <w:vAlign w:val="center"/>
          </w:tcPr>
          <w:p w14:paraId="701A57F2"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DACC2A5"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w:t>
            </w:r>
            <w:proofErr w:type="gramStart"/>
            <w:r w:rsidRPr="009C5ED5">
              <w:rPr>
                <w:rFonts w:ascii="Times New Roman" w:hAnsi="Times New Roman"/>
                <w:bCs/>
                <w:color w:val="000000"/>
                <w:kern w:val="0"/>
                <w:szCs w:val="21"/>
              </w:rPr>
              <w:t>兖州区惠民</w:t>
            </w:r>
            <w:proofErr w:type="gramEnd"/>
            <w:r w:rsidRPr="009C5ED5">
              <w:rPr>
                <w:rFonts w:ascii="Times New Roman" w:hAnsi="Times New Roman"/>
                <w:bCs/>
                <w:color w:val="000000"/>
                <w:kern w:val="0"/>
                <w:szCs w:val="21"/>
              </w:rPr>
              <w:t>产业投资运营有限公司</w:t>
            </w:r>
          </w:p>
        </w:tc>
        <w:tc>
          <w:tcPr>
            <w:tcW w:w="1017" w:type="pct"/>
            <w:vAlign w:val="center"/>
          </w:tcPr>
          <w:p w14:paraId="27B404CA" w14:textId="53895C27"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5,689.35</w:t>
            </w:r>
          </w:p>
        </w:tc>
        <w:tc>
          <w:tcPr>
            <w:tcW w:w="829" w:type="pct"/>
            <w:vAlign w:val="center"/>
          </w:tcPr>
          <w:p w14:paraId="402892D9" w14:textId="5BB4C87E"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5,689.35</w:t>
            </w:r>
          </w:p>
        </w:tc>
      </w:tr>
      <w:tr w:rsidR="009C5ED5" w:rsidRPr="009C5ED5" w14:paraId="56E361EE" w14:textId="77777777" w:rsidTr="004606C9">
        <w:trPr>
          <w:trHeight w:val="340"/>
          <w:jc w:val="center"/>
        </w:trPr>
        <w:tc>
          <w:tcPr>
            <w:tcW w:w="715" w:type="pct"/>
            <w:vMerge/>
            <w:vAlign w:val="center"/>
          </w:tcPr>
          <w:p w14:paraId="7788282C"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D7A12B3"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济宁创新时代建筑科技有限公司</w:t>
            </w:r>
          </w:p>
        </w:tc>
        <w:tc>
          <w:tcPr>
            <w:tcW w:w="1017" w:type="pct"/>
            <w:vAlign w:val="center"/>
          </w:tcPr>
          <w:p w14:paraId="0F2C3A77" w14:textId="094CC5D8"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414.60</w:t>
            </w:r>
          </w:p>
        </w:tc>
        <w:tc>
          <w:tcPr>
            <w:tcW w:w="829" w:type="pct"/>
            <w:vAlign w:val="center"/>
          </w:tcPr>
          <w:p w14:paraId="2ECBAE1D" w14:textId="5D1A434A"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414.60</w:t>
            </w:r>
          </w:p>
        </w:tc>
      </w:tr>
      <w:tr w:rsidR="009C5ED5" w:rsidRPr="009C5ED5" w14:paraId="3BB605D1" w14:textId="77777777" w:rsidTr="004606C9">
        <w:trPr>
          <w:trHeight w:val="340"/>
          <w:jc w:val="center"/>
        </w:trPr>
        <w:tc>
          <w:tcPr>
            <w:tcW w:w="715" w:type="pct"/>
            <w:vMerge/>
            <w:vAlign w:val="center"/>
          </w:tcPr>
          <w:p w14:paraId="6C30C7A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668CDA7"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济宁市济</w:t>
            </w:r>
            <w:proofErr w:type="gramStart"/>
            <w:r w:rsidRPr="009C5ED5">
              <w:rPr>
                <w:rFonts w:ascii="Times New Roman" w:hAnsi="Times New Roman"/>
                <w:bCs/>
                <w:color w:val="000000"/>
                <w:kern w:val="0"/>
                <w:szCs w:val="21"/>
              </w:rPr>
              <w:t>东投资</w:t>
            </w:r>
            <w:proofErr w:type="gramEnd"/>
            <w:r w:rsidRPr="009C5ED5">
              <w:rPr>
                <w:rFonts w:ascii="Times New Roman" w:hAnsi="Times New Roman"/>
                <w:bCs/>
                <w:color w:val="000000"/>
                <w:kern w:val="0"/>
                <w:szCs w:val="21"/>
              </w:rPr>
              <w:t>发展集团有限公司</w:t>
            </w:r>
          </w:p>
        </w:tc>
        <w:tc>
          <w:tcPr>
            <w:tcW w:w="1017" w:type="pct"/>
            <w:vAlign w:val="center"/>
          </w:tcPr>
          <w:p w14:paraId="1DA6541D" w14:textId="037833B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21,021.79</w:t>
            </w:r>
          </w:p>
        </w:tc>
        <w:tc>
          <w:tcPr>
            <w:tcW w:w="829" w:type="pct"/>
            <w:vAlign w:val="center"/>
          </w:tcPr>
          <w:p w14:paraId="10F5AB37" w14:textId="7E72E921"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10,953.36</w:t>
            </w:r>
          </w:p>
        </w:tc>
      </w:tr>
      <w:tr w:rsidR="009C5ED5" w:rsidRPr="009C5ED5" w14:paraId="14CC00AF" w14:textId="77777777" w:rsidTr="004606C9">
        <w:trPr>
          <w:trHeight w:val="340"/>
          <w:jc w:val="center"/>
        </w:trPr>
        <w:tc>
          <w:tcPr>
            <w:tcW w:w="715" w:type="pct"/>
            <w:vMerge/>
            <w:vAlign w:val="center"/>
          </w:tcPr>
          <w:p w14:paraId="5109FC8A"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72A1D44" w14:textId="77777777"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bCs/>
                <w:color w:val="000000"/>
                <w:kern w:val="0"/>
                <w:szCs w:val="21"/>
              </w:rPr>
              <w:t>济宁公用惠民</w:t>
            </w:r>
            <w:proofErr w:type="gramStart"/>
            <w:r w:rsidRPr="009C5ED5">
              <w:rPr>
                <w:rFonts w:ascii="Times New Roman" w:hAnsi="Times New Roman"/>
                <w:bCs/>
                <w:color w:val="000000"/>
                <w:kern w:val="0"/>
                <w:szCs w:val="21"/>
              </w:rPr>
              <w:t>瑞马置业</w:t>
            </w:r>
            <w:proofErr w:type="gramEnd"/>
            <w:r w:rsidRPr="009C5ED5">
              <w:rPr>
                <w:rFonts w:ascii="Times New Roman" w:hAnsi="Times New Roman"/>
                <w:bCs/>
                <w:color w:val="000000"/>
                <w:kern w:val="0"/>
                <w:szCs w:val="21"/>
              </w:rPr>
              <w:t>有限公司</w:t>
            </w:r>
          </w:p>
        </w:tc>
        <w:tc>
          <w:tcPr>
            <w:tcW w:w="1017" w:type="pct"/>
            <w:vAlign w:val="center"/>
          </w:tcPr>
          <w:p w14:paraId="75B17917" w14:textId="685E3630"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47F5AD2" w14:textId="0EBA9073"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Cs/>
                <w:kern w:val="0"/>
                <w:szCs w:val="21"/>
                <w:lang w:bidi="ar"/>
              </w:rPr>
              <w:t>120.00</w:t>
            </w:r>
          </w:p>
        </w:tc>
      </w:tr>
      <w:tr w:rsidR="009C5ED5" w:rsidRPr="009C5ED5" w14:paraId="0C9867E7" w14:textId="77777777" w:rsidTr="004606C9">
        <w:trPr>
          <w:trHeight w:val="340"/>
          <w:jc w:val="center"/>
        </w:trPr>
        <w:tc>
          <w:tcPr>
            <w:tcW w:w="715" w:type="pct"/>
            <w:vMerge/>
            <w:vAlign w:val="center"/>
          </w:tcPr>
          <w:p w14:paraId="7142FD9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320820D1" w14:textId="77777777" w:rsidR="009C5ED5" w:rsidRPr="009C5ED5" w:rsidRDefault="009C5ED5" w:rsidP="009C5ED5">
            <w:pPr>
              <w:widowControl/>
              <w:jc w:val="center"/>
              <w:rPr>
                <w:rFonts w:ascii="Times New Roman" w:hAnsi="Times New Roman"/>
                <w:b/>
                <w:bCs/>
                <w:color w:val="000000"/>
                <w:kern w:val="0"/>
                <w:szCs w:val="21"/>
              </w:rPr>
            </w:pPr>
            <w:r w:rsidRPr="009C5ED5">
              <w:rPr>
                <w:rFonts w:ascii="Times New Roman" w:hAnsi="Times New Roman"/>
                <w:b/>
                <w:color w:val="000000"/>
                <w:kern w:val="0"/>
                <w:szCs w:val="21"/>
              </w:rPr>
              <w:t>合计</w:t>
            </w:r>
          </w:p>
        </w:tc>
        <w:tc>
          <w:tcPr>
            <w:tcW w:w="1017" w:type="pct"/>
            <w:vAlign w:val="center"/>
          </w:tcPr>
          <w:p w14:paraId="7CDFAEFD" w14:textId="6E448D83"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1,252,548.81</w:t>
            </w:r>
          </w:p>
        </w:tc>
        <w:tc>
          <w:tcPr>
            <w:tcW w:w="829" w:type="pct"/>
            <w:vAlign w:val="center"/>
          </w:tcPr>
          <w:p w14:paraId="2C49218A" w14:textId="23890ECC" w:rsidR="009C5ED5" w:rsidRPr="009C5ED5" w:rsidRDefault="009C5ED5" w:rsidP="009C5ED5">
            <w:pPr>
              <w:widowControl/>
              <w:jc w:val="right"/>
              <w:rPr>
                <w:rFonts w:ascii="Times New Roman" w:hAnsi="Times New Roman"/>
                <w:b/>
                <w:bCs/>
                <w:kern w:val="0"/>
                <w:szCs w:val="21"/>
              </w:rPr>
            </w:pPr>
            <w:r w:rsidRPr="009C5ED5">
              <w:rPr>
                <w:rFonts w:ascii="Times New Roman" w:hAnsi="Times New Roman"/>
                <w:b/>
                <w:kern w:val="0"/>
                <w:szCs w:val="21"/>
                <w:lang w:bidi="ar"/>
              </w:rPr>
              <w:t>1,034,561.64</w:t>
            </w:r>
          </w:p>
        </w:tc>
      </w:tr>
      <w:tr w:rsidR="009C5ED5" w:rsidRPr="009C5ED5" w14:paraId="677683D3" w14:textId="77777777" w:rsidTr="004606C9">
        <w:trPr>
          <w:trHeight w:val="340"/>
          <w:jc w:val="center"/>
        </w:trPr>
        <w:tc>
          <w:tcPr>
            <w:tcW w:w="715" w:type="pct"/>
            <w:vMerge w:val="restart"/>
            <w:vAlign w:val="center"/>
          </w:tcPr>
          <w:p w14:paraId="4DD6C84F"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其他应收款</w:t>
            </w:r>
          </w:p>
        </w:tc>
        <w:tc>
          <w:tcPr>
            <w:tcW w:w="2439" w:type="pct"/>
            <w:vAlign w:val="center"/>
          </w:tcPr>
          <w:p w14:paraId="43CF4BCD"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济宁市</w:t>
            </w:r>
            <w:proofErr w:type="gramStart"/>
            <w:r w:rsidRPr="009C5ED5">
              <w:rPr>
                <w:rFonts w:ascii="Times New Roman" w:hAnsi="Times New Roman"/>
                <w:color w:val="000000"/>
                <w:kern w:val="0"/>
                <w:szCs w:val="21"/>
              </w:rPr>
              <w:t>兖州区</w:t>
            </w:r>
            <w:proofErr w:type="gramEnd"/>
            <w:r w:rsidRPr="009C5ED5">
              <w:rPr>
                <w:rFonts w:ascii="Times New Roman" w:hAnsi="Times New Roman"/>
                <w:color w:val="000000"/>
                <w:kern w:val="0"/>
                <w:szCs w:val="21"/>
              </w:rPr>
              <w:t>财政局</w:t>
            </w:r>
          </w:p>
        </w:tc>
        <w:tc>
          <w:tcPr>
            <w:tcW w:w="1017" w:type="pct"/>
            <w:vAlign w:val="center"/>
          </w:tcPr>
          <w:p w14:paraId="029BCDCB" w14:textId="3B458A9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625,786.96</w:t>
            </w:r>
          </w:p>
        </w:tc>
        <w:tc>
          <w:tcPr>
            <w:tcW w:w="829" w:type="pct"/>
            <w:vAlign w:val="center"/>
          </w:tcPr>
          <w:p w14:paraId="2E32A1D0" w14:textId="6E8CB558"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396,789.47</w:t>
            </w:r>
          </w:p>
        </w:tc>
      </w:tr>
      <w:tr w:rsidR="009C5ED5" w:rsidRPr="009C5ED5" w14:paraId="49518FDD" w14:textId="77777777" w:rsidTr="004606C9">
        <w:trPr>
          <w:trHeight w:val="340"/>
          <w:jc w:val="center"/>
        </w:trPr>
        <w:tc>
          <w:tcPr>
            <w:tcW w:w="715" w:type="pct"/>
            <w:vMerge/>
            <w:vAlign w:val="center"/>
          </w:tcPr>
          <w:p w14:paraId="48AC2FA3"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0AC4EF8"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济宁市济</w:t>
            </w:r>
            <w:proofErr w:type="gramStart"/>
            <w:r w:rsidRPr="009C5ED5">
              <w:rPr>
                <w:rFonts w:ascii="Times New Roman" w:hAnsi="Times New Roman"/>
                <w:color w:val="000000"/>
                <w:kern w:val="0"/>
                <w:szCs w:val="21"/>
              </w:rPr>
              <w:t>东投资</w:t>
            </w:r>
            <w:proofErr w:type="gramEnd"/>
            <w:r w:rsidRPr="009C5ED5">
              <w:rPr>
                <w:rFonts w:ascii="Times New Roman" w:hAnsi="Times New Roman"/>
                <w:color w:val="000000"/>
                <w:kern w:val="0"/>
                <w:szCs w:val="21"/>
              </w:rPr>
              <w:t>发展集团有限公司</w:t>
            </w:r>
          </w:p>
        </w:tc>
        <w:tc>
          <w:tcPr>
            <w:tcW w:w="1017" w:type="pct"/>
            <w:vAlign w:val="center"/>
          </w:tcPr>
          <w:p w14:paraId="3D5E2FE6" w14:textId="0559B84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84,699.54</w:t>
            </w:r>
          </w:p>
        </w:tc>
        <w:tc>
          <w:tcPr>
            <w:tcW w:w="829" w:type="pct"/>
            <w:vAlign w:val="center"/>
          </w:tcPr>
          <w:p w14:paraId="6160600C" w14:textId="0AF54ECF" w:rsidR="009C5ED5" w:rsidRPr="009C5ED5" w:rsidRDefault="009C5ED5" w:rsidP="009C5ED5">
            <w:pPr>
              <w:widowControl/>
              <w:jc w:val="right"/>
              <w:rPr>
                <w:rFonts w:ascii="Times New Roman" w:hAnsi="Times New Roman"/>
                <w:kern w:val="0"/>
                <w:szCs w:val="21"/>
              </w:rPr>
            </w:pPr>
            <w:r w:rsidRPr="009C5ED5">
              <w:rPr>
                <w:rFonts w:ascii="Times New Roman" w:hAnsi="Times New Roman"/>
                <w:kern w:val="0"/>
                <w:szCs w:val="21"/>
                <w:lang w:bidi="ar"/>
              </w:rPr>
              <w:t>263,314.45</w:t>
            </w:r>
          </w:p>
        </w:tc>
      </w:tr>
      <w:tr w:rsidR="009C5ED5" w:rsidRPr="009C5ED5" w14:paraId="41945D27" w14:textId="77777777" w:rsidTr="004606C9">
        <w:trPr>
          <w:trHeight w:val="340"/>
          <w:jc w:val="center"/>
        </w:trPr>
        <w:tc>
          <w:tcPr>
            <w:tcW w:w="715" w:type="pct"/>
            <w:vMerge/>
            <w:vAlign w:val="center"/>
          </w:tcPr>
          <w:p w14:paraId="5908F384"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4772EDD0"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w:t>
            </w:r>
            <w:proofErr w:type="gramStart"/>
            <w:r w:rsidRPr="009C5ED5">
              <w:rPr>
                <w:rFonts w:ascii="Times New Roman" w:hAnsi="Times New Roman"/>
                <w:color w:val="000000"/>
                <w:kern w:val="0"/>
                <w:szCs w:val="21"/>
              </w:rPr>
              <w:t>兖城惠</w:t>
            </w:r>
            <w:proofErr w:type="gramEnd"/>
            <w:r w:rsidRPr="009C5ED5">
              <w:rPr>
                <w:rFonts w:ascii="Times New Roman" w:hAnsi="Times New Roman"/>
                <w:color w:val="000000"/>
                <w:kern w:val="0"/>
                <w:szCs w:val="21"/>
              </w:rPr>
              <w:t>和房地产开发有限公司</w:t>
            </w:r>
          </w:p>
        </w:tc>
        <w:tc>
          <w:tcPr>
            <w:tcW w:w="1017" w:type="pct"/>
            <w:vAlign w:val="center"/>
          </w:tcPr>
          <w:p w14:paraId="1F1A1CC1" w14:textId="60AC0E48"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3,326.46</w:t>
            </w:r>
          </w:p>
        </w:tc>
        <w:tc>
          <w:tcPr>
            <w:tcW w:w="829" w:type="pct"/>
            <w:vAlign w:val="center"/>
          </w:tcPr>
          <w:p w14:paraId="47CDE9EF" w14:textId="5DC27D7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kern w:val="0"/>
                <w:szCs w:val="21"/>
                <w:lang w:bidi="ar"/>
              </w:rPr>
              <w:t>1,483.87</w:t>
            </w:r>
          </w:p>
        </w:tc>
      </w:tr>
      <w:tr w:rsidR="009C5ED5" w:rsidRPr="009C5ED5" w14:paraId="23E40271" w14:textId="77777777" w:rsidTr="004606C9">
        <w:trPr>
          <w:trHeight w:val="340"/>
          <w:jc w:val="center"/>
        </w:trPr>
        <w:tc>
          <w:tcPr>
            <w:tcW w:w="715" w:type="pct"/>
            <w:vMerge/>
            <w:vAlign w:val="center"/>
          </w:tcPr>
          <w:p w14:paraId="73C66726"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D700FAC"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济宁市兖州区惠瀛文化传媒服务有限公司</w:t>
            </w:r>
          </w:p>
        </w:tc>
        <w:tc>
          <w:tcPr>
            <w:tcW w:w="1017" w:type="pct"/>
            <w:vAlign w:val="center"/>
          </w:tcPr>
          <w:p w14:paraId="6F15FE7E" w14:textId="73212AE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9D10CC7" w14:textId="59FDEED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kern w:val="0"/>
                <w:szCs w:val="21"/>
                <w:lang w:bidi="ar"/>
              </w:rPr>
              <w:t>0.05</w:t>
            </w:r>
          </w:p>
        </w:tc>
      </w:tr>
      <w:tr w:rsidR="009C5ED5" w:rsidRPr="009C5ED5" w14:paraId="03F63D1E" w14:textId="77777777" w:rsidTr="004606C9">
        <w:trPr>
          <w:trHeight w:val="340"/>
          <w:jc w:val="center"/>
        </w:trPr>
        <w:tc>
          <w:tcPr>
            <w:tcW w:w="715" w:type="pct"/>
            <w:vMerge/>
            <w:vAlign w:val="center"/>
          </w:tcPr>
          <w:p w14:paraId="59F3147D"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5D65E05E"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w:t>
            </w:r>
            <w:proofErr w:type="gramStart"/>
            <w:r w:rsidRPr="009C5ED5">
              <w:rPr>
                <w:rFonts w:ascii="Times New Roman" w:hAnsi="Times New Roman"/>
                <w:color w:val="000000"/>
                <w:kern w:val="0"/>
                <w:szCs w:val="21"/>
              </w:rPr>
              <w:t>市恒润水务</w:t>
            </w:r>
            <w:proofErr w:type="gramEnd"/>
            <w:r w:rsidRPr="009C5ED5">
              <w:rPr>
                <w:rFonts w:ascii="Times New Roman" w:hAnsi="Times New Roman"/>
                <w:color w:val="000000"/>
                <w:kern w:val="0"/>
                <w:szCs w:val="21"/>
              </w:rPr>
              <w:t>集团有限公司</w:t>
            </w:r>
          </w:p>
        </w:tc>
        <w:tc>
          <w:tcPr>
            <w:tcW w:w="1017" w:type="pct"/>
            <w:vAlign w:val="center"/>
          </w:tcPr>
          <w:p w14:paraId="285D51A3" w14:textId="5D907120"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29,574.03</w:t>
            </w:r>
          </w:p>
        </w:tc>
        <w:tc>
          <w:tcPr>
            <w:tcW w:w="829" w:type="pct"/>
            <w:vAlign w:val="center"/>
          </w:tcPr>
          <w:p w14:paraId="1F11ABBD" w14:textId="1BA4D19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32,163.37</w:t>
            </w:r>
          </w:p>
        </w:tc>
      </w:tr>
      <w:tr w:rsidR="009C5ED5" w:rsidRPr="009C5ED5" w14:paraId="6C1FAC77" w14:textId="77777777" w:rsidTr="004606C9">
        <w:trPr>
          <w:trHeight w:val="340"/>
          <w:jc w:val="center"/>
        </w:trPr>
        <w:tc>
          <w:tcPr>
            <w:tcW w:w="715" w:type="pct"/>
            <w:vMerge/>
            <w:vAlign w:val="center"/>
          </w:tcPr>
          <w:p w14:paraId="18935801"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7A3E95D"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rPr>
              <w:t>济宁创新时代建筑科技有限公司</w:t>
            </w:r>
          </w:p>
        </w:tc>
        <w:tc>
          <w:tcPr>
            <w:tcW w:w="1017" w:type="pct"/>
            <w:vAlign w:val="center"/>
          </w:tcPr>
          <w:p w14:paraId="163C8E2C" w14:textId="1F8F8A81"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309.69</w:t>
            </w:r>
          </w:p>
        </w:tc>
        <w:tc>
          <w:tcPr>
            <w:tcW w:w="829" w:type="pct"/>
            <w:vAlign w:val="center"/>
          </w:tcPr>
          <w:p w14:paraId="2C26EB5A" w14:textId="6774F81E"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401,500.14</w:t>
            </w:r>
          </w:p>
        </w:tc>
      </w:tr>
      <w:tr w:rsidR="009C5ED5" w:rsidRPr="009C5ED5" w14:paraId="371C515C" w14:textId="77777777" w:rsidTr="004606C9">
        <w:trPr>
          <w:trHeight w:val="340"/>
          <w:jc w:val="center"/>
        </w:trPr>
        <w:tc>
          <w:tcPr>
            <w:tcW w:w="715" w:type="pct"/>
            <w:vMerge/>
            <w:vAlign w:val="center"/>
          </w:tcPr>
          <w:p w14:paraId="16284A18"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2AF2DB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济宁市惠</w:t>
            </w:r>
            <w:proofErr w:type="gramStart"/>
            <w:r w:rsidRPr="009C5ED5">
              <w:rPr>
                <w:rFonts w:ascii="Times New Roman" w:hAnsi="Times New Roman" w:cs="楷体" w:hint="eastAsia"/>
                <w:color w:val="000000"/>
                <w:kern w:val="0"/>
                <w:szCs w:val="21"/>
                <w:lang w:bidi="ar"/>
              </w:rPr>
              <w:t>兖</w:t>
            </w:r>
            <w:proofErr w:type="gramEnd"/>
            <w:r w:rsidRPr="009C5ED5">
              <w:rPr>
                <w:rFonts w:ascii="Times New Roman" w:hAnsi="Times New Roman" w:cs="楷体" w:hint="eastAsia"/>
                <w:color w:val="000000"/>
                <w:kern w:val="0"/>
                <w:szCs w:val="21"/>
                <w:lang w:bidi="ar"/>
              </w:rPr>
              <w:t>城市发展投资有限公司</w:t>
            </w:r>
          </w:p>
        </w:tc>
        <w:tc>
          <w:tcPr>
            <w:tcW w:w="1017" w:type="pct"/>
            <w:vAlign w:val="center"/>
          </w:tcPr>
          <w:p w14:paraId="357AC69D" w14:textId="2C1AB407"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13,113.10</w:t>
            </w:r>
          </w:p>
        </w:tc>
        <w:tc>
          <w:tcPr>
            <w:tcW w:w="829" w:type="pct"/>
            <w:vAlign w:val="center"/>
          </w:tcPr>
          <w:p w14:paraId="422240CA" w14:textId="261DBEAA"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7.03</w:t>
            </w:r>
          </w:p>
        </w:tc>
      </w:tr>
      <w:tr w:rsidR="009C5ED5" w:rsidRPr="009C5ED5" w14:paraId="18659F16" w14:textId="77777777" w:rsidTr="004606C9">
        <w:trPr>
          <w:trHeight w:val="340"/>
          <w:jc w:val="center"/>
        </w:trPr>
        <w:tc>
          <w:tcPr>
            <w:tcW w:w="715" w:type="pct"/>
            <w:vMerge/>
            <w:vAlign w:val="center"/>
          </w:tcPr>
          <w:p w14:paraId="546A174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50CDFDC"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济宁市名</w:t>
            </w:r>
            <w:proofErr w:type="gramStart"/>
            <w:r w:rsidRPr="009C5ED5">
              <w:rPr>
                <w:rFonts w:ascii="Times New Roman" w:hAnsi="Times New Roman" w:cs="楷体" w:hint="eastAsia"/>
                <w:color w:val="000000"/>
                <w:kern w:val="0"/>
                <w:szCs w:val="21"/>
                <w:lang w:bidi="ar"/>
              </w:rPr>
              <w:t>菁</w:t>
            </w:r>
            <w:proofErr w:type="gramEnd"/>
            <w:r w:rsidRPr="009C5ED5">
              <w:rPr>
                <w:rFonts w:ascii="Times New Roman" w:hAnsi="Times New Roman" w:cs="楷体" w:hint="eastAsia"/>
                <w:color w:val="000000"/>
                <w:kern w:val="0"/>
                <w:szCs w:val="21"/>
                <w:lang w:bidi="ar"/>
              </w:rPr>
              <w:t>人才服务有限公司</w:t>
            </w:r>
          </w:p>
        </w:tc>
        <w:tc>
          <w:tcPr>
            <w:tcW w:w="1017" w:type="pct"/>
            <w:vAlign w:val="center"/>
          </w:tcPr>
          <w:p w14:paraId="59F4AA33" w14:textId="01E07ED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1A3257F9" w14:textId="499B1B7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1.79</w:t>
            </w:r>
          </w:p>
        </w:tc>
      </w:tr>
      <w:tr w:rsidR="009C5ED5" w:rsidRPr="009C5ED5" w14:paraId="5A662227" w14:textId="77777777" w:rsidTr="004606C9">
        <w:trPr>
          <w:trHeight w:val="340"/>
          <w:jc w:val="center"/>
        </w:trPr>
        <w:tc>
          <w:tcPr>
            <w:tcW w:w="715" w:type="pct"/>
            <w:vMerge/>
            <w:vAlign w:val="center"/>
          </w:tcPr>
          <w:p w14:paraId="0D94C83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1FD29D4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兖州区惠诚综合</w:t>
            </w:r>
            <w:proofErr w:type="gramEnd"/>
            <w:r w:rsidRPr="009C5ED5">
              <w:rPr>
                <w:rFonts w:ascii="Times New Roman" w:hAnsi="Times New Roman" w:cs="楷体" w:hint="eastAsia"/>
                <w:color w:val="000000"/>
                <w:kern w:val="0"/>
                <w:szCs w:val="21"/>
                <w:lang w:bidi="ar"/>
              </w:rPr>
              <w:t>商贸有限公司</w:t>
            </w:r>
          </w:p>
        </w:tc>
        <w:tc>
          <w:tcPr>
            <w:tcW w:w="1017" w:type="pct"/>
            <w:vAlign w:val="center"/>
          </w:tcPr>
          <w:p w14:paraId="6DE9AEAC" w14:textId="0C796F0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38DEE78F" w14:textId="50BE9626"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8,481.75</w:t>
            </w:r>
          </w:p>
        </w:tc>
      </w:tr>
      <w:tr w:rsidR="009C5ED5" w:rsidRPr="009C5ED5" w14:paraId="21E90C87" w14:textId="77777777" w:rsidTr="004606C9">
        <w:trPr>
          <w:trHeight w:val="340"/>
          <w:jc w:val="center"/>
        </w:trPr>
        <w:tc>
          <w:tcPr>
            <w:tcW w:w="715" w:type="pct"/>
            <w:vMerge/>
            <w:vAlign w:val="center"/>
          </w:tcPr>
          <w:p w14:paraId="1B391DC4"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937BBBF" w14:textId="77777777" w:rsidR="009C5ED5" w:rsidRPr="009C5ED5" w:rsidRDefault="009C5ED5" w:rsidP="009C5ED5">
            <w:pPr>
              <w:widowControl/>
              <w:jc w:val="center"/>
              <w:rPr>
                <w:rFonts w:ascii="Times New Roman" w:hAnsi="Times New Roman" w:cs="楷体"/>
                <w:color w:val="000000"/>
                <w:kern w:val="0"/>
                <w:szCs w:val="21"/>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兖州区惠嘉</w:t>
            </w:r>
            <w:proofErr w:type="gramEnd"/>
            <w:r w:rsidRPr="009C5ED5">
              <w:rPr>
                <w:rFonts w:ascii="Times New Roman" w:hAnsi="Times New Roman" w:cs="楷体" w:hint="eastAsia"/>
                <w:color w:val="000000"/>
                <w:kern w:val="0"/>
                <w:szCs w:val="21"/>
                <w:lang w:bidi="ar"/>
              </w:rPr>
              <w:t>置业有限公司</w:t>
            </w:r>
          </w:p>
        </w:tc>
        <w:tc>
          <w:tcPr>
            <w:tcW w:w="1017" w:type="pct"/>
            <w:vAlign w:val="center"/>
          </w:tcPr>
          <w:p w14:paraId="6A2A7C87" w14:textId="6C7ADD3F"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7AF847D7" w14:textId="3878130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32,076.88</w:t>
            </w:r>
          </w:p>
        </w:tc>
      </w:tr>
      <w:tr w:rsidR="009C5ED5" w:rsidRPr="009C5ED5" w14:paraId="059ABD3F" w14:textId="77777777" w:rsidTr="004606C9">
        <w:trPr>
          <w:trHeight w:val="340"/>
          <w:jc w:val="center"/>
        </w:trPr>
        <w:tc>
          <w:tcPr>
            <w:tcW w:w="715" w:type="pct"/>
            <w:vMerge/>
            <w:vAlign w:val="center"/>
          </w:tcPr>
          <w:p w14:paraId="04924F9E"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C051931"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w:t>
            </w:r>
            <w:proofErr w:type="gramEnd"/>
            <w:r w:rsidRPr="009C5ED5">
              <w:rPr>
                <w:rFonts w:ascii="Times New Roman" w:hAnsi="Times New Roman" w:cs="楷体" w:hint="eastAsia"/>
                <w:color w:val="000000"/>
                <w:kern w:val="0"/>
                <w:szCs w:val="21"/>
                <w:lang w:bidi="ar"/>
              </w:rPr>
              <w:t>惠金资产管理有限公司</w:t>
            </w:r>
          </w:p>
        </w:tc>
        <w:tc>
          <w:tcPr>
            <w:tcW w:w="1017" w:type="pct"/>
            <w:vAlign w:val="center"/>
          </w:tcPr>
          <w:p w14:paraId="6AA460DD" w14:textId="47686A3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173,405.51</w:t>
            </w:r>
          </w:p>
        </w:tc>
        <w:tc>
          <w:tcPr>
            <w:tcW w:w="829" w:type="pct"/>
            <w:vAlign w:val="center"/>
          </w:tcPr>
          <w:p w14:paraId="3F24E610" w14:textId="7CD81241"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184,017.11</w:t>
            </w:r>
          </w:p>
        </w:tc>
      </w:tr>
      <w:tr w:rsidR="009C5ED5" w:rsidRPr="009C5ED5" w14:paraId="7BB9C019" w14:textId="77777777" w:rsidTr="004606C9">
        <w:trPr>
          <w:trHeight w:val="340"/>
          <w:jc w:val="center"/>
        </w:trPr>
        <w:tc>
          <w:tcPr>
            <w:tcW w:w="715" w:type="pct"/>
            <w:vMerge/>
            <w:vAlign w:val="center"/>
          </w:tcPr>
          <w:p w14:paraId="1C5ACDAA"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290B9F0"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兖州区惠民</w:t>
            </w:r>
            <w:proofErr w:type="gramEnd"/>
            <w:r w:rsidRPr="009C5ED5">
              <w:rPr>
                <w:rFonts w:ascii="Times New Roman" w:hAnsi="Times New Roman" w:cs="楷体" w:hint="eastAsia"/>
                <w:color w:val="000000"/>
                <w:kern w:val="0"/>
                <w:szCs w:val="21"/>
                <w:lang w:bidi="ar"/>
              </w:rPr>
              <w:t>产业投资运营有限公司</w:t>
            </w:r>
          </w:p>
        </w:tc>
        <w:tc>
          <w:tcPr>
            <w:tcW w:w="1017" w:type="pct"/>
            <w:vAlign w:val="center"/>
          </w:tcPr>
          <w:p w14:paraId="653A1B74" w14:textId="6C90B2F1"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73,056.65</w:t>
            </w:r>
          </w:p>
        </w:tc>
        <w:tc>
          <w:tcPr>
            <w:tcW w:w="829" w:type="pct"/>
            <w:vAlign w:val="center"/>
          </w:tcPr>
          <w:p w14:paraId="013C273B" w14:textId="4933C847"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74,308.52</w:t>
            </w:r>
          </w:p>
        </w:tc>
      </w:tr>
      <w:tr w:rsidR="009C5ED5" w:rsidRPr="009C5ED5" w14:paraId="4F18634E" w14:textId="77777777" w:rsidTr="004606C9">
        <w:trPr>
          <w:trHeight w:val="340"/>
          <w:jc w:val="center"/>
        </w:trPr>
        <w:tc>
          <w:tcPr>
            <w:tcW w:w="715" w:type="pct"/>
            <w:vMerge/>
            <w:vAlign w:val="center"/>
          </w:tcPr>
          <w:p w14:paraId="0A4A5F9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62427B0C" w14:textId="627B311C"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济宁市宝隆商贸服务有限公司</w:t>
            </w:r>
          </w:p>
        </w:tc>
        <w:tc>
          <w:tcPr>
            <w:tcW w:w="1017" w:type="pct"/>
            <w:vAlign w:val="center"/>
          </w:tcPr>
          <w:p w14:paraId="2B776EFA" w14:textId="26FECB8C"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3,438.20</w:t>
            </w:r>
          </w:p>
        </w:tc>
        <w:tc>
          <w:tcPr>
            <w:tcW w:w="829" w:type="pct"/>
            <w:vAlign w:val="center"/>
          </w:tcPr>
          <w:p w14:paraId="1FE92AB7" w14:textId="4E4CAB2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r>
      <w:tr w:rsidR="009C5ED5" w:rsidRPr="009C5ED5" w14:paraId="09800409" w14:textId="77777777" w:rsidTr="004606C9">
        <w:trPr>
          <w:trHeight w:val="340"/>
          <w:jc w:val="center"/>
        </w:trPr>
        <w:tc>
          <w:tcPr>
            <w:tcW w:w="715" w:type="pct"/>
            <w:vMerge/>
            <w:vAlign w:val="center"/>
          </w:tcPr>
          <w:p w14:paraId="200B6BBB"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130B27B" w14:textId="77777777" w:rsidR="009C5ED5" w:rsidRPr="009C5ED5" w:rsidRDefault="009C5ED5" w:rsidP="009C5ED5">
            <w:pPr>
              <w:widowControl/>
              <w:jc w:val="center"/>
              <w:rPr>
                <w:rFonts w:ascii="Times New Roman" w:hAnsi="Times New Roman" w:cs="楷体"/>
                <w:color w:val="000000"/>
                <w:kern w:val="0"/>
                <w:szCs w:val="21"/>
                <w:lang w:bidi="ar"/>
              </w:rPr>
            </w:pPr>
            <w:r w:rsidRPr="009C5ED5">
              <w:rPr>
                <w:rFonts w:ascii="Times New Roman" w:hAnsi="Times New Roman" w:cs="楷体" w:hint="eastAsia"/>
                <w:color w:val="000000"/>
                <w:kern w:val="0"/>
                <w:szCs w:val="21"/>
                <w:lang w:bidi="ar"/>
              </w:rPr>
              <w:t>济宁市</w:t>
            </w:r>
            <w:proofErr w:type="gramStart"/>
            <w:r w:rsidRPr="009C5ED5">
              <w:rPr>
                <w:rFonts w:ascii="Times New Roman" w:hAnsi="Times New Roman" w:cs="楷体" w:hint="eastAsia"/>
                <w:color w:val="000000"/>
                <w:kern w:val="0"/>
                <w:szCs w:val="21"/>
                <w:lang w:bidi="ar"/>
              </w:rPr>
              <w:t>兖州区惠益资产</w:t>
            </w:r>
            <w:proofErr w:type="gramEnd"/>
            <w:r w:rsidRPr="009C5ED5">
              <w:rPr>
                <w:rFonts w:ascii="Times New Roman" w:hAnsi="Times New Roman" w:cs="楷体" w:hint="eastAsia"/>
                <w:color w:val="000000"/>
                <w:kern w:val="0"/>
                <w:szCs w:val="21"/>
                <w:lang w:bidi="ar"/>
              </w:rPr>
              <w:t>运营有限公司</w:t>
            </w:r>
          </w:p>
        </w:tc>
        <w:tc>
          <w:tcPr>
            <w:tcW w:w="1017" w:type="pct"/>
            <w:vAlign w:val="center"/>
          </w:tcPr>
          <w:p w14:paraId="743C18CF" w14:textId="563FCA0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494.11</w:t>
            </w:r>
          </w:p>
        </w:tc>
        <w:tc>
          <w:tcPr>
            <w:tcW w:w="829" w:type="pct"/>
            <w:vAlign w:val="center"/>
          </w:tcPr>
          <w:p w14:paraId="4090AE6B" w14:textId="5E124C6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202.41</w:t>
            </w:r>
          </w:p>
        </w:tc>
      </w:tr>
      <w:tr w:rsidR="009C5ED5" w:rsidRPr="009C5ED5" w14:paraId="18CF1A45" w14:textId="77777777" w:rsidTr="004606C9">
        <w:trPr>
          <w:trHeight w:val="340"/>
          <w:jc w:val="center"/>
        </w:trPr>
        <w:tc>
          <w:tcPr>
            <w:tcW w:w="715" w:type="pct"/>
            <w:vMerge/>
            <w:vAlign w:val="center"/>
          </w:tcPr>
          <w:p w14:paraId="4F452205"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2A36FE26" w14:textId="29477E70" w:rsidR="009C5ED5" w:rsidRPr="009C5ED5" w:rsidRDefault="009C5ED5" w:rsidP="009C5ED5">
            <w:pPr>
              <w:widowControl/>
              <w:jc w:val="center"/>
              <w:rPr>
                <w:rFonts w:ascii="Times New Roman" w:hAnsi="Times New Roman"/>
                <w:bCs/>
                <w:color w:val="000000"/>
                <w:kern w:val="0"/>
                <w:szCs w:val="21"/>
              </w:rPr>
            </w:pPr>
            <w:r w:rsidRPr="009C5ED5">
              <w:rPr>
                <w:rFonts w:ascii="Times New Roman" w:hAnsi="Times New Roman" w:hint="eastAsia"/>
                <w:bCs/>
                <w:color w:val="000000"/>
                <w:kern w:val="0"/>
                <w:szCs w:val="21"/>
              </w:rPr>
              <w:t>济宁市兖州区惠瀛文化传媒服务有限公司</w:t>
            </w:r>
          </w:p>
        </w:tc>
        <w:tc>
          <w:tcPr>
            <w:tcW w:w="1017" w:type="pct"/>
            <w:vAlign w:val="center"/>
          </w:tcPr>
          <w:p w14:paraId="1AC0B39A" w14:textId="562C63DE"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6,062.20</w:t>
            </w:r>
          </w:p>
        </w:tc>
        <w:tc>
          <w:tcPr>
            <w:tcW w:w="829" w:type="pct"/>
            <w:vAlign w:val="center"/>
          </w:tcPr>
          <w:p w14:paraId="6DB6CC78" w14:textId="6E4FB829"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hint="eastAsia"/>
                <w:b/>
                <w:bCs/>
                <w:color w:val="000000"/>
                <w:kern w:val="0"/>
                <w:szCs w:val="21"/>
              </w:rPr>
              <w:t>-</w:t>
            </w:r>
          </w:p>
        </w:tc>
      </w:tr>
      <w:tr w:rsidR="009C5ED5" w:rsidRPr="009C5ED5" w14:paraId="2E8C5B65" w14:textId="77777777" w:rsidTr="004606C9">
        <w:trPr>
          <w:trHeight w:val="340"/>
          <w:jc w:val="center"/>
        </w:trPr>
        <w:tc>
          <w:tcPr>
            <w:tcW w:w="715" w:type="pct"/>
            <w:vMerge/>
            <w:vAlign w:val="center"/>
          </w:tcPr>
          <w:p w14:paraId="0F27737C"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778627F2" w14:textId="77777777" w:rsidR="009C5ED5" w:rsidRPr="009C5ED5" w:rsidRDefault="009C5ED5" w:rsidP="009C5ED5">
            <w:pPr>
              <w:widowControl/>
              <w:jc w:val="center"/>
              <w:rPr>
                <w:rFonts w:ascii="Times New Roman" w:hAnsi="Times New Roman"/>
                <w:b/>
                <w:color w:val="000000"/>
                <w:kern w:val="0"/>
                <w:szCs w:val="21"/>
              </w:rPr>
            </w:pPr>
            <w:r w:rsidRPr="009C5ED5">
              <w:rPr>
                <w:rFonts w:ascii="Times New Roman" w:hAnsi="Times New Roman"/>
                <w:b/>
                <w:color w:val="000000"/>
                <w:kern w:val="0"/>
                <w:szCs w:val="21"/>
              </w:rPr>
              <w:t>合计</w:t>
            </w:r>
          </w:p>
        </w:tc>
        <w:tc>
          <w:tcPr>
            <w:tcW w:w="1017" w:type="pct"/>
            <w:vAlign w:val="center"/>
          </w:tcPr>
          <w:p w14:paraId="70B76F30" w14:textId="0119DC24"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1,013,266.44</w:t>
            </w:r>
          </w:p>
        </w:tc>
        <w:tc>
          <w:tcPr>
            <w:tcW w:w="829" w:type="pct"/>
            <w:vAlign w:val="center"/>
          </w:tcPr>
          <w:p w14:paraId="48318371" w14:textId="5B200563"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b/>
                <w:bCs/>
                <w:color w:val="000000"/>
                <w:kern w:val="0"/>
                <w:szCs w:val="21"/>
              </w:rPr>
              <w:t>1,394,346.86</w:t>
            </w:r>
          </w:p>
        </w:tc>
      </w:tr>
      <w:tr w:rsidR="009C5ED5" w:rsidRPr="009C5ED5" w14:paraId="24BC7CB3" w14:textId="77777777" w:rsidTr="004606C9">
        <w:trPr>
          <w:trHeight w:val="340"/>
          <w:jc w:val="center"/>
        </w:trPr>
        <w:tc>
          <w:tcPr>
            <w:tcW w:w="715" w:type="pct"/>
            <w:vMerge w:val="restart"/>
            <w:vAlign w:val="center"/>
          </w:tcPr>
          <w:p w14:paraId="599B0742"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应付账款</w:t>
            </w:r>
          </w:p>
        </w:tc>
        <w:tc>
          <w:tcPr>
            <w:tcW w:w="2439" w:type="pct"/>
            <w:vAlign w:val="center"/>
          </w:tcPr>
          <w:p w14:paraId="2B725974"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济宁创新时代建筑科技有限公司</w:t>
            </w:r>
          </w:p>
        </w:tc>
        <w:tc>
          <w:tcPr>
            <w:tcW w:w="1017" w:type="pct"/>
            <w:vAlign w:val="center"/>
          </w:tcPr>
          <w:p w14:paraId="5CDE6EE3" w14:textId="6512793F"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2.24</w:t>
            </w:r>
          </w:p>
        </w:tc>
        <w:tc>
          <w:tcPr>
            <w:tcW w:w="829" w:type="pct"/>
            <w:vAlign w:val="center"/>
          </w:tcPr>
          <w:p w14:paraId="5C50D9B3" w14:textId="7AEC71C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kern w:val="0"/>
                <w:szCs w:val="21"/>
              </w:rPr>
              <w:t>2.24</w:t>
            </w:r>
          </w:p>
        </w:tc>
      </w:tr>
      <w:tr w:rsidR="009C5ED5" w:rsidRPr="009C5ED5" w14:paraId="6E932EFB" w14:textId="77777777" w:rsidTr="004606C9">
        <w:trPr>
          <w:trHeight w:val="340"/>
          <w:jc w:val="center"/>
        </w:trPr>
        <w:tc>
          <w:tcPr>
            <w:tcW w:w="715" w:type="pct"/>
            <w:vMerge/>
            <w:vAlign w:val="center"/>
          </w:tcPr>
          <w:p w14:paraId="6E089C3E"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5B5EDFB9"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b/>
                <w:bCs/>
                <w:color w:val="000000"/>
                <w:kern w:val="0"/>
                <w:szCs w:val="21"/>
              </w:rPr>
              <w:t>合计</w:t>
            </w:r>
          </w:p>
        </w:tc>
        <w:tc>
          <w:tcPr>
            <w:tcW w:w="1017" w:type="pct"/>
            <w:vAlign w:val="center"/>
          </w:tcPr>
          <w:p w14:paraId="61B996F2" w14:textId="10C24A38"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2.24</w:t>
            </w:r>
          </w:p>
        </w:tc>
        <w:tc>
          <w:tcPr>
            <w:tcW w:w="829" w:type="pct"/>
            <w:vAlign w:val="center"/>
          </w:tcPr>
          <w:p w14:paraId="27E09A7B" w14:textId="54068DAC"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b/>
                <w:bCs/>
                <w:kern w:val="0"/>
                <w:szCs w:val="21"/>
              </w:rPr>
              <w:t>2.24</w:t>
            </w:r>
          </w:p>
        </w:tc>
      </w:tr>
      <w:tr w:rsidR="009C5ED5" w:rsidRPr="009C5ED5" w14:paraId="1A334B78" w14:textId="77777777" w:rsidTr="004606C9">
        <w:trPr>
          <w:trHeight w:val="340"/>
          <w:jc w:val="center"/>
        </w:trPr>
        <w:tc>
          <w:tcPr>
            <w:tcW w:w="715" w:type="pct"/>
            <w:vMerge w:val="restart"/>
            <w:vAlign w:val="center"/>
          </w:tcPr>
          <w:p w14:paraId="1F7E4C45" w14:textId="5069147E"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hint="eastAsia"/>
                <w:color w:val="000000"/>
                <w:kern w:val="0"/>
                <w:szCs w:val="21"/>
              </w:rPr>
              <w:t>其他应付款</w:t>
            </w:r>
          </w:p>
        </w:tc>
        <w:tc>
          <w:tcPr>
            <w:tcW w:w="2439" w:type="pct"/>
            <w:vAlign w:val="center"/>
          </w:tcPr>
          <w:p w14:paraId="4B40BAEC" w14:textId="77777777" w:rsidR="009C5ED5" w:rsidRPr="009C5ED5" w:rsidRDefault="009C5ED5" w:rsidP="009C5ED5">
            <w:pPr>
              <w:widowControl/>
              <w:jc w:val="center"/>
              <w:rPr>
                <w:rFonts w:ascii="Times New Roman" w:hAnsi="Times New Roman"/>
                <w:color w:val="000000"/>
                <w:kern w:val="0"/>
                <w:szCs w:val="21"/>
              </w:rPr>
            </w:pPr>
            <w:r w:rsidRPr="009C5ED5">
              <w:rPr>
                <w:rFonts w:ascii="Times New Roman" w:hAnsi="Times New Roman"/>
                <w:color w:val="000000"/>
                <w:kern w:val="0"/>
                <w:szCs w:val="21"/>
              </w:rPr>
              <w:t>济宁公用惠民</w:t>
            </w:r>
            <w:proofErr w:type="gramStart"/>
            <w:r w:rsidRPr="009C5ED5">
              <w:rPr>
                <w:rFonts w:ascii="Times New Roman" w:hAnsi="Times New Roman"/>
                <w:color w:val="000000"/>
                <w:kern w:val="0"/>
                <w:szCs w:val="21"/>
              </w:rPr>
              <w:t>瑞马置业</w:t>
            </w:r>
            <w:proofErr w:type="gramEnd"/>
            <w:r w:rsidRPr="009C5ED5">
              <w:rPr>
                <w:rFonts w:ascii="Times New Roman" w:hAnsi="Times New Roman"/>
                <w:color w:val="000000"/>
                <w:kern w:val="0"/>
                <w:szCs w:val="21"/>
              </w:rPr>
              <w:t>有限公司</w:t>
            </w:r>
          </w:p>
        </w:tc>
        <w:tc>
          <w:tcPr>
            <w:tcW w:w="1017" w:type="pct"/>
            <w:vAlign w:val="center"/>
          </w:tcPr>
          <w:p w14:paraId="0D4FD0FF" w14:textId="2D3ECB1C"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2,093.65</w:t>
            </w:r>
          </w:p>
        </w:tc>
        <w:tc>
          <w:tcPr>
            <w:tcW w:w="829" w:type="pct"/>
            <w:vAlign w:val="center"/>
          </w:tcPr>
          <w:p w14:paraId="4A117145" w14:textId="3495488B"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2,010.23</w:t>
            </w:r>
          </w:p>
        </w:tc>
      </w:tr>
      <w:tr w:rsidR="009C5ED5" w:rsidRPr="009C5ED5" w14:paraId="6C42D2B8" w14:textId="77777777" w:rsidTr="004606C9">
        <w:trPr>
          <w:trHeight w:val="340"/>
          <w:jc w:val="center"/>
        </w:trPr>
        <w:tc>
          <w:tcPr>
            <w:tcW w:w="715" w:type="pct"/>
            <w:vMerge/>
            <w:vAlign w:val="center"/>
          </w:tcPr>
          <w:p w14:paraId="3CE3078C"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6CA54E3D" w14:textId="15922E9B"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济宁市兴农农业发展有限公司</w:t>
            </w:r>
          </w:p>
        </w:tc>
        <w:tc>
          <w:tcPr>
            <w:tcW w:w="1017" w:type="pct"/>
            <w:vAlign w:val="center"/>
          </w:tcPr>
          <w:p w14:paraId="1CB765D6" w14:textId="72ED3E5D"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434.73</w:t>
            </w:r>
          </w:p>
        </w:tc>
        <w:tc>
          <w:tcPr>
            <w:tcW w:w="829" w:type="pct"/>
            <w:vAlign w:val="center"/>
          </w:tcPr>
          <w:p w14:paraId="42CA76F8" w14:textId="2BD56672"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w:t>
            </w:r>
          </w:p>
        </w:tc>
      </w:tr>
      <w:tr w:rsidR="009C5ED5" w:rsidRPr="009C5ED5" w14:paraId="0ED9F0F7" w14:textId="77777777" w:rsidTr="004606C9">
        <w:trPr>
          <w:trHeight w:val="340"/>
          <w:jc w:val="center"/>
        </w:trPr>
        <w:tc>
          <w:tcPr>
            <w:tcW w:w="715" w:type="pct"/>
            <w:vMerge/>
            <w:vAlign w:val="center"/>
          </w:tcPr>
          <w:p w14:paraId="5A9AD9BF"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1A06CCD" w14:textId="24129ACC"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济宁市大成教育产业发展集团有限公司</w:t>
            </w:r>
          </w:p>
        </w:tc>
        <w:tc>
          <w:tcPr>
            <w:tcW w:w="1017" w:type="pct"/>
            <w:vAlign w:val="center"/>
          </w:tcPr>
          <w:p w14:paraId="027AA3FB" w14:textId="6B2CBEEA"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5,116.30</w:t>
            </w:r>
          </w:p>
        </w:tc>
        <w:tc>
          <w:tcPr>
            <w:tcW w:w="829" w:type="pct"/>
            <w:vAlign w:val="center"/>
          </w:tcPr>
          <w:p w14:paraId="35F18DCE" w14:textId="72BF4CA9"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6,289.23</w:t>
            </w:r>
          </w:p>
        </w:tc>
      </w:tr>
      <w:tr w:rsidR="009C5ED5" w:rsidRPr="009C5ED5" w14:paraId="3BDA27B3" w14:textId="77777777" w:rsidTr="004606C9">
        <w:trPr>
          <w:trHeight w:val="340"/>
          <w:jc w:val="center"/>
        </w:trPr>
        <w:tc>
          <w:tcPr>
            <w:tcW w:w="715" w:type="pct"/>
            <w:vMerge/>
            <w:vAlign w:val="center"/>
          </w:tcPr>
          <w:p w14:paraId="59FDE5C8"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7C651061" w14:textId="78C93735"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济宁市惠通资产运营服务有限公司</w:t>
            </w:r>
          </w:p>
        </w:tc>
        <w:tc>
          <w:tcPr>
            <w:tcW w:w="1017" w:type="pct"/>
            <w:vAlign w:val="center"/>
          </w:tcPr>
          <w:p w14:paraId="4C325A90" w14:textId="3A19DAD5"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22,000.00</w:t>
            </w:r>
          </w:p>
        </w:tc>
        <w:tc>
          <w:tcPr>
            <w:tcW w:w="829" w:type="pct"/>
            <w:vAlign w:val="center"/>
          </w:tcPr>
          <w:p w14:paraId="42C933EF" w14:textId="2CC813C0"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hint="eastAsia"/>
                <w:kern w:val="0"/>
                <w:szCs w:val="21"/>
              </w:rPr>
              <w:t>-</w:t>
            </w:r>
          </w:p>
        </w:tc>
      </w:tr>
      <w:tr w:rsidR="009C5ED5" w:rsidRPr="009C5ED5" w14:paraId="51401278" w14:textId="77777777" w:rsidTr="004606C9">
        <w:trPr>
          <w:trHeight w:val="340"/>
          <w:jc w:val="center"/>
        </w:trPr>
        <w:tc>
          <w:tcPr>
            <w:tcW w:w="715" w:type="pct"/>
            <w:vMerge/>
            <w:vAlign w:val="center"/>
          </w:tcPr>
          <w:p w14:paraId="3B31C9A1"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01109E5" w14:textId="5A57E7CF"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济宁英大房地产经纪有限公司</w:t>
            </w:r>
          </w:p>
        </w:tc>
        <w:tc>
          <w:tcPr>
            <w:tcW w:w="1017" w:type="pct"/>
            <w:vAlign w:val="center"/>
          </w:tcPr>
          <w:p w14:paraId="28B558F4" w14:textId="1BBA623B"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23,523.73</w:t>
            </w:r>
          </w:p>
        </w:tc>
        <w:tc>
          <w:tcPr>
            <w:tcW w:w="829" w:type="pct"/>
            <w:vAlign w:val="center"/>
          </w:tcPr>
          <w:p w14:paraId="50225C69" w14:textId="31E34D13"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6,073.40</w:t>
            </w:r>
          </w:p>
        </w:tc>
      </w:tr>
      <w:tr w:rsidR="009C5ED5" w:rsidRPr="009C5ED5" w14:paraId="243C5AB8" w14:textId="77777777" w:rsidTr="004606C9">
        <w:trPr>
          <w:trHeight w:val="340"/>
          <w:jc w:val="center"/>
        </w:trPr>
        <w:tc>
          <w:tcPr>
            <w:tcW w:w="715" w:type="pct"/>
            <w:vMerge/>
            <w:vAlign w:val="center"/>
          </w:tcPr>
          <w:p w14:paraId="221155C5"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0E1427AF" w14:textId="7964DE44"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w:t>
            </w:r>
            <w:proofErr w:type="gramStart"/>
            <w:r w:rsidRPr="009C5ED5">
              <w:rPr>
                <w:rFonts w:hint="eastAsia"/>
                <w:color w:val="000000"/>
                <w:szCs w:val="21"/>
              </w:rPr>
              <w:t>兖州区惠诚综合</w:t>
            </w:r>
            <w:proofErr w:type="gramEnd"/>
            <w:r w:rsidRPr="009C5ED5">
              <w:rPr>
                <w:rFonts w:hint="eastAsia"/>
                <w:color w:val="000000"/>
                <w:szCs w:val="21"/>
              </w:rPr>
              <w:t>商贸有限公司</w:t>
            </w:r>
          </w:p>
        </w:tc>
        <w:tc>
          <w:tcPr>
            <w:tcW w:w="1017" w:type="pct"/>
            <w:vAlign w:val="center"/>
          </w:tcPr>
          <w:p w14:paraId="36431222" w14:textId="5ABA18CE"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12,581.82</w:t>
            </w:r>
          </w:p>
        </w:tc>
        <w:tc>
          <w:tcPr>
            <w:tcW w:w="829" w:type="pct"/>
            <w:vAlign w:val="center"/>
          </w:tcPr>
          <w:p w14:paraId="461B669C" w14:textId="2F3270E2"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48,798.07</w:t>
            </w:r>
          </w:p>
        </w:tc>
      </w:tr>
      <w:tr w:rsidR="009C5ED5" w:rsidRPr="009C5ED5" w14:paraId="7386CC8B" w14:textId="77777777" w:rsidTr="004606C9">
        <w:trPr>
          <w:trHeight w:val="340"/>
          <w:jc w:val="center"/>
        </w:trPr>
        <w:tc>
          <w:tcPr>
            <w:tcW w:w="715" w:type="pct"/>
            <w:vMerge/>
            <w:vAlign w:val="center"/>
          </w:tcPr>
          <w:p w14:paraId="3A711BD6"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2045B62A" w14:textId="2DAFD063" w:rsidR="009C5ED5" w:rsidRPr="009C5ED5" w:rsidRDefault="009C5ED5" w:rsidP="009C5ED5">
            <w:pPr>
              <w:widowControl/>
              <w:jc w:val="center"/>
              <w:rPr>
                <w:rFonts w:ascii="Times New Roman" w:hAnsi="Times New Roman"/>
                <w:color w:val="000000"/>
                <w:kern w:val="0"/>
                <w:szCs w:val="21"/>
              </w:rPr>
            </w:pPr>
            <w:r w:rsidRPr="009C5ED5">
              <w:rPr>
                <w:rFonts w:hint="eastAsia"/>
                <w:color w:val="000000"/>
                <w:szCs w:val="21"/>
              </w:rPr>
              <w:t>济宁市</w:t>
            </w:r>
            <w:proofErr w:type="gramStart"/>
            <w:r w:rsidRPr="009C5ED5">
              <w:rPr>
                <w:rFonts w:hint="eastAsia"/>
                <w:color w:val="000000"/>
                <w:szCs w:val="21"/>
              </w:rPr>
              <w:t>兖州区惠嘉</w:t>
            </w:r>
            <w:proofErr w:type="gramEnd"/>
            <w:r w:rsidRPr="009C5ED5">
              <w:rPr>
                <w:rFonts w:hint="eastAsia"/>
                <w:color w:val="000000"/>
                <w:szCs w:val="21"/>
              </w:rPr>
              <w:t>置业有限公司</w:t>
            </w:r>
          </w:p>
        </w:tc>
        <w:tc>
          <w:tcPr>
            <w:tcW w:w="1017" w:type="pct"/>
            <w:vAlign w:val="center"/>
          </w:tcPr>
          <w:p w14:paraId="2D6A1F6F" w14:textId="4DFC0A53"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32,466.63</w:t>
            </w:r>
          </w:p>
        </w:tc>
        <w:tc>
          <w:tcPr>
            <w:tcW w:w="829" w:type="pct"/>
            <w:vAlign w:val="center"/>
          </w:tcPr>
          <w:p w14:paraId="5B44A550" w14:textId="42F6F8BE"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24,276.23</w:t>
            </w:r>
          </w:p>
        </w:tc>
      </w:tr>
      <w:tr w:rsidR="009C5ED5" w:rsidRPr="009C5ED5" w14:paraId="5AB6DE0F" w14:textId="77777777" w:rsidTr="004606C9">
        <w:trPr>
          <w:trHeight w:val="340"/>
          <w:jc w:val="center"/>
        </w:trPr>
        <w:tc>
          <w:tcPr>
            <w:tcW w:w="715" w:type="pct"/>
            <w:vMerge/>
            <w:vAlign w:val="center"/>
          </w:tcPr>
          <w:p w14:paraId="1561F293" w14:textId="77777777" w:rsidR="009C5ED5" w:rsidRPr="009C5ED5" w:rsidRDefault="009C5ED5" w:rsidP="009C5ED5">
            <w:pPr>
              <w:widowControl/>
              <w:jc w:val="center"/>
              <w:rPr>
                <w:rFonts w:ascii="Times New Roman" w:hAnsi="Times New Roman"/>
                <w:color w:val="000000"/>
                <w:kern w:val="0"/>
                <w:szCs w:val="21"/>
              </w:rPr>
            </w:pPr>
          </w:p>
        </w:tc>
        <w:tc>
          <w:tcPr>
            <w:tcW w:w="2439" w:type="pct"/>
            <w:vAlign w:val="center"/>
          </w:tcPr>
          <w:p w14:paraId="69A3B177" w14:textId="77777777" w:rsidR="009C5ED5" w:rsidRPr="009C5ED5" w:rsidRDefault="009C5ED5" w:rsidP="009C5ED5">
            <w:pPr>
              <w:widowControl/>
              <w:jc w:val="center"/>
              <w:rPr>
                <w:rFonts w:ascii="Times New Roman" w:hAnsi="Times New Roman"/>
                <w:color w:val="000000"/>
                <w:kern w:val="0"/>
                <w:szCs w:val="21"/>
              </w:rPr>
            </w:pPr>
            <w:proofErr w:type="gramStart"/>
            <w:r w:rsidRPr="009C5ED5">
              <w:rPr>
                <w:rFonts w:ascii="Times New Roman" w:hAnsi="Times New Roman"/>
                <w:color w:val="000000"/>
                <w:kern w:val="0"/>
                <w:szCs w:val="21"/>
              </w:rPr>
              <w:t>山东端信企业管理</w:t>
            </w:r>
            <w:proofErr w:type="gramEnd"/>
            <w:r w:rsidRPr="009C5ED5">
              <w:rPr>
                <w:rFonts w:ascii="Times New Roman" w:hAnsi="Times New Roman"/>
                <w:color w:val="000000"/>
                <w:kern w:val="0"/>
                <w:szCs w:val="21"/>
              </w:rPr>
              <w:t>有限公司</w:t>
            </w:r>
          </w:p>
        </w:tc>
        <w:tc>
          <w:tcPr>
            <w:tcW w:w="1017" w:type="pct"/>
            <w:vAlign w:val="center"/>
          </w:tcPr>
          <w:p w14:paraId="47DC07AF" w14:textId="509B62B4" w:rsidR="009C5ED5" w:rsidRPr="009C5ED5" w:rsidRDefault="009C5ED5" w:rsidP="009C5ED5">
            <w:pPr>
              <w:widowControl/>
              <w:jc w:val="right"/>
              <w:rPr>
                <w:rFonts w:ascii="Times New Roman" w:hAnsi="Times New Roman"/>
                <w:color w:val="000000"/>
                <w:kern w:val="0"/>
                <w:szCs w:val="21"/>
                <w:lang w:bidi="ar"/>
              </w:rPr>
            </w:pPr>
            <w:r w:rsidRPr="009C5ED5">
              <w:rPr>
                <w:rFonts w:ascii="Times New Roman" w:hAnsi="Times New Roman" w:hint="eastAsia"/>
                <w:color w:val="000000"/>
                <w:kern w:val="0"/>
                <w:szCs w:val="21"/>
                <w:lang w:bidi="ar"/>
              </w:rPr>
              <w:t>-</w:t>
            </w:r>
          </w:p>
        </w:tc>
        <w:tc>
          <w:tcPr>
            <w:tcW w:w="829" w:type="pct"/>
            <w:vAlign w:val="center"/>
          </w:tcPr>
          <w:p w14:paraId="5F1F9C2A" w14:textId="0E519B75" w:rsidR="009C5ED5" w:rsidRPr="009C5ED5" w:rsidRDefault="009C5ED5" w:rsidP="009C5ED5">
            <w:pPr>
              <w:widowControl/>
              <w:jc w:val="right"/>
              <w:rPr>
                <w:rFonts w:ascii="Times New Roman" w:hAnsi="Times New Roman"/>
                <w:color w:val="000000"/>
                <w:kern w:val="0"/>
                <w:szCs w:val="21"/>
              </w:rPr>
            </w:pPr>
            <w:r w:rsidRPr="009C5ED5">
              <w:rPr>
                <w:rFonts w:ascii="Times New Roman" w:hAnsi="Times New Roman"/>
                <w:color w:val="000000"/>
                <w:kern w:val="0"/>
                <w:szCs w:val="21"/>
                <w:lang w:bidi="ar"/>
              </w:rPr>
              <w:t>800.00</w:t>
            </w:r>
          </w:p>
        </w:tc>
      </w:tr>
      <w:tr w:rsidR="009C5ED5" w:rsidRPr="009337DB" w14:paraId="7F431BF6" w14:textId="77777777" w:rsidTr="004606C9">
        <w:trPr>
          <w:trHeight w:val="340"/>
          <w:jc w:val="center"/>
        </w:trPr>
        <w:tc>
          <w:tcPr>
            <w:tcW w:w="715" w:type="pct"/>
            <w:vMerge/>
            <w:vAlign w:val="center"/>
          </w:tcPr>
          <w:p w14:paraId="3471C762" w14:textId="77777777" w:rsidR="009C5ED5" w:rsidRPr="009C5ED5" w:rsidRDefault="009C5ED5" w:rsidP="009C5ED5">
            <w:pPr>
              <w:widowControl/>
              <w:jc w:val="left"/>
              <w:rPr>
                <w:rFonts w:ascii="Times New Roman" w:hAnsi="Times New Roman"/>
                <w:color w:val="000000"/>
                <w:kern w:val="0"/>
                <w:szCs w:val="21"/>
              </w:rPr>
            </w:pPr>
          </w:p>
        </w:tc>
        <w:tc>
          <w:tcPr>
            <w:tcW w:w="2439" w:type="pct"/>
            <w:vAlign w:val="center"/>
          </w:tcPr>
          <w:p w14:paraId="0BFABD97" w14:textId="77777777" w:rsidR="009C5ED5" w:rsidRPr="009C5ED5" w:rsidRDefault="009C5ED5" w:rsidP="009C5ED5">
            <w:pPr>
              <w:widowControl/>
              <w:jc w:val="center"/>
              <w:rPr>
                <w:rFonts w:ascii="Times New Roman" w:hAnsi="Times New Roman"/>
                <w:b/>
                <w:color w:val="000000"/>
                <w:kern w:val="0"/>
                <w:szCs w:val="21"/>
              </w:rPr>
            </w:pPr>
            <w:r w:rsidRPr="009C5ED5">
              <w:rPr>
                <w:rFonts w:ascii="Times New Roman" w:hAnsi="Times New Roman"/>
                <w:b/>
                <w:color w:val="000000"/>
                <w:kern w:val="0"/>
                <w:szCs w:val="21"/>
              </w:rPr>
              <w:t>合计</w:t>
            </w:r>
          </w:p>
        </w:tc>
        <w:tc>
          <w:tcPr>
            <w:tcW w:w="1017" w:type="pct"/>
            <w:vAlign w:val="center"/>
          </w:tcPr>
          <w:p w14:paraId="2D480C2B" w14:textId="23C5A5FC" w:rsidR="009C5ED5" w:rsidRPr="009C5ED5" w:rsidRDefault="009C5ED5" w:rsidP="009C5ED5">
            <w:pPr>
              <w:widowControl/>
              <w:jc w:val="right"/>
              <w:rPr>
                <w:rFonts w:ascii="Times New Roman" w:hAnsi="Times New Roman"/>
                <w:b/>
                <w:bCs/>
                <w:color w:val="000000"/>
                <w:kern w:val="0"/>
                <w:szCs w:val="21"/>
                <w:lang w:bidi="ar"/>
              </w:rPr>
            </w:pPr>
            <w:r w:rsidRPr="009C5ED5">
              <w:rPr>
                <w:rFonts w:ascii="Times New Roman" w:hAnsi="Times New Roman" w:hint="eastAsia"/>
                <w:b/>
                <w:bCs/>
                <w:color w:val="000000"/>
                <w:kern w:val="0"/>
                <w:szCs w:val="21"/>
                <w:lang w:bidi="ar"/>
              </w:rPr>
              <w:t>98,216.85</w:t>
            </w:r>
          </w:p>
        </w:tc>
        <w:tc>
          <w:tcPr>
            <w:tcW w:w="829" w:type="pct"/>
            <w:vAlign w:val="center"/>
          </w:tcPr>
          <w:p w14:paraId="40079DF2" w14:textId="16267D33" w:rsidR="009C5ED5" w:rsidRPr="009C5ED5" w:rsidRDefault="009C5ED5" w:rsidP="009C5ED5">
            <w:pPr>
              <w:widowControl/>
              <w:jc w:val="right"/>
              <w:rPr>
                <w:rFonts w:ascii="Times New Roman" w:hAnsi="Times New Roman"/>
                <w:b/>
                <w:bCs/>
                <w:color w:val="000000"/>
                <w:kern w:val="0"/>
                <w:szCs w:val="21"/>
              </w:rPr>
            </w:pPr>
            <w:r w:rsidRPr="009C5ED5">
              <w:rPr>
                <w:rFonts w:ascii="Times New Roman" w:hAnsi="Times New Roman"/>
                <w:b/>
                <w:bCs/>
                <w:color w:val="000000"/>
                <w:kern w:val="0"/>
                <w:szCs w:val="21"/>
                <w:lang w:bidi="ar"/>
              </w:rPr>
              <w:t>88,247.15</w:t>
            </w:r>
          </w:p>
        </w:tc>
      </w:tr>
    </w:tbl>
    <w:bookmarkEnd w:id="21"/>
    <w:p w14:paraId="2315D45F" w14:textId="77777777" w:rsidR="00CE246C" w:rsidRPr="006E5819" w:rsidRDefault="00CE246C" w:rsidP="00616BB5">
      <w:pPr>
        <w:numPr>
          <w:ilvl w:val="0"/>
          <w:numId w:val="6"/>
        </w:numPr>
        <w:spacing w:beforeLines="50" w:before="156" w:afterLines="50" w:after="156" w:line="360" w:lineRule="auto"/>
        <w:ind w:firstLineChars="200" w:firstLine="482"/>
        <w:rPr>
          <w:rFonts w:ascii="Times New Roman" w:hAnsi="Times New Roman"/>
          <w:b/>
          <w:bCs/>
          <w:sz w:val="24"/>
        </w:rPr>
      </w:pPr>
      <w:r w:rsidRPr="006E5819">
        <w:rPr>
          <w:rFonts w:ascii="Times New Roman" w:hAnsi="Times New Roman"/>
          <w:b/>
          <w:bCs/>
          <w:sz w:val="24"/>
        </w:rPr>
        <w:t>发行人其他或有负债情况</w:t>
      </w:r>
    </w:p>
    <w:p w14:paraId="1780FE1B" w14:textId="46730EDA" w:rsidR="00CE246C" w:rsidRPr="006E5819" w:rsidRDefault="00CE246C" w:rsidP="009C1859">
      <w:pPr>
        <w:widowControl/>
        <w:autoSpaceDE w:val="0"/>
        <w:autoSpaceDN w:val="0"/>
        <w:spacing w:beforeLines="50" w:before="156" w:afterLines="50" w:after="156" w:line="360" w:lineRule="auto"/>
        <w:ind w:firstLineChars="200" w:firstLine="480"/>
        <w:rPr>
          <w:rFonts w:ascii="Times New Roman" w:hAnsi="Times New Roman"/>
          <w:color w:val="000000"/>
          <w:kern w:val="0"/>
          <w:sz w:val="24"/>
        </w:rPr>
      </w:pPr>
      <w:del w:id="1031" w:author="冯佳淇" w:date="2026-08-28T09:00:00Z">
        <w:r w:rsidRPr="006E5819">
          <w:rPr>
            <w:rFonts w:ascii="Times New Roman" w:hAnsi="Times New Roman"/>
            <w:color w:val="000000"/>
            <w:kern w:val="0"/>
            <w:sz w:val="24"/>
          </w:rPr>
          <w:delText>截至</w:delText>
        </w:r>
        <w:r w:rsidRPr="006E5819">
          <w:rPr>
            <w:rFonts w:ascii="Times New Roman" w:hAnsi="Times New Roman"/>
            <w:color w:val="000000"/>
            <w:kern w:val="0"/>
            <w:sz w:val="24"/>
          </w:rPr>
          <w:delText>202</w:delText>
        </w:r>
        <w:r w:rsidR="004606C9" w:rsidRPr="006E5819">
          <w:rPr>
            <w:rFonts w:ascii="Times New Roman" w:hAnsi="Times New Roman"/>
            <w:color w:val="000000"/>
            <w:kern w:val="0"/>
            <w:sz w:val="24"/>
          </w:rPr>
          <w:delText>5</w:delText>
        </w:r>
        <w:r w:rsidRPr="006E5819">
          <w:rPr>
            <w:rFonts w:ascii="Times New Roman" w:hAnsi="Times New Roman"/>
            <w:color w:val="000000"/>
            <w:kern w:val="0"/>
            <w:sz w:val="24"/>
          </w:rPr>
          <w:delText>年末，</w:delText>
        </w:r>
        <w:r w:rsidR="009C1859" w:rsidRPr="006E5819">
          <w:rPr>
            <w:rFonts w:ascii="Times New Roman" w:hAnsi="Times New Roman" w:hint="eastAsia"/>
            <w:color w:val="000000"/>
            <w:kern w:val="0"/>
            <w:sz w:val="24"/>
          </w:rPr>
          <w:delText>公司不存在重大未决诉讼、仲裁事项，</w:delText>
        </w:r>
        <w:r w:rsidRPr="006E5819">
          <w:rPr>
            <w:rFonts w:ascii="Times New Roman" w:hAnsi="Times New Roman"/>
            <w:color w:val="000000"/>
            <w:kern w:val="0"/>
            <w:sz w:val="24"/>
          </w:rPr>
          <w:delText>发行人无其他或有负债。</w:delText>
        </w:r>
      </w:del>
      <w:ins w:id="1032" w:author="冯佳淇" w:date="2026-08-28T09:00:00Z">
        <w:r>
          <w:rPr>
            <w:rFonts w:ascii="Times New Roman" w:hAnsi="Times New Roman"/>
            <w:color w:val="000000"/>
            <w:kern w:val="0"/>
            <w:sz w:val="24"/>
          </w:rPr>
          <w:t xml:space="preserve">截至报告期末，公司不存在重大未决诉讼、仲裁事项，发行人无其他或有负债。</w:t>
        </w:r>
      </w:ins>
    </w:p>
    <w:p w14:paraId="4AA1111F" w14:textId="77777777" w:rsidR="00CE246C" w:rsidRPr="006E5819" w:rsidRDefault="00CE246C" w:rsidP="00804270">
      <w:pPr>
        <w:numPr>
          <w:ilvl w:val="0"/>
          <w:numId w:val="6"/>
        </w:numPr>
        <w:spacing w:beforeLines="50" w:before="156" w:afterLines="50" w:after="156" w:line="360" w:lineRule="auto"/>
        <w:ind w:firstLineChars="200" w:firstLine="482"/>
        <w:rPr>
          <w:rFonts w:ascii="Times New Roman" w:hAnsi="Times New Roman"/>
          <w:b/>
          <w:bCs/>
          <w:sz w:val="24"/>
        </w:rPr>
      </w:pPr>
      <w:r w:rsidRPr="006E5819">
        <w:rPr>
          <w:rFonts w:ascii="Times New Roman" w:hAnsi="Times New Roman"/>
          <w:b/>
          <w:bCs/>
          <w:sz w:val="24"/>
        </w:rPr>
        <w:t>发行人业务情况</w:t>
      </w:r>
    </w:p>
    <w:p w14:paraId="45B04713" w14:textId="432ED35F" w:rsidR="001E2509" w:rsidRPr="00472C37" w:rsidRDefault="001E2509" w:rsidP="001E2509">
      <w:pPr>
        <w:widowControl/>
        <w:spacing w:beforeLines="50" w:before="156" w:afterLines="50" w:after="156" w:line="360" w:lineRule="auto"/>
        <w:ind w:firstLineChars="200" w:firstLine="480"/>
        <w:rPr>
          <w:rFonts w:ascii="Times New Roman" w:hAnsi="Times New Roman"/>
          <w:color w:val="000000"/>
          <w:kern w:val="0"/>
          <w:sz w:val="24"/>
        </w:rPr>
      </w:pPr>
      <w:del w:id="1033" w:author="冯佳淇" w:date="2026-08-28T09:00:00Z">
        <w:bookmarkStart w:id="22" w:name="OLE_LINK64"/>
        <w:bookmarkStart w:id="23" w:name="_Hlk156477063"/>
        <w:bookmarkStart w:id="24" w:name="_Hlk185406851"/>
        <w:bookmarkStart w:id="25" w:name="_Hlk46144750"/>
        <w:r w:rsidRPr="006E5819">
          <w:rPr>
            <w:rFonts w:ascii="Times New Roman" w:hAnsi="Times New Roman"/>
            <w:color w:val="000000"/>
            <w:kern w:val="0"/>
            <w:sz w:val="24"/>
          </w:rPr>
          <w:delText>最近两年，发行人</w:delText>
        </w:r>
        <w:r w:rsidRPr="00472C37">
          <w:rPr>
            <w:rFonts w:ascii="Times New Roman" w:hAnsi="Times New Roman"/>
            <w:color w:val="000000"/>
            <w:kern w:val="0"/>
            <w:sz w:val="24"/>
          </w:rPr>
          <w:delText>营业收入构成情况如下：</w:delText>
        </w:r>
        <w:bookmarkEnd w:id="22"/>
      </w:del>
      <w:ins w:id="1034" w:author="冯佳淇" w:date="2026-08-28T09:00:00Z">
        <w:r>
          <w:rPr>
            <w:rFonts w:ascii="Times New Roman" w:hAnsi="Times New Roman"/>
            <w:color w:val="000000"/>
            <w:kern w:val="0"/>
            <w:sz w:val="24"/>
          </w:rPr>
          <w:t xml:space="preserve">最近两年及一期，发行人营业收入构成情况如下：</w:t>
        </w:r>
      </w:ins>
    </w:p>
    <w:p w14:paraId="6BF5FF96" w14:textId="77777777" w:rsidR="009C1859" w:rsidRPr="00472C37" w:rsidRDefault="009C1859" w:rsidP="009C1859">
      <w:pPr>
        <w:adjustRightInd w:val="0"/>
        <w:spacing w:line="360" w:lineRule="auto"/>
        <w:ind w:firstLineChars="200" w:firstLine="482"/>
        <w:jc w:val="center"/>
        <w:rPr>
          <w:rFonts w:ascii="Times New Roman" w:hAnsi="Times New Roman"/>
          <w:sz w:val="24"/>
        </w:rPr>
      </w:pPr>
      <w:del w:id="1035" w:author="冯佳淇" w:date="2026-08-28T09:00:00Z">
        <w:bookmarkStart w:id="26" w:name="_Hlk524706619"/>
        <w:bookmarkStart w:id="27" w:name="_Hlk185581736"/>
        <w:bookmarkStart w:id="28" w:name="_Hlk156894701"/>
        <w:bookmarkStart w:id="29" w:name="_Hlk184992604"/>
        <w:bookmarkStart w:id="30" w:name="_Hlk156477219"/>
        <w:bookmarkEnd w:id="23"/>
        <w:r w:rsidRPr="00472C37">
          <w:rPr>
            <w:rFonts w:ascii="Times New Roman" w:hAnsi="Times New Roman"/>
            <w:b/>
            <w:sz w:val="24"/>
          </w:rPr>
          <w:delText>最近两年发行人营业收入情况</w:delText>
        </w:r>
      </w:del>
      <w:ins w:id="1036" w:author="冯佳淇" w:date="2026-08-28T09:00:00Z">
        <w:r>
          <w:rPr>
            <w:rFonts w:ascii="Times New Roman" w:hAnsi="Times New Roman"/>
            <w:b/>
            <w:sz w:val="24"/>
          </w:rPr>
          <w:t xml:space="preserve">最近两年及一期发行人营业收入情况</w:t>
        </w:r>
      </w:ins>
    </w:p>
    <w:p w14:paraId="575B0305" w14:textId="77777777" w:rsidR="009C1859" w:rsidRPr="00472C37" w:rsidRDefault="009C1859" w:rsidP="009C1859">
      <w:pPr>
        <w:widowControl/>
        <w:autoSpaceDE w:val="0"/>
        <w:autoSpaceDN w:val="0"/>
        <w:adjustRightInd w:val="0"/>
        <w:snapToGrid w:val="0"/>
        <w:spacing w:after="160"/>
        <w:ind w:firstLineChars="200" w:firstLine="420"/>
        <w:jc w:val="right"/>
        <w:rPr>
          <w:rFonts w:ascii="Times New Roman" w:hAnsi="Times New Roman" w:cs="Arial"/>
          <w:kern w:val="0"/>
          <w:szCs w:val="21"/>
        </w:rPr>
      </w:pPr>
      <w:r w:rsidRPr="00472C37">
        <w:rPr>
          <w:rFonts w:ascii="Times New Roman" w:hAnsi="Times New Roman" w:cs="Arial"/>
          <w:kern w:val="0"/>
          <w:szCs w:val="21"/>
        </w:rPr>
        <w:t>单位：万元、</w:t>
      </w:r>
      <w:r w:rsidRPr="00472C37">
        <w:rPr>
          <w:rFonts w:ascii="Times New Roman" w:hAnsi="Times New Roman" w:cs="Arial"/>
          <w:kern w:val="0"/>
          <w:szCs w:val="21"/>
        </w:rPr>
        <w:t>%</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1517"/>
        <w:gridCol w:w="1519"/>
        <w:gridCol w:w="1517"/>
        <w:gridCol w:w="1517"/>
      </w:tblGrid>
      <w:tr w:rsidR="009C1859" w:rsidRPr="00472C37" w14:paraId="258AFBEF" w14:textId="77777777" w:rsidTr="004606C9">
        <w:trPr>
          <w:trHeight w:val="334"/>
          <w:jc w:val="center"/>
        </w:trPr>
        <w:tc>
          <w:tcPr>
            <w:tcW w:w="1339" w:type="pct"/>
            <w:vMerge w:val="restart"/>
            <w:vAlign w:val="center"/>
          </w:tcPr>
          <w:p w14:paraId="598FB573"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color w:val="000000"/>
                <w:kern w:val="0"/>
                <w:szCs w:val="21"/>
              </w:rPr>
              <w:t>项目</w:t>
            </w:r>
          </w:p>
        </w:tc>
        <w:tc>
          <w:tcPr>
            <w:tcW w:w="1831" w:type="pct"/>
            <w:gridSpan w:val="2"/>
            <w:vAlign w:val="center"/>
          </w:tcPr>
          <w:p w14:paraId="7930E66C" w14:textId="471EF049"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202</w:t>
            </w:r>
            <w:r w:rsidR="004606C9" w:rsidRPr="00472C37">
              <w:rPr>
                <w:rFonts w:ascii="Times New Roman" w:hAnsi="Times New Roman"/>
                <w:b/>
                <w:kern w:val="0"/>
                <w:szCs w:val="21"/>
              </w:rPr>
              <w:t>5</w:t>
            </w:r>
            <w:r w:rsidRPr="00472C37">
              <w:rPr>
                <w:rFonts w:ascii="Times New Roman" w:hAnsi="Times New Roman"/>
                <w:b/>
                <w:kern w:val="0"/>
                <w:szCs w:val="21"/>
              </w:rPr>
              <w:t>年</w:t>
            </w:r>
            <w:r w:rsidRPr="00472C37">
              <w:rPr>
                <w:rFonts w:ascii="Times New Roman" w:hAnsi="Times New Roman" w:hint="eastAsia"/>
                <w:b/>
                <w:kern w:val="0"/>
                <w:szCs w:val="21"/>
              </w:rPr>
              <w:t>度</w:t>
            </w:r>
          </w:p>
        </w:tc>
        <w:tc>
          <w:tcPr>
            <w:tcW w:w="1830" w:type="pct"/>
            <w:gridSpan w:val="2"/>
            <w:vAlign w:val="center"/>
          </w:tcPr>
          <w:p w14:paraId="6404C1C8" w14:textId="71E74415"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202</w:t>
            </w:r>
            <w:r w:rsidR="004606C9" w:rsidRPr="00472C37">
              <w:rPr>
                <w:rFonts w:ascii="Times New Roman" w:hAnsi="Times New Roman"/>
                <w:b/>
                <w:kern w:val="0"/>
                <w:szCs w:val="21"/>
              </w:rPr>
              <w:t>4</w:t>
            </w:r>
            <w:r w:rsidRPr="00472C37">
              <w:rPr>
                <w:rFonts w:ascii="Times New Roman" w:hAnsi="Times New Roman"/>
                <w:b/>
                <w:kern w:val="0"/>
                <w:szCs w:val="21"/>
              </w:rPr>
              <w:t>年度</w:t>
            </w:r>
          </w:p>
        </w:tc>
      </w:tr>
      <w:tr w:rsidR="009C1859" w:rsidRPr="00472C37" w14:paraId="296B354A" w14:textId="77777777" w:rsidTr="00472C37">
        <w:trPr>
          <w:trHeight w:val="334"/>
          <w:jc w:val="center"/>
        </w:trPr>
        <w:tc>
          <w:tcPr>
            <w:tcW w:w="1339" w:type="pct"/>
            <w:vMerge/>
            <w:vAlign w:val="center"/>
          </w:tcPr>
          <w:p w14:paraId="5FEFD757" w14:textId="77777777" w:rsidR="009C1859" w:rsidRPr="00472C37" w:rsidRDefault="009C1859" w:rsidP="009C1859">
            <w:pPr>
              <w:widowControl/>
              <w:jc w:val="center"/>
              <w:rPr>
                <w:rFonts w:ascii="Times New Roman" w:hAnsi="Times New Roman"/>
                <w:b/>
                <w:kern w:val="0"/>
                <w:szCs w:val="21"/>
              </w:rPr>
            </w:pPr>
          </w:p>
        </w:tc>
        <w:tc>
          <w:tcPr>
            <w:tcW w:w="915" w:type="pct"/>
            <w:vAlign w:val="center"/>
          </w:tcPr>
          <w:p w14:paraId="0F250471"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金额</w:t>
            </w:r>
          </w:p>
        </w:tc>
        <w:tc>
          <w:tcPr>
            <w:tcW w:w="916" w:type="pct"/>
            <w:vAlign w:val="center"/>
          </w:tcPr>
          <w:p w14:paraId="1A2822BE"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占比</w:t>
            </w:r>
          </w:p>
        </w:tc>
        <w:tc>
          <w:tcPr>
            <w:tcW w:w="915" w:type="pct"/>
            <w:vAlign w:val="center"/>
          </w:tcPr>
          <w:p w14:paraId="10C995A3"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金额</w:t>
            </w:r>
          </w:p>
        </w:tc>
        <w:tc>
          <w:tcPr>
            <w:tcW w:w="915" w:type="pct"/>
            <w:vAlign w:val="center"/>
          </w:tcPr>
          <w:p w14:paraId="207E540D" w14:textId="77777777" w:rsidR="009C1859" w:rsidRPr="00472C37" w:rsidRDefault="009C1859" w:rsidP="009C1859">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占比</w:t>
            </w:r>
          </w:p>
        </w:tc>
      </w:tr>
      <w:tr w:rsidR="00472C37" w:rsidRPr="00472C37" w14:paraId="02148DF6" w14:textId="77777777" w:rsidTr="00456D47">
        <w:trPr>
          <w:trHeight w:val="334"/>
          <w:jc w:val="center"/>
        </w:trPr>
        <w:tc>
          <w:tcPr>
            <w:tcW w:w="1339" w:type="pct"/>
            <w:vAlign w:val="center"/>
          </w:tcPr>
          <w:p w14:paraId="10E82510"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市政工程业务</w:t>
            </w:r>
          </w:p>
        </w:tc>
        <w:tc>
          <w:tcPr>
            <w:tcW w:w="915" w:type="pct"/>
            <w:vAlign w:val="bottom"/>
          </w:tcPr>
          <w:p w14:paraId="34E28DBC" w14:textId="476B90B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207,154.56</w:t>
            </w:r>
          </w:p>
        </w:tc>
        <w:tc>
          <w:tcPr>
            <w:tcW w:w="916" w:type="pct"/>
            <w:vAlign w:val="bottom"/>
          </w:tcPr>
          <w:p w14:paraId="7264449A" w14:textId="27342EC5" w:rsidR="00472C37" w:rsidRPr="00472C37" w:rsidRDefault="00472C37" w:rsidP="00472C37">
            <w:pPr>
              <w:widowControl/>
              <w:adjustRightInd w:val="0"/>
              <w:jc w:val="right"/>
              <w:textAlignment w:val="baseline"/>
              <w:rPr>
                <w:rFonts w:ascii="Times New Roman" w:hAnsi="Times New Roman"/>
                <w:kern w:val="0"/>
                <w:szCs w:val="21"/>
                <w:lang w:bidi="ar"/>
              </w:rPr>
            </w:pPr>
            <w:bookmarkStart w:id="31" w:name="_Hlk229672529"/>
            <w:r w:rsidRPr="00472C37">
              <w:rPr>
                <w:rFonts w:ascii="Times New Roman" w:hAnsi="Times New Roman"/>
                <w:kern w:val="0"/>
                <w:szCs w:val="21"/>
                <w:lang w:bidi="ar"/>
              </w:rPr>
              <w:t>60.47</w:t>
            </w:r>
            <w:bookmarkEnd w:id="31"/>
          </w:p>
        </w:tc>
        <w:tc>
          <w:tcPr>
            <w:tcW w:w="915" w:type="pct"/>
            <w:vAlign w:val="center"/>
          </w:tcPr>
          <w:p w14:paraId="0BA8C9F3" w14:textId="69E16891"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200,200.00</w:t>
            </w:r>
          </w:p>
        </w:tc>
        <w:tc>
          <w:tcPr>
            <w:tcW w:w="915" w:type="pct"/>
            <w:vAlign w:val="center"/>
          </w:tcPr>
          <w:p w14:paraId="65582872" w14:textId="41280F0D"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37.52</w:t>
            </w:r>
          </w:p>
        </w:tc>
      </w:tr>
      <w:tr w:rsidR="00472C37" w:rsidRPr="00472C37" w14:paraId="63901AA4" w14:textId="77777777" w:rsidTr="00456D47">
        <w:trPr>
          <w:trHeight w:val="334"/>
          <w:jc w:val="center"/>
        </w:trPr>
        <w:tc>
          <w:tcPr>
            <w:tcW w:w="1339" w:type="pct"/>
            <w:vAlign w:val="center"/>
          </w:tcPr>
          <w:p w14:paraId="6996C319"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商品销售</w:t>
            </w:r>
          </w:p>
        </w:tc>
        <w:tc>
          <w:tcPr>
            <w:tcW w:w="915" w:type="pct"/>
            <w:vAlign w:val="bottom"/>
          </w:tcPr>
          <w:p w14:paraId="57C780C8" w14:textId="40CB3793"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49,730.46</w:t>
            </w:r>
          </w:p>
        </w:tc>
        <w:tc>
          <w:tcPr>
            <w:tcW w:w="916" w:type="pct"/>
            <w:vAlign w:val="bottom"/>
          </w:tcPr>
          <w:p w14:paraId="1BA45C50" w14:textId="2396C506"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14.52</w:t>
            </w:r>
          </w:p>
        </w:tc>
        <w:tc>
          <w:tcPr>
            <w:tcW w:w="915" w:type="pct"/>
            <w:vAlign w:val="center"/>
          </w:tcPr>
          <w:p w14:paraId="0B7632DF" w14:textId="0C575FC0"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299,048.06</w:t>
            </w:r>
          </w:p>
        </w:tc>
        <w:tc>
          <w:tcPr>
            <w:tcW w:w="915" w:type="pct"/>
            <w:vAlign w:val="center"/>
          </w:tcPr>
          <w:p w14:paraId="508A4544" w14:textId="333DD5BA"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56.05</w:t>
            </w:r>
          </w:p>
        </w:tc>
      </w:tr>
      <w:tr w:rsidR="00472C37" w:rsidRPr="00472C37" w14:paraId="498786D6" w14:textId="77777777" w:rsidTr="00456D47">
        <w:trPr>
          <w:trHeight w:val="334"/>
          <w:jc w:val="center"/>
        </w:trPr>
        <w:tc>
          <w:tcPr>
            <w:tcW w:w="1339" w:type="pct"/>
            <w:vAlign w:val="center"/>
          </w:tcPr>
          <w:p w14:paraId="2A5AF6B9"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房屋销售业务</w:t>
            </w:r>
          </w:p>
        </w:tc>
        <w:tc>
          <w:tcPr>
            <w:tcW w:w="915" w:type="pct"/>
            <w:vAlign w:val="bottom"/>
          </w:tcPr>
          <w:p w14:paraId="7EB7D552" w14:textId="1E6AFDF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7,958.36</w:t>
            </w:r>
          </w:p>
        </w:tc>
        <w:tc>
          <w:tcPr>
            <w:tcW w:w="916" w:type="pct"/>
            <w:vAlign w:val="bottom"/>
          </w:tcPr>
          <w:p w14:paraId="6D7F9AE1" w14:textId="04CC57E3"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2.32</w:t>
            </w:r>
          </w:p>
        </w:tc>
        <w:tc>
          <w:tcPr>
            <w:tcW w:w="915" w:type="pct"/>
            <w:vAlign w:val="center"/>
          </w:tcPr>
          <w:p w14:paraId="53659FC0" w14:textId="4FF48DC8"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18,918.78</w:t>
            </w:r>
          </w:p>
        </w:tc>
        <w:tc>
          <w:tcPr>
            <w:tcW w:w="915" w:type="pct"/>
            <w:vAlign w:val="center"/>
          </w:tcPr>
          <w:p w14:paraId="7CAE65E2" w14:textId="5E59F1C0"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3.55</w:t>
            </w:r>
          </w:p>
        </w:tc>
      </w:tr>
      <w:tr w:rsidR="00472C37" w:rsidRPr="00472C37" w14:paraId="406090FC" w14:textId="77777777" w:rsidTr="00456D47">
        <w:trPr>
          <w:trHeight w:val="334"/>
          <w:jc w:val="center"/>
        </w:trPr>
        <w:tc>
          <w:tcPr>
            <w:tcW w:w="1339" w:type="pct"/>
            <w:vAlign w:val="center"/>
          </w:tcPr>
          <w:p w14:paraId="3DC7DB8A" w14:textId="77777777" w:rsidR="00472C37" w:rsidRPr="00472C37" w:rsidRDefault="00472C37" w:rsidP="00472C37">
            <w:pPr>
              <w:widowControl/>
              <w:adjustRightInd w:val="0"/>
              <w:jc w:val="center"/>
              <w:textAlignment w:val="baseline"/>
              <w:rPr>
                <w:rFonts w:ascii="Times New Roman" w:hAnsi="Times New Roman"/>
                <w:color w:val="000000"/>
                <w:kern w:val="0"/>
                <w:szCs w:val="21"/>
              </w:rPr>
            </w:pPr>
            <w:r w:rsidRPr="00472C37">
              <w:rPr>
                <w:rFonts w:ascii="Times New Roman" w:hAnsi="Times New Roman"/>
                <w:color w:val="000000"/>
                <w:kern w:val="0"/>
                <w:szCs w:val="21"/>
              </w:rPr>
              <w:t>其他业务</w:t>
            </w:r>
          </w:p>
        </w:tc>
        <w:tc>
          <w:tcPr>
            <w:tcW w:w="915" w:type="pct"/>
            <w:vAlign w:val="bottom"/>
          </w:tcPr>
          <w:p w14:paraId="373E24FC" w14:textId="788F2478"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19.42</w:t>
            </w:r>
          </w:p>
        </w:tc>
        <w:tc>
          <w:tcPr>
            <w:tcW w:w="916" w:type="pct"/>
            <w:vAlign w:val="bottom"/>
          </w:tcPr>
          <w:p w14:paraId="661DA7F1" w14:textId="59ED28C5" w:rsidR="00472C37" w:rsidRPr="00472C37" w:rsidRDefault="00472C37" w:rsidP="00472C37">
            <w:pPr>
              <w:widowControl/>
              <w:adjustRightInd w:val="0"/>
              <w:jc w:val="right"/>
              <w:textAlignment w:val="baseline"/>
              <w:rPr>
                <w:rFonts w:ascii="Times New Roman" w:hAnsi="Times New Roman"/>
                <w:kern w:val="0"/>
                <w:szCs w:val="21"/>
                <w:lang w:bidi="ar"/>
              </w:rPr>
            </w:pPr>
            <w:r w:rsidRPr="00472C37">
              <w:rPr>
                <w:rFonts w:ascii="Times New Roman" w:hAnsi="Times New Roman"/>
                <w:kern w:val="0"/>
                <w:szCs w:val="21"/>
                <w:lang w:bidi="ar"/>
              </w:rPr>
              <w:t>0.01</w:t>
            </w:r>
          </w:p>
        </w:tc>
        <w:tc>
          <w:tcPr>
            <w:tcW w:w="915" w:type="pct"/>
            <w:vAlign w:val="center"/>
          </w:tcPr>
          <w:p w14:paraId="1AC0C4EF" w14:textId="0171B87F"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23.67</w:t>
            </w:r>
          </w:p>
        </w:tc>
        <w:tc>
          <w:tcPr>
            <w:tcW w:w="915" w:type="pct"/>
            <w:vAlign w:val="center"/>
          </w:tcPr>
          <w:p w14:paraId="704FCC61" w14:textId="09C868A3" w:rsidR="00472C37" w:rsidRPr="00472C37" w:rsidRDefault="00472C37" w:rsidP="00472C37">
            <w:pPr>
              <w:widowControl/>
              <w:adjustRightInd w:val="0"/>
              <w:jc w:val="right"/>
              <w:textAlignment w:val="baseline"/>
              <w:rPr>
                <w:rFonts w:ascii="Times New Roman" w:hAnsi="Times New Roman"/>
                <w:color w:val="000000"/>
                <w:szCs w:val="21"/>
              </w:rPr>
            </w:pPr>
            <w:r w:rsidRPr="00472C37">
              <w:rPr>
                <w:rFonts w:ascii="Times New Roman" w:hAnsi="Times New Roman"/>
                <w:kern w:val="0"/>
                <w:szCs w:val="21"/>
                <w:lang w:bidi="ar"/>
              </w:rPr>
              <w:t>0.00</w:t>
            </w:r>
          </w:p>
        </w:tc>
      </w:tr>
      <w:tr w:rsidR="00472C37" w:rsidRPr="00472C37" w14:paraId="4B0F9BED" w14:textId="77777777" w:rsidTr="00456D47">
        <w:trPr>
          <w:trHeight w:val="334"/>
          <w:jc w:val="center"/>
        </w:trPr>
        <w:tc>
          <w:tcPr>
            <w:tcW w:w="1339" w:type="pct"/>
            <w:vAlign w:val="center"/>
          </w:tcPr>
          <w:p w14:paraId="53A6F52D" w14:textId="77777777"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主营业务收入小计</w:t>
            </w:r>
          </w:p>
        </w:tc>
        <w:tc>
          <w:tcPr>
            <w:tcW w:w="915" w:type="pct"/>
            <w:vAlign w:val="bottom"/>
          </w:tcPr>
          <w:p w14:paraId="4718B330" w14:textId="5FF09E0B"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264,862.80</w:t>
            </w:r>
          </w:p>
        </w:tc>
        <w:tc>
          <w:tcPr>
            <w:tcW w:w="916" w:type="pct"/>
            <w:vAlign w:val="bottom"/>
          </w:tcPr>
          <w:p w14:paraId="199F0B3C" w14:textId="5F6DADDC"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77.31</w:t>
            </w:r>
          </w:p>
        </w:tc>
        <w:tc>
          <w:tcPr>
            <w:tcW w:w="915" w:type="pct"/>
            <w:vAlign w:val="center"/>
          </w:tcPr>
          <w:p w14:paraId="057ECBA0" w14:textId="33CC4CD5"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518,190.51</w:t>
            </w:r>
          </w:p>
        </w:tc>
        <w:tc>
          <w:tcPr>
            <w:tcW w:w="915" w:type="pct"/>
            <w:vAlign w:val="center"/>
          </w:tcPr>
          <w:p w14:paraId="6C566FE5" w14:textId="50DE6CC0"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97.12</w:t>
            </w:r>
          </w:p>
        </w:tc>
      </w:tr>
      <w:tr w:rsidR="00472C37" w:rsidRPr="00472C37" w14:paraId="33F84A1C" w14:textId="77777777" w:rsidTr="00456D47">
        <w:trPr>
          <w:trHeight w:val="334"/>
          <w:jc w:val="center"/>
        </w:trPr>
        <w:tc>
          <w:tcPr>
            <w:tcW w:w="1339" w:type="pct"/>
            <w:vAlign w:val="center"/>
          </w:tcPr>
          <w:p w14:paraId="62803A7F" w14:textId="5255F9E3"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其他业务收入</w:t>
            </w:r>
          </w:p>
        </w:tc>
        <w:tc>
          <w:tcPr>
            <w:tcW w:w="915" w:type="pct"/>
            <w:vAlign w:val="bottom"/>
          </w:tcPr>
          <w:p w14:paraId="6C510488" w14:textId="59D14E6B"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77,728.00</w:t>
            </w:r>
          </w:p>
        </w:tc>
        <w:tc>
          <w:tcPr>
            <w:tcW w:w="916" w:type="pct"/>
            <w:vAlign w:val="bottom"/>
          </w:tcPr>
          <w:p w14:paraId="7B27D2E8" w14:textId="73BA56E9"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22.69</w:t>
            </w:r>
          </w:p>
        </w:tc>
        <w:tc>
          <w:tcPr>
            <w:tcW w:w="915" w:type="pct"/>
            <w:vAlign w:val="center"/>
          </w:tcPr>
          <w:p w14:paraId="41D31813" w14:textId="35629BDF"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15,358.41</w:t>
            </w:r>
          </w:p>
        </w:tc>
        <w:tc>
          <w:tcPr>
            <w:tcW w:w="915" w:type="pct"/>
            <w:vAlign w:val="center"/>
          </w:tcPr>
          <w:p w14:paraId="5A4F6C3D" w14:textId="33879409"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2.88</w:t>
            </w:r>
          </w:p>
        </w:tc>
      </w:tr>
      <w:tr w:rsidR="00472C37" w:rsidRPr="009337DB" w14:paraId="6E9E1374" w14:textId="77777777" w:rsidTr="00456D47">
        <w:trPr>
          <w:trHeight w:val="334"/>
          <w:jc w:val="center"/>
        </w:trPr>
        <w:tc>
          <w:tcPr>
            <w:tcW w:w="1339" w:type="pct"/>
            <w:vAlign w:val="center"/>
          </w:tcPr>
          <w:p w14:paraId="573FE7DE" w14:textId="77777777" w:rsidR="00472C37" w:rsidRPr="00472C37" w:rsidRDefault="00472C37" w:rsidP="00472C37">
            <w:pPr>
              <w:widowControl/>
              <w:adjustRightInd w:val="0"/>
              <w:jc w:val="center"/>
              <w:textAlignment w:val="baseline"/>
              <w:rPr>
                <w:rFonts w:ascii="Times New Roman" w:hAnsi="Times New Roman"/>
                <w:b/>
                <w:kern w:val="0"/>
                <w:szCs w:val="21"/>
              </w:rPr>
            </w:pPr>
            <w:r w:rsidRPr="00472C37">
              <w:rPr>
                <w:rFonts w:ascii="Times New Roman" w:hAnsi="Times New Roman"/>
                <w:b/>
                <w:kern w:val="0"/>
                <w:szCs w:val="21"/>
              </w:rPr>
              <w:t>合计</w:t>
            </w:r>
          </w:p>
        </w:tc>
        <w:tc>
          <w:tcPr>
            <w:tcW w:w="915" w:type="pct"/>
            <w:vAlign w:val="bottom"/>
          </w:tcPr>
          <w:p w14:paraId="49AF055E" w14:textId="6E4BDBC1"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342,590.80</w:t>
            </w:r>
          </w:p>
        </w:tc>
        <w:tc>
          <w:tcPr>
            <w:tcW w:w="916" w:type="pct"/>
            <w:vAlign w:val="bottom"/>
          </w:tcPr>
          <w:p w14:paraId="5A6DB932" w14:textId="73DC436F" w:rsidR="00472C37" w:rsidRPr="00472C37" w:rsidRDefault="00472C37" w:rsidP="00472C37">
            <w:pPr>
              <w:widowControl/>
              <w:adjustRightInd w:val="0"/>
              <w:jc w:val="right"/>
              <w:textAlignment w:val="baseline"/>
              <w:rPr>
                <w:rFonts w:ascii="Times New Roman" w:hAnsi="Times New Roman"/>
                <w:b/>
                <w:bCs/>
                <w:kern w:val="0"/>
                <w:szCs w:val="21"/>
                <w:lang w:bidi="ar"/>
              </w:rPr>
            </w:pPr>
            <w:r w:rsidRPr="00472C37">
              <w:rPr>
                <w:rFonts w:ascii="Times New Roman" w:hAnsi="Times New Roman"/>
                <w:b/>
                <w:bCs/>
                <w:kern w:val="0"/>
                <w:szCs w:val="21"/>
                <w:lang w:bidi="ar"/>
              </w:rPr>
              <w:t>100.00</w:t>
            </w:r>
          </w:p>
        </w:tc>
        <w:tc>
          <w:tcPr>
            <w:tcW w:w="915" w:type="pct"/>
            <w:vAlign w:val="center"/>
          </w:tcPr>
          <w:p w14:paraId="3E668908" w14:textId="01274584"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533,548.93</w:t>
            </w:r>
          </w:p>
        </w:tc>
        <w:tc>
          <w:tcPr>
            <w:tcW w:w="915" w:type="pct"/>
            <w:vAlign w:val="center"/>
          </w:tcPr>
          <w:p w14:paraId="7EA3D7E3" w14:textId="29932265" w:rsidR="00472C37" w:rsidRPr="00472C37" w:rsidRDefault="00472C37" w:rsidP="00472C37">
            <w:pPr>
              <w:widowControl/>
              <w:adjustRightInd w:val="0"/>
              <w:jc w:val="right"/>
              <w:textAlignment w:val="baseline"/>
              <w:rPr>
                <w:rFonts w:ascii="Times New Roman" w:hAnsi="Times New Roman"/>
                <w:b/>
                <w:bCs/>
                <w:color w:val="000000"/>
                <w:szCs w:val="21"/>
              </w:rPr>
            </w:pPr>
            <w:r w:rsidRPr="00472C37">
              <w:rPr>
                <w:rFonts w:ascii="Times New Roman" w:hAnsi="Times New Roman"/>
                <w:b/>
                <w:bCs/>
                <w:kern w:val="0"/>
                <w:szCs w:val="21"/>
                <w:lang w:bidi="ar"/>
              </w:rPr>
              <w:t>100.00</w:t>
            </w:r>
          </w:p>
        </w:tc>
      </w:tr>
    </w:tbl>
    <w:p w14:paraId="415D29E0" w14:textId="0A58CD9E" w:rsidR="009C1859" w:rsidRPr="009337DB" w:rsidRDefault="009C1859" w:rsidP="009C1859">
      <w:pPr>
        <w:spacing w:after="160" w:line="460" w:lineRule="exact"/>
        <w:ind w:firstLineChars="200" w:firstLine="480"/>
        <w:rPr>
          <w:rFonts w:ascii="Times New Roman" w:hAnsi="Times New Roman"/>
          <w:sz w:val="24"/>
          <w:highlight w:val="yellow"/>
          <w:lang w:val="zh-CN"/>
        </w:rPr>
      </w:pPr>
      <w:del w:id="1037" w:author="冯佳淇" w:date="2026-08-28T09:00:00Z">
        <w:r w:rsidRPr="00472C37">
          <w:rPr>
            <w:rFonts w:ascii="Times New Roman" w:hAnsi="Times New Roman"/>
            <w:sz w:val="24"/>
            <w:lang w:val="zh-CN"/>
          </w:rPr>
          <w:delText>报告期内，发行人分别实现营业收入</w:delText>
        </w:r>
        <w:r w:rsidR="004606C9" w:rsidRPr="00472C37">
          <w:rPr>
            <w:rFonts w:ascii="Times New Roman" w:hAnsi="Times New Roman" w:hint="eastAsia"/>
            <w:sz w:val="24"/>
            <w:lang w:val="zh-CN"/>
          </w:rPr>
          <w:delText>533,548.93</w:delText>
        </w:r>
        <w:r w:rsidRPr="00472C37">
          <w:rPr>
            <w:rFonts w:ascii="Times New Roman" w:hAnsi="Times New Roman"/>
            <w:sz w:val="24"/>
            <w:lang w:val="zh-CN"/>
          </w:rPr>
          <w:delText>万元</w:delText>
        </w:r>
        <w:r w:rsidRPr="00472C37">
          <w:rPr>
            <w:rFonts w:ascii="Times New Roman" w:hAnsi="Times New Roman" w:hint="eastAsia"/>
            <w:sz w:val="24"/>
            <w:lang w:val="zh-CN"/>
          </w:rPr>
          <w:delText>和</w:delText>
        </w:r>
        <w:r w:rsidR="00472C37" w:rsidRPr="00472C37">
          <w:rPr>
            <w:rFonts w:ascii="Times New Roman" w:hAnsi="Times New Roman"/>
            <w:sz w:val="24"/>
            <w:lang w:val="zh-CN"/>
          </w:rPr>
          <w:delText>342,590.80</w:delText>
        </w:r>
        <w:r w:rsidRPr="00472C37">
          <w:rPr>
            <w:rFonts w:ascii="Times New Roman" w:hAnsi="Times New Roman" w:hint="eastAsia"/>
            <w:sz w:val="24"/>
            <w:lang w:val="zh-CN"/>
          </w:rPr>
          <w:delText>万元</w:delText>
        </w:r>
        <w:r w:rsidRPr="00472C37">
          <w:rPr>
            <w:rFonts w:ascii="Times New Roman" w:hAnsi="Times New Roman"/>
            <w:sz w:val="24"/>
            <w:lang w:val="zh-CN"/>
          </w:rPr>
          <w:delText>。从业务板块来看，市政工程业务、商品销售、房屋销售业务是发行人营业收入的主要来源。报告期内，发行人市政工程业务收入分别占营业收入的比例为</w:delText>
        </w:r>
        <w:r w:rsidR="004606C9" w:rsidRPr="00472C37">
          <w:rPr>
            <w:rFonts w:ascii="Times New Roman" w:hAnsi="Times New Roman" w:hint="eastAsia"/>
            <w:sz w:val="24"/>
          </w:rPr>
          <w:delText>37.52</w:delText>
        </w:r>
        <w:r w:rsidRPr="00472C37">
          <w:rPr>
            <w:rFonts w:ascii="Times New Roman" w:hAnsi="Times New Roman"/>
            <w:sz w:val="24"/>
            <w:lang w:val="zh-CN"/>
          </w:rPr>
          <w:delText>%</w:delText>
        </w:r>
        <w:r w:rsidRPr="00472C37">
          <w:rPr>
            <w:rFonts w:ascii="Times New Roman" w:hAnsi="Times New Roman" w:hint="eastAsia"/>
            <w:sz w:val="24"/>
            <w:lang w:val="zh-CN"/>
          </w:rPr>
          <w:delText>和</w:delText>
        </w:r>
        <w:r w:rsidR="00472C37" w:rsidRPr="00472C37">
          <w:rPr>
            <w:rFonts w:ascii="Times New Roman" w:hAnsi="Times New Roman"/>
            <w:sz w:val="24"/>
          </w:rPr>
          <w:delText>60.</w:delText>
        </w:r>
        <w:r w:rsidR="00472C37" w:rsidRPr="00251E78">
          <w:rPr>
            <w:rFonts w:ascii="Times New Roman" w:hAnsi="Times New Roman"/>
            <w:sz w:val="24"/>
          </w:rPr>
          <w:delText>47</w:delText>
        </w:r>
        <w:r w:rsidRPr="00251E78">
          <w:rPr>
            <w:rFonts w:ascii="Times New Roman" w:hAnsi="Times New Roman"/>
            <w:sz w:val="24"/>
            <w:lang w:val="zh-CN"/>
          </w:rPr>
          <w:delText>%</w:delText>
        </w:r>
        <w:r w:rsidRPr="00251E78">
          <w:rPr>
            <w:rFonts w:ascii="Times New Roman" w:hAnsi="Times New Roman"/>
            <w:sz w:val="24"/>
            <w:lang w:val="zh-CN"/>
          </w:rPr>
          <w:delText>；商品销售收入分别占营业收入的比例为</w:delText>
        </w:r>
        <w:r w:rsidR="004606C9" w:rsidRPr="00251E78">
          <w:rPr>
            <w:rFonts w:ascii="Times New Roman" w:hAnsi="Times New Roman" w:hint="eastAsia"/>
            <w:sz w:val="24"/>
          </w:rPr>
          <w:delText>56.05</w:delText>
        </w:r>
        <w:r w:rsidRPr="00251E78">
          <w:rPr>
            <w:rFonts w:ascii="Times New Roman" w:hAnsi="Times New Roman"/>
            <w:sz w:val="24"/>
            <w:lang w:val="zh-CN"/>
          </w:rPr>
          <w:delText>%</w:delText>
        </w:r>
        <w:r w:rsidRPr="00251E78">
          <w:rPr>
            <w:rFonts w:ascii="Times New Roman" w:hAnsi="Times New Roman" w:hint="eastAsia"/>
            <w:sz w:val="24"/>
            <w:lang w:val="zh-CN"/>
          </w:rPr>
          <w:delText>和</w:delText>
        </w:r>
        <w:r w:rsidR="00251E78" w:rsidRPr="00251E78">
          <w:rPr>
            <w:rFonts w:ascii="Times New Roman" w:hAnsi="Times New Roman"/>
            <w:sz w:val="24"/>
          </w:rPr>
          <w:delText>14.52</w:delText>
        </w:r>
        <w:r w:rsidRPr="00251E78">
          <w:rPr>
            <w:rFonts w:ascii="Times New Roman" w:hAnsi="Times New Roman"/>
            <w:sz w:val="24"/>
            <w:lang w:val="zh-CN"/>
          </w:rPr>
          <w:delText>%</w:delText>
        </w:r>
        <w:r w:rsidRPr="00251E78">
          <w:rPr>
            <w:rFonts w:ascii="Times New Roman" w:hAnsi="Times New Roman"/>
            <w:sz w:val="24"/>
            <w:lang w:val="zh-CN"/>
          </w:rPr>
          <w:delText>；房屋销售业务收入分别占营业收入的比例为</w:delText>
        </w:r>
        <w:r w:rsidR="004606C9" w:rsidRPr="00251E78">
          <w:rPr>
            <w:rFonts w:ascii="Times New Roman" w:hAnsi="Times New Roman" w:hint="eastAsia"/>
            <w:sz w:val="24"/>
          </w:rPr>
          <w:delText>3.55</w:delText>
        </w:r>
        <w:r w:rsidRPr="00251E78">
          <w:rPr>
            <w:rFonts w:ascii="Times New Roman" w:hAnsi="Times New Roman"/>
            <w:sz w:val="24"/>
            <w:lang w:val="zh-CN"/>
          </w:rPr>
          <w:delText>%</w:delText>
        </w:r>
        <w:r w:rsidRPr="00251E78">
          <w:rPr>
            <w:rFonts w:ascii="Times New Roman" w:hAnsi="Times New Roman" w:hint="eastAsia"/>
            <w:sz w:val="24"/>
            <w:lang w:val="zh-CN"/>
          </w:rPr>
          <w:delText>和</w:delText>
        </w:r>
        <w:r w:rsidR="00251E78" w:rsidRPr="00251E78">
          <w:rPr>
            <w:rFonts w:ascii="Times New Roman" w:hAnsi="Times New Roman"/>
            <w:sz w:val="24"/>
          </w:rPr>
          <w:delText>2.32</w:delText>
        </w:r>
        <w:r w:rsidRPr="00251E78">
          <w:rPr>
            <w:rFonts w:ascii="Times New Roman" w:hAnsi="Times New Roman"/>
            <w:sz w:val="24"/>
            <w:lang w:val="zh-CN"/>
          </w:rPr>
          <w:delText>%</w:delText>
        </w:r>
        <w:r w:rsidRPr="00251E78">
          <w:rPr>
            <w:rFonts w:ascii="Times New Roman" w:hAnsi="Times New Roman"/>
            <w:sz w:val="24"/>
            <w:lang w:val="zh-CN"/>
          </w:rPr>
          <w:delText>。</w:delText>
        </w:r>
      </w:del>
      <w:ins w:id="1038" w:author="冯佳淇" w:date="2026-08-28T09:00:00Z">
        <w:r>
          <w:rPr>
            <w:rFonts w:ascii="Times New Roman" w:hAnsi="Times New Roman"/>
            <w:sz w:val="24"/>
            <w:lang w:val="zh-CN"/>
          </w:rPr>
          <w:t xml:space="preserve">2024年、2025年和2026年1-6月，发行人分别实现营业收入533,548.93万元、342,590.80万元和102,774.90万元。从业务板块来看，市政工程施工、商品销售收入、转让土地使用权业务收入是发行人营业收入的主要来源。2024年、2025年和2026年1-6月，发行人市政工程业务收入分别占营业收入的37.52%、60.47%和88.29%；商品销售收入分别占营业收入的56.05%、14.52%和7.80%；转让土地使用权业务收入分别占营业收入的0.80%、16.67%和0.00%；房屋销售业务收入分别占营业收入的3.55%、2.32%和3.46%。</w:t>
        </w:r>
      </w:ins>
    </w:p>
    <w:bookmarkEnd w:id="24"/>
    <w:bookmarkEnd w:id="25"/>
    <w:bookmarkEnd w:id="26"/>
    <w:bookmarkEnd w:id="27"/>
    <w:bookmarkEnd w:id="28"/>
    <w:bookmarkEnd w:id="29"/>
    <w:bookmarkEnd w:id="30"/>
    <w:p w14:paraId="2929CF41" w14:textId="77777777" w:rsidR="00CE246C" w:rsidRPr="004606C9" w:rsidRDefault="00CE246C">
      <w:pPr>
        <w:numPr>
          <w:ilvl w:val="0"/>
          <w:numId w:val="6"/>
        </w:numPr>
        <w:spacing w:beforeLines="50" w:before="156" w:afterLines="50" w:after="156" w:line="360" w:lineRule="auto"/>
        <w:ind w:firstLineChars="200" w:firstLine="482"/>
        <w:rPr>
          <w:rFonts w:ascii="Times New Roman" w:hAnsi="Times New Roman"/>
          <w:b/>
          <w:bCs/>
          <w:sz w:val="24"/>
        </w:rPr>
      </w:pPr>
      <w:r w:rsidRPr="004606C9">
        <w:rPr>
          <w:rFonts w:ascii="Times New Roman" w:hAnsi="Times New Roman"/>
          <w:b/>
          <w:bCs/>
          <w:sz w:val="24"/>
        </w:rPr>
        <w:t>发行人子公司情况</w:t>
      </w:r>
    </w:p>
    <w:p w14:paraId="39949C1F" w14:textId="71083F8B" w:rsidR="00653D99" w:rsidRPr="00AF6C77" w:rsidRDefault="00653D99" w:rsidP="00653D99">
      <w:pPr>
        <w:spacing w:line="360" w:lineRule="auto"/>
        <w:ind w:firstLineChars="200" w:firstLine="480"/>
        <w:rPr>
          <w:rFonts w:ascii="Times New Roman" w:hAnsi="Times New Roman"/>
          <w:kern w:val="0"/>
          <w:sz w:val="24"/>
          <w:lang w:val="zh-CN"/>
        </w:rPr>
      </w:pPr>
      <w:del w:id="1039" w:author="冯佳淇" w:date="2026-08-28T09:00:00Z">
        <w:bookmarkStart w:id="32" w:name="_Hlk133998844"/>
        <w:r w:rsidRPr="00AF6C77">
          <w:rPr>
            <w:rFonts w:ascii="Times New Roman" w:hAnsi="Times New Roman"/>
            <w:kern w:val="0"/>
            <w:sz w:val="24"/>
            <w:lang w:val="zh-CN"/>
          </w:rPr>
          <w:delText>截至</w:delText>
        </w:r>
        <w:r w:rsidRPr="00AF6C77">
          <w:rPr>
            <w:rFonts w:ascii="Times New Roman" w:hAnsi="Times New Roman"/>
            <w:kern w:val="0"/>
            <w:sz w:val="24"/>
            <w:lang w:val="zh-CN"/>
          </w:rPr>
          <w:delText>202</w:delText>
        </w:r>
        <w:r w:rsidR="004606C9" w:rsidRPr="00AF6C77">
          <w:rPr>
            <w:rFonts w:ascii="Times New Roman" w:hAnsi="Times New Roman"/>
            <w:kern w:val="0"/>
            <w:sz w:val="24"/>
          </w:rPr>
          <w:delText>5</w:delText>
        </w:r>
        <w:r w:rsidRPr="00AF6C77">
          <w:rPr>
            <w:rFonts w:ascii="Times New Roman" w:hAnsi="Times New Roman"/>
            <w:kern w:val="0"/>
            <w:sz w:val="24"/>
            <w:lang w:val="zh-CN"/>
          </w:rPr>
          <w:delText>年</w:delText>
        </w:r>
        <w:r w:rsidR="004606C9" w:rsidRPr="00AF6C77">
          <w:rPr>
            <w:rFonts w:ascii="Times New Roman" w:hAnsi="Times New Roman" w:hint="eastAsia"/>
            <w:kern w:val="0"/>
            <w:sz w:val="24"/>
          </w:rPr>
          <w:delText>末</w:delText>
        </w:r>
        <w:r w:rsidRPr="00AF6C77">
          <w:rPr>
            <w:rFonts w:ascii="Times New Roman" w:hAnsi="Times New Roman"/>
            <w:kern w:val="0"/>
            <w:sz w:val="24"/>
            <w:lang w:val="zh-CN"/>
          </w:rPr>
          <w:delText>，发行人纳入合并范围的下属子公司有</w:delText>
        </w:r>
        <w:r w:rsidRPr="00AF6C77">
          <w:rPr>
            <w:rFonts w:ascii="Times New Roman" w:hAnsi="Times New Roman" w:hint="eastAsia"/>
            <w:kern w:val="0"/>
            <w:sz w:val="24"/>
          </w:rPr>
          <w:delText>9</w:delText>
        </w:r>
        <w:r w:rsidRPr="00AF6C77">
          <w:rPr>
            <w:rFonts w:ascii="Times New Roman" w:hAnsi="Times New Roman"/>
            <w:kern w:val="0"/>
            <w:sz w:val="24"/>
            <w:lang w:val="zh-CN"/>
          </w:rPr>
          <w:delText>家，其中一级子公司</w:delText>
        </w:r>
        <w:r w:rsidR="00AF6C77" w:rsidRPr="00AF6C77">
          <w:rPr>
            <w:rFonts w:ascii="Times New Roman" w:hAnsi="Times New Roman"/>
            <w:kern w:val="0"/>
            <w:sz w:val="24"/>
          </w:rPr>
          <w:delText>4</w:delText>
        </w:r>
        <w:r w:rsidRPr="00AF6C77">
          <w:rPr>
            <w:rFonts w:ascii="Times New Roman" w:hAnsi="Times New Roman"/>
            <w:kern w:val="0"/>
            <w:sz w:val="24"/>
            <w:lang w:val="zh-CN"/>
          </w:rPr>
          <w:delText>家，二级子公司</w:delText>
        </w:r>
        <w:r w:rsidR="00AF6C77" w:rsidRPr="00AF6C77">
          <w:rPr>
            <w:rFonts w:ascii="Times New Roman" w:hAnsi="Times New Roman"/>
            <w:kern w:val="0"/>
            <w:sz w:val="24"/>
          </w:rPr>
          <w:delText>5</w:delText>
        </w:r>
        <w:r w:rsidRPr="00AF6C77">
          <w:rPr>
            <w:rFonts w:ascii="Times New Roman" w:hAnsi="Times New Roman"/>
            <w:kern w:val="0"/>
            <w:sz w:val="24"/>
            <w:lang w:val="zh-CN"/>
          </w:rPr>
          <w:delText>家，基本情况如下：</w:delText>
        </w:r>
      </w:del>
      <w:ins w:id="1040" w:author="冯佳淇" w:date="2026-08-28T09:00:00Z">
        <w:r>
          <w:rPr>
            <w:rFonts w:ascii="Times New Roman" w:hAnsi="Times New Roman"/>
            <w:kern w:val="0"/>
            <w:sz w:val="24"/>
            <w:lang w:val="zh-CN"/>
          </w:rPr>
          <w:t xml:space="preserve">截至2026年6月末，发行人纳入合并报表范围的子公司为10家，相比2025年末，发行人划入子公司济宁市兖州区融科供应链管理有限公司、山东惠园工投招商服务有限公司纳入发行人合并报表范围内，济宁市兖州区惠民均和实业发展有限公司不再纳入发行人合并报表范围内。截至2026年6月末，发行人纳入合并范围的下属一级子公司有4家，基本情况如下：</w:t>
        </w:r>
      </w:ins>
    </w:p>
    <w:tbl>
      <w:tblPr>
        <w:tblW w:w="51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3368"/>
        <w:gridCol w:w="1522"/>
        <w:gridCol w:w="1084"/>
        <w:gridCol w:w="1077"/>
        <w:gridCol w:w="791"/>
      </w:tblGrid>
      <w:tr w:rsidR="00653D99" w:rsidRPr="00AF6C77" w14:paraId="7EC8EC82" w14:textId="77777777" w:rsidTr="00653D99">
        <w:trPr>
          <w:trHeight w:val="283"/>
          <w:tblHeader/>
          <w:jc w:val="center"/>
        </w:trPr>
        <w:tc>
          <w:tcPr>
            <w:tcW w:w="399" w:type="pct"/>
            <w:vAlign w:val="center"/>
          </w:tcPr>
          <w:p w14:paraId="15361334"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lastRenderedPageBreak/>
              <w:t>序号</w:t>
            </w:r>
          </w:p>
        </w:tc>
        <w:tc>
          <w:tcPr>
            <w:tcW w:w="1976" w:type="pct"/>
            <w:vAlign w:val="center"/>
          </w:tcPr>
          <w:p w14:paraId="568B5F5F"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名称</w:t>
            </w:r>
          </w:p>
        </w:tc>
        <w:tc>
          <w:tcPr>
            <w:tcW w:w="893" w:type="pct"/>
            <w:vAlign w:val="center"/>
          </w:tcPr>
          <w:p w14:paraId="3BD6A32B"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注册地</w:t>
            </w:r>
          </w:p>
        </w:tc>
        <w:tc>
          <w:tcPr>
            <w:tcW w:w="636" w:type="pct"/>
            <w:vAlign w:val="center"/>
          </w:tcPr>
          <w:p w14:paraId="343E726D"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注册资本</w:t>
            </w:r>
            <w:r w:rsidRPr="00AF6C77">
              <w:rPr>
                <w:rFonts w:ascii="Times New Roman" w:hAnsi="Times New Roman" w:hint="eastAsia"/>
                <w:b/>
                <w:bCs/>
                <w:kern w:val="0"/>
                <w:szCs w:val="21"/>
              </w:rPr>
              <w:t>（万元）</w:t>
            </w:r>
          </w:p>
        </w:tc>
        <w:tc>
          <w:tcPr>
            <w:tcW w:w="632" w:type="pct"/>
            <w:vAlign w:val="center"/>
          </w:tcPr>
          <w:p w14:paraId="5AB89637"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持股比例</w:t>
            </w:r>
            <w:r w:rsidRPr="00AF6C77">
              <w:rPr>
                <w:rFonts w:ascii="Times New Roman" w:hAnsi="Times New Roman" w:hint="eastAsia"/>
                <w:b/>
                <w:bCs/>
                <w:kern w:val="0"/>
                <w:szCs w:val="21"/>
              </w:rPr>
              <w:t>（</w:t>
            </w:r>
            <w:r w:rsidRPr="00AF6C77">
              <w:rPr>
                <w:rFonts w:ascii="Times New Roman" w:hAnsi="Times New Roman" w:hint="eastAsia"/>
                <w:b/>
                <w:bCs/>
                <w:kern w:val="0"/>
                <w:szCs w:val="21"/>
              </w:rPr>
              <w:t>%</w:t>
            </w:r>
            <w:r w:rsidRPr="00AF6C77">
              <w:rPr>
                <w:rFonts w:ascii="Times New Roman" w:hAnsi="Times New Roman" w:hint="eastAsia"/>
                <w:b/>
                <w:bCs/>
                <w:kern w:val="0"/>
                <w:szCs w:val="21"/>
              </w:rPr>
              <w:t>）</w:t>
            </w:r>
          </w:p>
        </w:tc>
        <w:tc>
          <w:tcPr>
            <w:tcW w:w="464" w:type="pct"/>
            <w:vAlign w:val="center"/>
          </w:tcPr>
          <w:p w14:paraId="766794EB" w14:textId="77777777" w:rsidR="00653D99" w:rsidRPr="00AF6C77" w:rsidRDefault="00653D99" w:rsidP="00653D99">
            <w:pPr>
              <w:widowControl/>
              <w:autoSpaceDE w:val="0"/>
              <w:autoSpaceDN w:val="0"/>
              <w:adjustRightInd w:val="0"/>
              <w:jc w:val="center"/>
              <w:rPr>
                <w:rFonts w:ascii="Times New Roman" w:hAnsi="Times New Roman"/>
                <w:b/>
                <w:bCs/>
                <w:kern w:val="0"/>
                <w:szCs w:val="21"/>
              </w:rPr>
            </w:pPr>
            <w:r w:rsidRPr="00AF6C77">
              <w:rPr>
                <w:rFonts w:ascii="Times New Roman" w:hAnsi="Times New Roman"/>
                <w:b/>
                <w:bCs/>
                <w:kern w:val="0"/>
                <w:szCs w:val="21"/>
              </w:rPr>
              <w:t>级别</w:t>
            </w:r>
          </w:p>
        </w:tc>
      </w:tr>
      <w:tr w:rsidR="00653D99" w:rsidRPr="00AF6C77" w14:paraId="70710281" w14:textId="77777777" w:rsidTr="00653D99">
        <w:trPr>
          <w:trHeight w:val="283"/>
          <w:jc w:val="center"/>
        </w:trPr>
        <w:tc>
          <w:tcPr>
            <w:tcW w:w="399" w:type="pct"/>
            <w:noWrap/>
            <w:vAlign w:val="center"/>
          </w:tcPr>
          <w:p w14:paraId="7D26423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1</w:t>
            </w:r>
          </w:p>
        </w:tc>
        <w:tc>
          <w:tcPr>
            <w:tcW w:w="1976" w:type="pct"/>
            <w:vAlign w:val="center"/>
          </w:tcPr>
          <w:p w14:paraId="3FC7361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r w:rsidRPr="00AF6C77">
              <w:rPr>
                <w:rFonts w:ascii="Times New Roman" w:hAnsi="Times New Roman"/>
                <w:color w:val="000000"/>
                <w:kern w:val="0"/>
                <w:szCs w:val="21"/>
              </w:rPr>
              <w:t>国开齐鲁文化旅游开发有限公司</w:t>
            </w:r>
          </w:p>
        </w:tc>
        <w:tc>
          <w:tcPr>
            <w:tcW w:w="893" w:type="pct"/>
            <w:vAlign w:val="center"/>
          </w:tcPr>
          <w:p w14:paraId="5872B87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41AA7B5"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38,000.00</w:t>
            </w:r>
          </w:p>
        </w:tc>
        <w:tc>
          <w:tcPr>
            <w:tcW w:w="632" w:type="pct"/>
            <w:vAlign w:val="center"/>
          </w:tcPr>
          <w:p w14:paraId="4DA0B0BB"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28A8D7F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0A93E82C" w14:textId="77777777" w:rsidTr="00653D99">
        <w:trPr>
          <w:trHeight w:val="283"/>
          <w:jc w:val="center"/>
        </w:trPr>
        <w:tc>
          <w:tcPr>
            <w:tcW w:w="399" w:type="pct"/>
            <w:noWrap/>
            <w:vAlign w:val="center"/>
          </w:tcPr>
          <w:p w14:paraId="3A79F36B"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2</w:t>
            </w:r>
          </w:p>
        </w:tc>
        <w:tc>
          <w:tcPr>
            <w:tcW w:w="1976" w:type="pct"/>
            <w:vAlign w:val="center"/>
          </w:tcPr>
          <w:p w14:paraId="737C20B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济宁市惠</w:t>
            </w:r>
            <w:proofErr w:type="gramStart"/>
            <w:r w:rsidRPr="00AF6C77">
              <w:rPr>
                <w:rFonts w:ascii="Times New Roman" w:hAnsi="Times New Roman"/>
                <w:color w:val="000000"/>
                <w:kern w:val="0"/>
                <w:szCs w:val="21"/>
              </w:rPr>
              <w:t>丰产业</w:t>
            </w:r>
            <w:proofErr w:type="gramEnd"/>
            <w:r w:rsidRPr="00AF6C77">
              <w:rPr>
                <w:rFonts w:ascii="Times New Roman" w:hAnsi="Times New Roman"/>
                <w:color w:val="000000"/>
                <w:kern w:val="0"/>
                <w:szCs w:val="21"/>
              </w:rPr>
              <w:t>发展</w:t>
            </w:r>
            <w:r w:rsidRPr="00AF6C77">
              <w:rPr>
                <w:rFonts w:ascii="Times New Roman" w:hAnsi="Times New Roman" w:hint="eastAsia"/>
                <w:color w:val="000000"/>
                <w:kern w:val="0"/>
                <w:szCs w:val="21"/>
              </w:rPr>
              <w:t>投资</w:t>
            </w:r>
            <w:r w:rsidRPr="00AF6C77">
              <w:rPr>
                <w:rFonts w:ascii="Times New Roman" w:hAnsi="Times New Roman"/>
                <w:color w:val="000000"/>
                <w:kern w:val="0"/>
                <w:szCs w:val="21"/>
              </w:rPr>
              <w:t>有限公司</w:t>
            </w:r>
          </w:p>
        </w:tc>
        <w:tc>
          <w:tcPr>
            <w:tcW w:w="893" w:type="pct"/>
            <w:vAlign w:val="center"/>
          </w:tcPr>
          <w:p w14:paraId="7C000C4E"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28E5080B"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100,000.00</w:t>
            </w:r>
          </w:p>
        </w:tc>
        <w:tc>
          <w:tcPr>
            <w:tcW w:w="632" w:type="pct"/>
            <w:vAlign w:val="center"/>
          </w:tcPr>
          <w:p w14:paraId="757263A3"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406555A8"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2F5EB764" w14:textId="77777777" w:rsidTr="00653D99">
        <w:trPr>
          <w:trHeight w:val="283"/>
          <w:jc w:val="center"/>
        </w:trPr>
        <w:tc>
          <w:tcPr>
            <w:tcW w:w="399" w:type="pct"/>
            <w:noWrap/>
            <w:vAlign w:val="center"/>
          </w:tcPr>
          <w:p w14:paraId="673EA72A"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3</w:t>
            </w:r>
          </w:p>
        </w:tc>
        <w:tc>
          <w:tcPr>
            <w:tcW w:w="1976" w:type="pct"/>
            <w:vAlign w:val="center"/>
          </w:tcPr>
          <w:p w14:paraId="699FE58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兖州区帅元文化</w:t>
            </w:r>
            <w:proofErr w:type="gramEnd"/>
            <w:r w:rsidRPr="00AF6C77">
              <w:rPr>
                <w:rFonts w:ascii="Times New Roman" w:hAnsi="Times New Roman"/>
                <w:color w:val="000000"/>
                <w:kern w:val="0"/>
                <w:szCs w:val="21"/>
              </w:rPr>
              <w:t>旅游发展有限公司</w:t>
            </w:r>
          </w:p>
        </w:tc>
        <w:tc>
          <w:tcPr>
            <w:tcW w:w="893" w:type="pct"/>
            <w:vAlign w:val="center"/>
          </w:tcPr>
          <w:p w14:paraId="36353BC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342B23C"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10,000.00</w:t>
            </w:r>
          </w:p>
        </w:tc>
        <w:tc>
          <w:tcPr>
            <w:tcW w:w="632" w:type="pct"/>
            <w:vAlign w:val="center"/>
          </w:tcPr>
          <w:p w14:paraId="20BC6E15"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90.00</w:t>
            </w:r>
          </w:p>
        </w:tc>
        <w:tc>
          <w:tcPr>
            <w:tcW w:w="464" w:type="pct"/>
            <w:vAlign w:val="center"/>
          </w:tcPr>
          <w:p w14:paraId="77D7DDA3"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二级</w:t>
            </w:r>
          </w:p>
        </w:tc>
      </w:tr>
      <w:tr w:rsidR="00653D99" w:rsidRPr="00AF6C77" w14:paraId="1F4BF130" w14:textId="77777777" w:rsidTr="00653D99">
        <w:trPr>
          <w:trHeight w:val="283"/>
          <w:jc w:val="center"/>
        </w:trPr>
        <w:tc>
          <w:tcPr>
            <w:tcW w:w="399" w:type="pct"/>
            <w:noWrap/>
            <w:vAlign w:val="center"/>
          </w:tcPr>
          <w:p w14:paraId="5FAE56DC"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4</w:t>
            </w:r>
          </w:p>
        </w:tc>
        <w:tc>
          <w:tcPr>
            <w:tcW w:w="1976" w:type="pct"/>
            <w:vAlign w:val="center"/>
          </w:tcPr>
          <w:p w14:paraId="3E47267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山东兴隆文化园有限公司</w:t>
            </w:r>
          </w:p>
        </w:tc>
        <w:tc>
          <w:tcPr>
            <w:tcW w:w="893" w:type="pct"/>
            <w:vAlign w:val="center"/>
          </w:tcPr>
          <w:p w14:paraId="4A9B7653"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91738DA"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3,000.00</w:t>
            </w:r>
          </w:p>
        </w:tc>
        <w:tc>
          <w:tcPr>
            <w:tcW w:w="632" w:type="pct"/>
            <w:vAlign w:val="center"/>
          </w:tcPr>
          <w:p w14:paraId="1AECCFD9" w14:textId="77777777" w:rsidR="00653D99" w:rsidRPr="00AF6C77" w:rsidRDefault="00653D99" w:rsidP="00653D99">
            <w:pPr>
              <w:widowControl/>
              <w:autoSpaceDE w:val="0"/>
              <w:autoSpaceDN w:val="0"/>
              <w:adjustRightInd w:val="0"/>
              <w:jc w:val="right"/>
              <w:rPr>
                <w:rFonts w:ascii="Times New Roman" w:hAnsi="Times New Roman"/>
                <w:kern w:val="0"/>
                <w:szCs w:val="21"/>
              </w:rPr>
            </w:pPr>
            <w:r w:rsidRPr="00AF6C77">
              <w:rPr>
                <w:rFonts w:ascii="Times New Roman" w:hAnsi="Times New Roman"/>
                <w:color w:val="000000"/>
                <w:kern w:val="0"/>
                <w:szCs w:val="21"/>
              </w:rPr>
              <w:t>100.00</w:t>
            </w:r>
          </w:p>
        </w:tc>
        <w:tc>
          <w:tcPr>
            <w:tcW w:w="464" w:type="pct"/>
            <w:vAlign w:val="center"/>
          </w:tcPr>
          <w:p w14:paraId="09EE8AB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一级</w:t>
            </w:r>
          </w:p>
        </w:tc>
      </w:tr>
      <w:tr w:rsidR="00653D99" w:rsidRPr="00AF6C77" w14:paraId="0550704C" w14:textId="77777777" w:rsidTr="00653D99">
        <w:trPr>
          <w:trHeight w:val="283"/>
          <w:jc w:val="center"/>
        </w:trPr>
        <w:tc>
          <w:tcPr>
            <w:tcW w:w="399" w:type="pct"/>
            <w:noWrap/>
            <w:vAlign w:val="center"/>
          </w:tcPr>
          <w:p w14:paraId="3F707117"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5</w:t>
            </w:r>
          </w:p>
        </w:tc>
        <w:tc>
          <w:tcPr>
            <w:tcW w:w="1976" w:type="pct"/>
            <w:vAlign w:val="center"/>
          </w:tcPr>
          <w:p w14:paraId="57AF511A" w14:textId="77777777" w:rsidR="00653D99" w:rsidRPr="00AF6C77" w:rsidRDefault="00653D99" w:rsidP="00653D99">
            <w:pPr>
              <w:widowControl/>
              <w:autoSpaceDE w:val="0"/>
              <w:autoSpaceDN w:val="0"/>
              <w:adjustRightInd w:val="0"/>
              <w:jc w:val="center"/>
              <w:rPr>
                <w:rFonts w:ascii="Times New Roman" w:hAnsi="Times New Roman"/>
                <w:kern w:val="0"/>
                <w:szCs w:val="21"/>
              </w:rPr>
            </w:pPr>
            <w:del w:id="1329" w:author="冯佳淇" w:date="2026-08-28T09:00:00Z">
              <w:r w:rsidRPr="00AF6C77">
                <w:rPr>
                  <w:rFonts w:ascii="Times New Roman" w:hAnsi="Times New Roman"/>
                  <w:color w:val="000000"/>
                  <w:kern w:val="0"/>
                  <w:szCs w:val="21"/>
                </w:rPr>
                <w:delText>济宁市</w:delText>
              </w:r>
              <w:proofErr w:type="gramStart"/>
              <w:r w:rsidRPr="00AF6C77">
                <w:rPr>
                  <w:rFonts w:ascii="Times New Roman" w:hAnsi="Times New Roman"/>
                  <w:color w:val="000000"/>
                  <w:kern w:val="0"/>
                  <w:szCs w:val="21"/>
                </w:rPr>
                <w:delText>兖州区惠民均</w:delText>
              </w:r>
              <w:proofErr w:type="gramEnd"/>
              <w:r w:rsidRPr="00AF6C77">
                <w:rPr>
                  <w:rFonts w:ascii="Times New Roman" w:hAnsi="Times New Roman"/>
                  <w:color w:val="000000"/>
                  <w:kern w:val="0"/>
                  <w:szCs w:val="21"/>
                </w:rPr>
                <w:delText>和实业发展有限公司</w:delText>
              </w:r>
            </w:del>
            <w:ins w:id="1330" w:author="冯佳淇" w:date="2026-08-28T09:00:00Z">
              <w:r>
                <w:rPr>
                  <w:rFonts w:ascii="Times New Roman" w:hAnsi="Times New Roman"/>
                  <w:color w:val="000000"/>
                  <w:kern w:val="0"/>
                  <w:szCs w:val="21"/>
                </w:rPr>
                <w:t xml:space="preserve">济宁市兖州区融科供应链管理有限公司</w:t>
              </w:r>
            </w:ins>
          </w:p>
        </w:tc>
        <w:tc>
          <w:tcPr>
            <w:tcW w:w="893" w:type="pct"/>
            <w:vAlign w:val="center"/>
          </w:tcPr>
          <w:p w14:paraId="7BC732CD"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23F4D2F1" w14:textId="77777777" w:rsidR="00653D99" w:rsidRPr="00AF6C77" w:rsidRDefault="00653D99" w:rsidP="00653D99">
            <w:pPr>
              <w:widowControl/>
              <w:autoSpaceDE w:val="0"/>
              <w:autoSpaceDN w:val="0"/>
              <w:adjustRightInd w:val="0"/>
              <w:jc w:val="right"/>
              <w:rPr>
                <w:rFonts w:ascii="Times New Roman" w:hAnsi="Times New Roman"/>
                <w:kern w:val="0"/>
                <w:szCs w:val="21"/>
              </w:rPr>
            </w:pPr>
            <w:del w:id="1331" w:author="冯佳淇" w:date="2026-08-28T09:00:00Z">
              <w:r w:rsidRPr="00AF6C77">
                <w:rPr>
                  <w:rFonts w:ascii="Times New Roman" w:hAnsi="Times New Roman"/>
                  <w:color w:val="000000"/>
                  <w:kern w:val="0"/>
                  <w:szCs w:val="21"/>
                </w:rPr>
                <w:delText>50,000.00</w:delText>
              </w:r>
            </w:del>
            <w:ins w:id="1332" w:author="冯佳淇" w:date="2026-08-28T09:00:00Z">
              <w:r>
                <w:rPr>
                  <w:rFonts w:ascii="Times New Roman" w:hAnsi="Times New Roman"/>
                  <w:color w:val="000000"/>
                  <w:kern w:val="0"/>
                  <w:szCs w:val="21"/>
                  <w:highlight w:val="yellow"/>
                </w:rPr>
                <w:t xml:space="preserve">——</w:t>
              </w:r>
            </w:ins>
          </w:p>
        </w:tc>
        <w:tc>
          <w:tcPr>
            <w:tcW w:w="632" w:type="pct"/>
            <w:vAlign w:val="center"/>
          </w:tcPr>
          <w:p w14:paraId="024D33C2" w14:textId="77777777" w:rsidR="00653D99" w:rsidRPr="00AF6C77" w:rsidRDefault="00653D99" w:rsidP="00653D99">
            <w:pPr>
              <w:widowControl/>
              <w:autoSpaceDE w:val="0"/>
              <w:autoSpaceDN w:val="0"/>
              <w:adjustRightInd w:val="0"/>
              <w:jc w:val="right"/>
              <w:rPr>
                <w:rFonts w:ascii="Times New Roman" w:hAnsi="Times New Roman"/>
                <w:kern w:val="0"/>
                <w:szCs w:val="21"/>
              </w:rPr>
            </w:pPr>
            <w:del w:id="1333" w:author="冯佳淇" w:date="2026-08-28T09:00:00Z">
              <w:r w:rsidRPr="00AF6C77">
                <w:rPr>
                  <w:rFonts w:ascii="Times New Roman" w:hAnsi="Times New Roman"/>
                  <w:color w:val="000000"/>
                  <w:kern w:val="0"/>
                  <w:szCs w:val="21"/>
                </w:rPr>
                <w:delText>51.00</w:delText>
              </w:r>
            </w:del>
            <w:ins w:id="1334" w:author="冯佳淇" w:date="2026-08-28T09:00:00Z">
              <w:r>
                <w:rPr>
                  <w:rFonts w:ascii="Times New Roman" w:hAnsi="Times New Roman"/>
                  <w:color w:val="000000"/>
                  <w:kern w:val="0"/>
                  <w:szCs w:val="21"/>
                  <w:highlight w:val="yellow"/>
                </w:rPr>
                <w:t xml:space="preserve">——</w:t>
              </w:r>
            </w:ins>
          </w:p>
        </w:tc>
        <w:tc>
          <w:tcPr>
            <w:tcW w:w="464" w:type="pct"/>
            <w:vAlign w:val="center"/>
          </w:tcPr>
          <w:p w14:paraId="66C74289" w14:textId="77777777" w:rsidR="00653D99" w:rsidRPr="00AF6C77" w:rsidRDefault="00653D99" w:rsidP="00653D99">
            <w:pPr>
              <w:widowControl/>
              <w:autoSpaceDE w:val="0"/>
              <w:autoSpaceDN w:val="0"/>
              <w:adjustRightInd w:val="0"/>
              <w:jc w:val="center"/>
              <w:rPr>
                <w:rFonts w:ascii="Times New Roman" w:hAnsi="Times New Roman"/>
                <w:kern w:val="0"/>
                <w:szCs w:val="21"/>
              </w:rPr>
            </w:pPr>
            <w:del w:id="1335" w:author="冯佳淇" w:date="2026-08-28T09:00:00Z">
              <w:r w:rsidRPr="00AF6C77">
                <w:rPr>
                  <w:rFonts w:ascii="Times New Roman" w:hAnsi="Times New Roman"/>
                  <w:color w:val="000000"/>
                  <w:kern w:val="0"/>
                  <w:szCs w:val="21"/>
                </w:rPr>
                <w:delText>二级</w:delText>
              </w:r>
            </w:del>
            <w:ins w:id="1336" w:author="冯佳淇" w:date="2026-08-28T09:00:00Z">
              <w:r>
                <w:rPr>
                  <w:rFonts w:ascii="Times New Roman" w:hAnsi="Times New Roman"/>
                  <w:color w:val="000000"/>
                  <w:kern w:val="0"/>
                  <w:szCs w:val="21"/>
                  <w:highlight w:val="yellow"/>
                </w:rPr>
                <w:t xml:space="preserve">——</w:t>
              </w:r>
            </w:ins>
          </w:p>
        </w:tc>
      </w:tr>
      <w:tr w:rsidR="00653D99" w:rsidRPr="00AF6C77" w14:paraId="6695B365" w14:textId="77777777" w:rsidTr="00653D99">
        <w:trPr>
          <w:trHeight w:val="283"/>
          <w:jc w:val="center"/>
        </w:trPr>
        <w:tc>
          <w:tcPr>
            <w:tcW w:w="399" w:type="pct"/>
            <w:noWrap/>
            <w:vAlign w:val="center"/>
          </w:tcPr>
          <w:p w14:paraId="79F0B4A6"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6</w:t>
            </w:r>
          </w:p>
        </w:tc>
        <w:tc>
          <w:tcPr>
            <w:tcW w:w="1976" w:type="pct"/>
            <w:vAlign w:val="center"/>
          </w:tcPr>
          <w:p w14:paraId="224F487B"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济宁市</w:t>
            </w:r>
            <w:proofErr w:type="gramStart"/>
            <w:r w:rsidRPr="00AF6C77">
              <w:rPr>
                <w:rFonts w:ascii="Times New Roman" w:hAnsi="Times New Roman" w:hint="eastAsia"/>
                <w:color w:val="000000"/>
                <w:kern w:val="0"/>
                <w:szCs w:val="21"/>
              </w:rPr>
              <w:t>兖州区</w:t>
            </w:r>
            <w:proofErr w:type="gramEnd"/>
            <w:r w:rsidRPr="00AF6C77">
              <w:rPr>
                <w:rFonts w:ascii="Times New Roman" w:hAnsi="Times New Roman" w:hint="eastAsia"/>
                <w:color w:val="000000"/>
                <w:kern w:val="0"/>
                <w:szCs w:val="21"/>
              </w:rPr>
              <w:t>端信文</w:t>
            </w:r>
            <w:proofErr w:type="gramStart"/>
            <w:r w:rsidRPr="00AF6C77">
              <w:rPr>
                <w:rFonts w:ascii="Times New Roman" w:hAnsi="Times New Roman" w:hint="eastAsia"/>
                <w:color w:val="000000"/>
                <w:kern w:val="0"/>
                <w:szCs w:val="21"/>
              </w:rPr>
              <w:t>旅产业</w:t>
            </w:r>
            <w:proofErr w:type="gramEnd"/>
            <w:r w:rsidRPr="00AF6C77">
              <w:rPr>
                <w:rFonts w:ascii="Times New Roman" w:hAnsi="Times New Roman" w:hint="eastAsia"/>
                <w:color w:val="000000"/>
                <w:kern w:val="0"/>
                <w:szCs w:val="21"/>
              </w:rPr>
              <w:t>发展有限公司</w:t>
            </w:r>
          </w:p>
        </w:tc>
        <w:tc>
          <w:tcPr>
            <w:tcW w:w="893" w:type="pct"/>
            <w:vAlign w:val="center"/>
          </w:tcPr>
          <w:p w14:paraId="569C5A0B"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47373D26"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300.00</w:t>
            </w:r>
          </w:p>
        </w:tc>
        <w:tc>
          <w:tcPr>
            <w:tcW w:w="632" w:type="pct"/>
            <w:vAlign w:val="center"/>
          </w:tcPr>
          <w:p w14:paraId="2D31BCE3"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68282163"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AF6C77" w14:paraId="1534C76E" w14:textId="77777777" w:rsidTr="00653D99">
        <w:trPr>
          <w:trHeight w:val="283"/>
          <w:jc w:val="center"/>
        </w:trPr>
        <w:tc>
          <w:tcPr>
            <w:tcW w:w="399" w:type="pct"/>
            <w:noWrap/>
            <w:vAlign w:val="center"/>
          </w:tcPr>
          <w:p w14:paraId="18102121"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7</w:t>
            </w:r>
          </w:p>
        </w:tc>
        <w:tc>
          <w:tcPr>
            <w:tcW w:w="1976" w:type="pct"/>
            <w:vAlign w:val="center"/>
          </w:tcPr>
          <w:p w14:paraId="3DD3B6FF"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济宁市</w:t>
            </w:r>
            <w:proofErr w:type="gramStart"/>
            <w:r w:rsidRPr="00AF6C77">
              <w:rPr>
                <w:rFonts w:ascii="Times New Roman" w:hAnsi="Times New Roman" w:hint="eastAsia"/>
                <w:color w:val="000000"/>
                <w:kern w:val="0"/>
                <w:szCs w:val="21"/>
              </w:rPr>
              <w:t>兖州区</w:t>
            </w:r>
            <w:proofErr w:type="gramEnd"/>
            <w:r w:rsidRPr="00AF6C77">
              <w:rPr>
                <w:rFonts w:ascii="Times New Roman" w:hAnsi="Times New Roman" w:hint="eastAsia"/>
                <w:color w:val="000000"/>
                <w:kern w:val="0"/>
                <w:szCs w:val="21"/>
              </w:rPr>
              <w:t>兴隆寺文化传媒有限公司</w:t>
            </w:r>
          </w:p>
        </w:tc>
        <w:tc>
          <w:tcPr>
            <w:tcW w:w="893" w:type="pct"/>
            <w:vAlign w:val="center"/>
          </w:tcPr>
          <w:p w14:paraId="7E201D7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1174D5A"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30.00</w:t>
            </w:r>
          </w:p>
        </w:tc>
        <w:tc>
          <w:tcPr>
            <w:tcW w:w="632" w:type="pct"/>
            <w:vAlign w:val="center"/>
          </w:tcPr>
          <w:p w14:paraId="65FF378E"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0B0335D4"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AF6C77" w14:paraId="52E4EA70" w14:textId="77777777" w:rsidTr="00653D99">
        <w:trPr>
          <w:trHeight w:val="283"/>
          <w:jc w:val="center"/>
        </w:trPr>
        <w:tc>
          <w:tcPr>
            <w:tcW w:w="399" w:type="pct"/>
            <w:noWrap/>
            <w:vAlign w:val="center"/>
          </w:tcPr>
          <w:p w14:paraId="24D39065"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8</w:t>
            </w:r>
          </w:p>
        </w:tc>
        <w:tc>
          <w:tcPr>
            <w:tcW w:w="1976" w:type="pct"/>
            <w:vAlign w:val="center"/>
          </w:tcPr>
          <w:p w14:paraId="6357267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lang w:bidi="ar"/>
              </w:rPr>
              <w:t>济宁市</w:t>
            </w:r>
            <w:proofErr w:type="gramStart"/>
            <w:r w:rsidRPr="00AF6C77">
              <w:rPr>
                <w:rFonts w:ascii="Times New Roman" w:hAnsi="Times New Roman" w:hint="eastAsia"/>
                <w:color w:val="000000"/>
                <w:kern w:val="0"/>
                <w:szCs w:val="21"/>
                <w:lang w:bidi="ar"/>
              </w:rPr>
              <w:t>兖州区</w:t>
            </w:r>
            <w:proofErr w:type="gramEnd"/>
            <w:r w:rsidRPr="00AF6C77">
              <w:rPr>
                <w:rFonts w:ascii="Times New Roman" w:hAnsi="Times New Roman" w:hint="eastAsia"/>
                <w:color w:val="000000"/>
                <w:kern w:val="0"/>
                <w:szCs w:val="21"/>
                <w:lang w:bidi="ar"/>
              </w:rPr>
              <w:t>兴隆电子商贸有限公司</w:t>
            </w:r>
          </w:p>
        </w:tc>
        <w:tc>
          <w:tcPr>
            <w:tcW w:w="893" w:type="pct"/>
            <w:vAlign w:val="center"/>
          </w:tcPr>
          <w:p w14:paraId="216B90C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color w:val="000000"/>
                <w:kern w:val="0"/>
                <w:szCs w:val="21"/>
              </w:rPr>
              <w:t>济宁市</w:t>
            </w:r>
            <w:proofErr w:type="gramStart"/>
            <w:r w:rsidRPr="00AF6C77">
              <w:rPr>
                <w:rFonts w:ascii="Times New Roman" w:hAnsi="Times New Roman"/>
                <w:color w:val="000000"/>
                <w:kern w:val="0"/>
                <w:szCs w:val="21"/>
              </w:rPr>
              <w:t>兖州区</w:t>
            </w:r>
            <w:proofErr w:type="gramEnd"/>
          </w:p>
        </w:tc>
        <w:tc>
          <w:tcPr>
            <w:tcW w:w="636" w:type="pct"/>
            <w:vAlign w:val="center"/>
          </w:tcPr>
          <w:p w14:paraId="369DEB33"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color w:val="000000"/>
                <w:kern w:val="0"/>
                <w:szCs w:val="21"/>
              </w:rPr>
              <w:t>3.00</w:t>
            </w:r>
          </w:p>
        </w:tc>
        <w:tc>
          <w:tcPr>
            <w:tcW w:w="632" w:type="pct"/>
            <w:vAlign w:val="center"/>
          </w:tcPr>
          <w:p w14:paraId="6354D340"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48392247"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二级</w:t>
            </w:r>
          </w:p>
        </w:tc>
      </w:tr>
      <w:tr w:rsidR="00653D99" w:rsidRPr="009337DB" w14:paraId="209F6765" w14:textId="77777777" w:rsidTr="00653D99">
        <w:trPr>
          <w:trHeight w:val="283"/>
          <w:jc w:val="center"/>
        </w:trPr>
        <w:tc>
          <w:tcPr>
            <w:tcW w:w="399" w:type="pct"/>
            <w:noWrap/>
            <w:vAlign w:val="center"/>
          </w:tcPr>
          <w:p w14:paraId="3302B310" w14:textId="77777777" w:rsidR="00653D99" w:rsidRPr="00AF6C77" w:rsidRDefault="00653D99" w:rsidP="00653D99">
            <w:pPr>
              <w:widowControl/>
              <w:autoSpaceDE w:val="0"/>
              <w:autoSpaceDN w:val="0"/>
              <w:adjustRightInd w:val="0"/>
              <w:jc w:val="center"/>
              <w:rPr>
                <w:rFonts w:ascii="Times New Roman" w:hAnsi="Times New Roman"/>
                <w:kern w:val="0"/>
                <w:szCs w:val="21"/>
              </w:rPr>
            </w:pPr>
            <w:r w:rsidRPr="00AF6C77">
              <w:rPr>
                <w:rFonts w:ascii="Times New Roman" w:hAnsi="Times New Roman" w:hint="eastAsia"/>
                <w:kern w:val="0"/>
                <w:szCs w:val="21"/>
              </w:rPr>
              <w:t>9</w:t>
            </w:r>
          </w:p>
        </w:tc>
        <w:tc>
          <w:tcPr>
            <w:tcW w:w="1976" w:type="pct"/>
            <w:vAlign w:val="center"/>
          </w:tcPr>
          <w:p w14:paraId="099C47A1" w14:textId="4E343B53" w:rsidR="00653D99" w:rsidRPr="00AF6C77" w:rsidRDefault="00AF6C77"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lang w:bidi="ar"/>
              </w:rPr>
              <w:t>济宁市</w:t>
            </w:r>
            <w:proofErr w:type="gramStart"/>
            <w:r w:rsidRPr="00AF6C77">
              <w:rPr>
                <w:rFonts w:ascii="Times New Roman" w:hAnsi="Times New Roman" w:hint="eastAsia"/>
                <w:color w:val="000000"/>
                <w:kern w:val="0"/>
                <w:szCs w:val="21"/>
                <w:lang w:bidi="ar"/>
              </w:rPr>
              <w:t>裕丰粮食</w:t>
            </w:r>
            <w:proofErr w:type="gramEnd"/>
            <w:r w:rsidRPr="00AF6C77">
              <w:rPr>
                <w:rFonts w:ascii="Times New Roman" w:hAnsi="Times New Roman" w:hint="eastAsia"/>
                <w:color w:val="000000"/>
                <w:kern w:val="0"/>
                <w:szCs w:val="21"/>
                <w:lang w:bidi="ar"/>
              </w:rPr>
              <w:t>产业有限公司</w:t>
            </w:r>
          </w:p>
        </w:tc>
        <w:tc>
          <w:tcPr>
            <w:tcW w:w="893" w:type="pct"/>
            <w:vAlign w:val="center"/>
          </w:tcPr>
          <w:p w14:paraId="4B74A4A8"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lang w:bidi="ar"/>
              </w:rPr>
            </w:pPr>
            <w:r w:rsidRPr="00AF6C77">
              <w:rPr>
                <w:rFonts w:ascii="Times New Roman" w:hAnsi="Times New Roman"/>
                <w:color w:val="000000"/>
                <w:kern w:val="0"/>
                <w:szCs w:val="21"/>
                <w:lang w:bidi="ar"/>
              </w:rPr>
              <w:t>济宁市</w:t>
            </w:r>
            <w:proofErr w:type="gramStart"/>
            <w:r w:rsidRPr="00AF6C77">
              <w:rPr>
                <w:rFonts w:ascii="Times New Roman" w:hAnsi="Times New Roman"/>
                <w:color w:val="000000"/>
                <w:kern w:val="0"/>
                <w:szCs w:val="21"/>
                <w:lang w:bidi="ar"/>
              </w:rPr>
              <w:t>兖州区</w:t>
            </w:r>
            <w:proofErr w:type="gramEnd"/>
          </w:p>
        </w:tc>
        <w:tc>
          <w:tcPr>
            <w:tcW w:w="636" w:type="pct"/>
            <w:vAlign w:val="center"/>
          </w:tcPr>
          <w:p w14:paraId="54DDB193" w14:textId="6786CE0C" w:rsidR="00653D99" w:rsidRPr="00AF6C77" w:rsidRDefault="00AF6C77" w:rsidP="00653D99">
            <w:pPr>
              <w:widowControl/>
              <w:autoSpaceDE w:val="0"/>
              <w:autoSpaceDN w:val="0"/>
              <w:adjustRightInd w:val="0"/>
              <w:jc w:val="right"/>
              <w:rPr>
                <w:rFonts w:ascii="Times New Roman" w:hAnsi="Times New Roman"/>
                <w:color w:val="000000"/>
                <w:kern w:val="0"/>
                <w:szCs w:val="21"/>
                <w:lang w:bidi="ar"/>
              </w:rPr>
            </w:pPr>
            <w:r w:rsidRPr="00AF6C77">
              <w:rPr>
                <w:rFonts w:ascii="Times New Roman" w:hAnsi="Times New Roman"/>
                <w:color w:val="000000"/>
                <w:kern w:val="0"/>
                <w:szCs w:val="21"/>
                <w:lang w:bidi="ar"/>
              </w:rPr>
              <w:t>19,600.00</w:t>
            </w:r>
          </w:p>
        </w:tc>
        <w:tc>
          <w:tcPr>
            <w:tcW w:w="632" w:type="pct"/>
            <w:vAlign w:val="center"/>
          </w:tcPr>
          <w:p w14:paraId="57F2277F"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r w:rsidRPr="00AF6C77">
              <w:rPr>
                <w:rFonts w:ascii="Times New Roman" w:hAnsi="Times New Roman" w:hint="eastAsia"/>
                <w:color w:val="000000"/>
                <w:kern w:val="0"/>
                <w:szCs w:val="21"/>
              </w:rPr>
              <w:t>100.00</w:t>
            </w:r>
          </w:p>
        </w:tc>
        <w:tc>
          <w:tcPr>
            <w:tcW w:w="464" w:type="pct"/>
            <w:vAlign w:val="center"/>
          </w:tcPr>
          <w:p w14:paraId="7FE21DD5" w14:textId="20B040E1" w:rsidR="00653D99" w:rsidRPr="00AF6C77" w:rsidRDefault="00AF6C77" w:rsidP="00653D99">
            <w:pPr>
              <w:widowControl/>
              <w:autoSpaceDE w:val="0"/>
              <w:autoSpaceDN w:val="0"/>
              <w:adjustRightInd w:val="0"/>
              <w:jc w:val="center"/>
              <w:rPr>
                <w:rFonts w:ascii="Times New Roman" w:hAnsi="Times New Roman"/>
                <w:color w:val="000000"/>
                <w:kern w:val="0"/>
                <w:szCs w:val="21"/>
              </w:rPr>
            </w:pPr>
            <w:r w:rsidRPr="00AF6C77">
              <w:rPr>
                <w:rFonts w:ascii="Times New Roman" w:hAnsi="Times New Roman" w:hint="eastAsia"/>
                <w:color w:val="000000"/>
                <w:kern w:val="0"/>
                <w:szCs w:val="21"/>
              </w:rPr>
              <w:t>一</w:t>
            </w:r>
            <w:r w:rsidR="00653D99" w:rsidRPr="00AF6C77">
              <w:rPr>
                <w:rFonts w:ascii="Times New Roman" w:hAnsi="Times New Roman" w:hint="eastAsia"/>
                <w:color w:val="000000"/>
                <w:kern w:val="0"/>
                <w:szCs w:val="21"/>
              </w:rPr>
              <w:t>级</w:t>
            </w:r>
          </w:p>
        </w:tc>
      </w:tr>
      <w:tr w:rsidR="00653D99" w:rsidRPr="009337DB" w14:paraId="209F6765" w14:textId="77777777" w:rsidTr="00653D99">
        <w:trPr>
          <w:trHeight w:val="283"/>
          <w:jc w:val="center"/>
        </w:trPr>
        <w:tc>
          <w:tcPr>
            <w:tcW w:w="399" w:type="pct"/>
            <w:noWrap/>
            <w:vAlign w:val="center"/>
          </w:tcPr>
          <w:p w14:paraId="3302B310" w14:textId="77777777" w:rsidR="00653D99" w:rsidRPr="00AF6C77" w:rsidRDefault="00653D99" w:rsidP="00653D99">
            <w:pPr>
              <w:widowControl/>
              <w:autoSpaceDE w:val="0"/>
              <w:autoSpaceDN w:val="0"/>
              <w:adjustRightInd w:val="0"/>
              <w:jc w:val="center"/>
              <w:rPr>
                <w:rFonts w:ascii="Times New Roman" w:hAnsi="Times New Roman"/>
                <w:kern w:val="0"/>
                <w:szCs w:val="21"/>
              </w:rPr>
            </w:pPr>
            <w:del w:id="1337" w:author="冯佳淇" w:date="2026-08-28T09:00:00Z">
              <w:r w:rsidRPr="00AF6C77">
                <w:rPr>
                  <w:rFonts w:ascii="Times New Roman" w:hAnsi="Times New Roman" w:hint="eastAsia"/>
                  <w:kern w:val="0"/>
                  <w:szCs w:val="21"/>
                </w:rPr>
                <w:delText/>
              </w:r>
            </w:del>
            <w:ins w:id="1338" w:author="冯佳淇" w:date="2026-08-28T09:00:00Z">
              <w:r>
                <w:rPr>
                  <w:rFonts w:ascii="Times New Roman" w:hAnsi="Times New Roman" w:hint="eastAsia"/>
                  <w:kern w:val="0"/>
                  <w:szCs w:val="21"/>
                </w:rPr>
                <w:t xml:space="preserve">10</w:t>
              </w:r>
            </w:ins>
          </w:p>
        </w:tc>
        <w:tc>
          <w:tcPr>
            <w:tcW w:w="1976" w:type="pct"/>
            <w:vAlign w:val="center"/>
          </w:tcPr>
          <w:p w14:paraId="099C47A1" w14:textId="4E343B53" w:rsidR="00653D99" w:rsidRPr="00AF6C77" w:rsidRDefault="00AF6C77" w:rsidP="00653D99">
            <w:pPr>
              <w:widowControl/>
              <w:autoSpaceDE w:val="0"/>
              <w:autoSpaceDN w:val="0"/>
              <w:adjustRightInd w:val="0"/>
              <w:jc w:val="center"/>
              <w:rPr>
                <w:rFonts w:ascii="Times New Roman" w:hAnsi="Times New Roman"/>
                <w:color w:val="000000"/>
                <w:kern w:val="0"/>
                <w:szCs w:val="21"/>
              </w:rPr>
            </w:pPr>
            <w:del w:id="1339" w:author="冯佳淇" w:date="2026-08-28T09:00:00Z">
              <w:r w:rsidRPr="00AF6C77">
                <w:rPr>
                  <w:rFonts w:ascii="Times New Roman" w:hAnsi="Times New Roman" w:hint="eastAsia"/>
                  <w:color w:val="000000"/>
                  <w:kern w:val="0"/>
                  <w:szCs w:val="21"/>
                  <w:lang w:bidi="ar"/>
                </w:rPr>
                <w:delText/>
              </w:r>
              <w:proofErr w:type="gramStart"/>
              <w:r w:rsidRPr="00AF6C77">
                <w:rPr>
                  <w:rFonts w:ascii="Times New Roman" w:hAnsi="Times New Roman" w:hint="eastAsia"/>
                  <w:color w:val="000000"/>
                  <w:kern w:val="0"/>
                  <w:szCs w:val="21"/>
                  <w:lang w:bidi="ar"/>
                </w:rPr>
                <w:delText/>
              </w:r>
              <w:proofErr w:type="gramEnd"/>
              <w:r w:rsidRPr="00AF6C77">
                <w:rPr>
                  <w:rFonts w:ascii="Times New Roman" w:hAnsi="Times New Roman" w:hint="eastAsia"/>
                  <w:color w:val="000000"/>
                  <w:kern w:val="0"/>
                  <w:szCs w:val="21"/>
                  <w:lang w:bidi="ar"/>
                </w:rPr>
                <w:delText/>
              </w:r>
            </w:del>
            <w:ins w:id="1340" w:author="冯佳淇" w:date="2026-08-28T09:00:00Z">
              <w:r>
                <w:rPr>
                  <w:rFonts w:ascii="Times New Roman" w:hAnsi="Times New Roman" w:hint="eastAsia"/>
                  <w:color w:val="000000"/>
                  <w:kern w:val="0"/>
                  <w:szCs w:val="21"/>
                  <w:lang w:bidi="ar"/>
                </w:rPr>
                <w:t xml:space="preserve">山东惠园工投招商服务有限公司</w:t>
              </w:r>
            </w:ins>
          </w:p>
        </w:tc>
        <w:tc>
          <w:tcPr>
            <w:tcW w:w="893" w:type="pct"/>
            <w:vAlign w:val="center"/>
          </w:tcPr>
          <w:p w14:paraId="4B74A4A8" w14:textId="77777777" w:rsidR="00653D99" w:rsidRPr="00AF6C77" w:rsidRDefault="00653D99" w:rsidP="00653D99">
            <w:pPr>
              <w:widowControl/>
              <w:autoSpaceDE w:val="0"/>
              <w:autoSpaceDN w:val="0"/>
              <w:adjustRightInd w:val="0"/>
              <w:jc w:val="center"/>
              <w:rPr>
                <w:rFonts w:ascii="Times New Roman" w:hAnsi="Times New Roman"/>
                <w:color w:val="000000"/>
                <w:kern w:val="0"/>
                <w:szCs w:val="21"/>
                <w:lang w:bidi="ar"/>
              </w:rPr>
            </w:pPr>
            <w:del w:id="1341" w:author="冯佳淇" w:date="2026-08-28T09:00:00Z">
              <w:r w:rsidRPr="00AF6C77">
                <w:rPr>
                  <w:rFonts w:ascii="Times New Roman" w:hAnsi="Times New Roman"/>
                  <w:color w:val="000000"/>
                  <w:kern w:val="0"/>
                  <w:szCs w:val="21"/>
                  <w:lang w:bidi="ar"/>
                </w:rPr>
                <w:delText/>
              </w:r>
              <w:proofErr w:type="gramStart"/>
              <w:r w:rsidRPr="00AF6C77">
                <w:rPr>
                  <w:rFonts w:ascii="Times New Roman" w:hAnsi="Times New Roman"/>
                  <w:color w:val="000000"/>
                  <w:kern w:val="0"/>
                  <w:szCs w:val="21"/>
                  <w:lang w:bidi="ar"/>
                </w:rPr>
                <w:delText/>
              </w:r>
              <w:proofErr w:type="gramEnd"/>
            </w:del>
            <w:ins w:id="1342" w:author="冯佳淇" w:date="2026-08-28T09:00:00Z">
              <w:r>
                <w:rPr>
                  <w:rFonts w:ascii="Times New Roman" w:hAnsi="Times New Roman"/>
                  <w:color w:val="000000"/>
                  <w:kern w:val="0"/>
                  <w:szCs w:val="21"/>
                  <w:lang w:bidi="ar"/>
                </w:rPr>
                <w:t xml:space="preserve">济宁市兖州区</w:t>
              </w:r>
            </w:ins>
          </w:p>
        </w:tc>
        <w:tc>
          <w:tcPr>
            <w:tcW w:w="636" w:type="pct"/>
            <w:vAlign w:val="center"/>
          </w:tcPr>
          <w:p w14:paraId="54DDB193" w14:textId="6786CE0C" w:rsidR="00653D99" w:rsidRPr="00AF6C77" w:rsidRDefault="00AF6C77" w:rsidP="00653D99">
            <w:pPr>
              <w:widowControl/>
              <w:autoSpaceDE w:val="0"/>
              <w:autoSpaceDN w:val="0"/>
              <w:adjustRightInd w:val="0"/>
              <w:jc w:val="right"/>
              <w:rPr>
                <w:rFonts w:ascii="Times New Roman" w:hAnsi="Times New Roman"/>
                <w:color w:val="000000"/>
                <w:kern w:val="0"/>
                <w:szCs w:val="21"/>
                <w:lang w:bidi="ar"/>
              </w:rPr>
            </w:pPr>
            <w:del w:id="1343" w:author="冯佳淇" w:date="2026-08-28T09:00:00Z">
              <w:r w:rsidRPr="00AF6C77">
                <w:rPr>
                  <w:rFonts w:ascii="Times New Roman" w:hAnsi="Times New Roman"/>
                  <w:color w:val="000000"/>
                  <w:kern w:val="0"/>
                  <w:szCs w:val="21"/>
                  <w:lang w:bidi="ar"/>
                </w:rPr>
                <w:delText/>
              </w:r>
            </w:del>
            <w:ins w:id="1344" w:author="冯佳淇" w:date="2026-08-28T09:00:00Z">
              <w:r>
                <w:rPr>
                  <w:rFonts w:ascii="Times New Roman" w:hAnsi="Times New Roman"/>
                  <w:color w:val="000000"/>
                  <w:kern w:val="0"/>
                  <w:szCs w:val="21"/>
                  <w:lang w:bidi="ar"/>
                  <w:highlight w:val="yellow"/>
                </w:rPr>
                <w:t xml:space="preserve">——</w:t>
              </w:r>
            </w:ins>
          </w:p>
        </w:tc>
        <w:tc>
          <w:tcPr>
            <w:tcW w:w="632" w:type="pct"/>
            <w:vAlign w:val="center"/>
          </w:tcPr>
          <w:p w14:paraId="57F2277F" w14:textId="77777777" w:rsidR="00653D99" w:rsidRPr="00AF6C77" w:rsidRDefault="00653D99" w:rsidP="00653D99">
            <w:pPr>
              <w:widowControl/>
              <w:autoSpaceDE w:val="0"/>
              <w:autoSpaceDN w:val="0"/>
              <w:adjustRightInd w:val="0"/>
              <w:jc w:val="right"/>
              <w:rPr>
                <w:rFonts w:ascii="Times New Roman" w:hAnsi="Times New Roman"/>
                <w:color w:val="000000"/>
                <w:kern w:val="0"/>
                <w:szCs w:val="21"/>
              </w:rPr>
            </w:pPr>
            <w:del w:id="1345" w:author="冯佳淇" w:date="2026-08-28T09:00:00Z">
              <w:r w:rsidRPr="00AF6C77">
                <w:rPr>
                  <w:rFonts w:ascii="Times New Roman" w:hAnsi="Times New Roman" w:hint="eastAsia"/>
                  <w:color w:val="000000"/>
                  <w:kern w:val="0"/>
                  <w:szCs w:val="21"/>
                </w:rPr>
                <w:delText/>
              </w:r>
            </w:del>
            <w:ins w:id="1346" w:author="冯佳淇" w:date="2026-08-28T09:00:00Z">
              <w:r>
                <w:rPr>
                  <w:rFonts w:ascii="Times New Roman" w:hAnsi="Times New Roman" w:hint="eastAsia"/>
                  <w:color w:val="000000"/>
                  <w:kern w:val="0"/>
                  <w:szCs w:val="21"/>
                  <w:highlight w:val="yellow"/>
                </w:rPr>
                <w:t xml:space="preserve">——</w:t>
              </w:r>
            </w:ins>
          </w:p>
        </w:tc>
        <w:tc>
          <w:tcPr>
            <w:tcW w:w="464" w:type="pct"/>
            <w:vAlign w:val="center"/>
          </w:tcPr>
          <w:p w14:paraId="7FE21DD5" w14:textId="20B040E1" w:rsidR="00653D99" w:rsidRPr="00AF6C77" w:rsidRDefault="00AF6C77" w:rsidP="00653D99">
            <w:pPr>
              <w:widowControl/>
              <w:autoSpaceDE w:val="0"/>
              <w:autoSpaceDN w:val="0"/>
              <w:adjustRightInd w:val="0"/>
              <w:jc w:val="center"/>
              <w:rPr>
                <w:rFonts w:ascii="Times New Roman" w:hAnsi="Times New Roman"/>
                <w:color w:val="000000"/>
                <w:kern w:val="0"/>
                <w:szCs w:val="21"/>
              </w:rPr>
            </w:pPr>
            <w:del w:id="1347" w:author="冯佳淇" w:date="2026-08-28T09:00:00Z">
              <w:r w:rsidRPr="00AF6C77">
                <w:rPr>
                  <w:rFonts w:ascii="Times New Roman" w:hAnsi="Times New Roman" w:hint="eastAsia"/>
                  <w:color w:val="000000"/>
                  <w:kern w:val="0"/>
                  <w:szCs w:val="21"/>
                </w:rPr>
                <w:delText/>
              </w:r>
              <w:r w:rsidR="00653D99" w:rsidRPr="00AF6C77">
                <w:rPr>
                  <w:rFonts w:ascii="Times New Roman" w:hAnsi="Times New Roman" w:hint="eastAsia"/>
                  <w:color w:val="000000"/>
                  <w:kern w:val="0"/>
                  <w:szCs w:val="21"/>
                </w:rPr>
                <w:delText/>
              </w:r>
            </w:del>
            <w:ins w:id="1348" w:author="冯佳淇" w:date="2026-08-28T09:00:00Z">
              <w:r>
                <w:rPr>
                  <w:rFonts w:ascii="Times New Roman" w:hAnsi="Times New Roman" w:hint="eastAsia"/>
                  <w:color w:val="000000"/>
                  <w:kern w:val="0"/>
                  <w:szCs w:val="21"/>
                  <w:highlight w:val="yellow"/>
                </w:rPr>
                <w:t xml:space="preserve">——</w:t>
              </w:r>
            </w:ins>
          </w:p>
        </w:tc>
      </w:tr>
    </w:tbl>
    <w:p w14:paraId="1E4E60A4" w14:textId="77777777" w:rsidR="00653D99" w:rsidRPr="00017448" w:rsidRDefault="00653D99" w:rsidP="00653D99">
      <w:pPr>
        <w:spacing w:beforeLines="50" w:before="156" w:line="360" w:lineRule="auto"/>
        <w:ind w:firstLineChars="200" w:firstLine="420"/>
        <w:rPr>
          <w:rFonts w:ascii="Times New Roman" w:hAnsi="Times New Roman"/>
          <w:szCs w:val="21"/>
          <w:lang w:val="zh-CN"/>
        </w:rPr>
      </w:pPr>
      <w:r w:rsidRPr="00017448">
        <w:rPr>
          <w:rFonts w:ascii="Times New Roman" w:hAnsi="Times New Roman" w:hint="eastAsia"/>
          <w:szCs w:val="21"/>
          <w:lang w:val="zh-CN"/>
        </w:rPr>
        <w:t>注：</w:t>
      </w:r>
      <w:r w:rsidRPr="00017448">
        <w:rPr>
          <w:rFonts w:ascii="Times New Roman" w:hAnsi="Times New Roman" w:hint="eastAsia"/>
          <w:szCs w:val="21"/>
          <w:lang w:val="zh-CN"/>
        </w:rPr>
        <w:t>2024</w:t>
      </w:r>
      <w:r w:rsidRPr="00017448">
        <w:rPr>
          <w:rFonts w:ascii="Times New Roman" w:hAnsi="Times New Roman" w:hint="eastAsia"/>
          <w:szCs w:val="21"/>
          <w:lang w:val="zh-CN"/>
        </w:rPr>
        <w:t>年</w:t>
      </w:r>
      <w:r w:rsidRPr="00017448">
        <w:rPr>
          <w:rFonts w:ascii="Times New Roman" w:hAnsi="Times New Roman" w:hint="eastAsia"/>
          <w:szCs w:val="21"/>
          <w:lang w:val="zh-CN"/>
        </w:rPr>
        <w:t>7</w:t>
      </w:r>
      <w:r w:rsidRPr="00017448">
        <w:rPr>
          <w:rFonts w:ascii="Times New Roman" w:hAnsi="Times New Roman" w:hint="eastAsia"/>
          <w:szCs w:val="21"/>
          <w:lang w:val="zh-CN"/>
        </w:rPr>
        <w:t>月，发行人与济宁市济</w:t>
      </w:r>
      <w:proofErr w:type="gramStart"/>
      <w:r w:rsidRPr="00017448">
        <w:rPr>
          <w:rFonts w:ascii="Times New Roman" w:hAnsi="Times New Roman" w:hint="eastAsia"/>
          <w:szCs w:val="21"/>
          <w:lang w:val="zh-CN"/>
        </w:rPr>
        <w:t>东投资</w:t>
      </w:r>
      <w:proofErr w:type="gramEnd"/>
      <w:r w:rsidRPr="00017448">
        <w:rPr>
          <w:rFonts w:ascii="Times New Roman" w:hAnsi="Times New Roman" w:hint="eastAsia"/>
          <w:szCs w:val="21"/>
          <w:lang w:val="zh-CN"/>
        </w:rPr>
        <w:t>发展集团有限公司签署《股权转让协议书》，同意将持有的济宁市</w:t>
      </w:r>
      <w:proofErr w:type="gramStart"/>
      <w:r w:rsidRPr="00017448">
        <w:rPr>
          <w:rFonts w:ascii="Times New Roman" w:hAnsi="Times New Roman" w:hint="eastAsia"/>
          <w:szCs w:val="21"/>
          <w:lang w:val="zh-CN"/>
        </w:rPr>
        <w:t>兖州区惠民</w:t>
      </w:r>
      <w:proofErr w:type="gramEnd"/>
      <w:r w:rsidRPr="00017448">
        <w:rPr>
          <w:rFonts w:ascii="Times New Roman" w:hAnsi="Times New Roman" w:hint="eastAsia"/>
          <w:szCs w:val="21"/>
          <w:lang w:val="zh-CN"/>
        </w:rPr>
        <w:t>产业投资运营有限公司（简称“惠民产投”）</w:t>
      </w:r>
      <w:r w:rsidRPr="00017448">
        <w:rPr>
          <w:rFonts w:ascii="Times New Roman" w:hAnsi="Times New Roman" w:hint="eastAsia"/>
          <w:szCs w:val="21"/>
          <w:lang w:val="zh-CN"/>
        </w:rPr>
        <w:t>70%</w:t>
      </w:r>
      <w:r w:rsidRPr="00017448">
        <w:rPr>
          <w:rFonts w:ascii="Times New Roman" w:hAnsi="Times New Roman" w:hint="eastAsia"/>
          <w:szCs w:val="21"/>
          <w:lang w:val="zh-CN"/>
        </w:rPr>
        <w:t>的股权以惠民产投</w:t>
      </w:r>
      <w:r w:rsidRPr="00017448">
        <w:rPr>
          <w:rFonts w:ascii="Times New Roman" w:hAnsi="Times New Roman" w:hint="eastAsia"/>
          <w:szCs w:val="21"/>
          <w:lang w:val="zh-CN"/>
        </w:rPr>
        <w:t>2024</w:t>
      </w:r>
      <w:r w:rsidRPr="00017448">
        <w:rPr>
          <w:rFonts w:ascii="Times New Roman" w:hAnsi="Times New Roman" w:hint="eastAsia"/>
          <w:szCs w:val="21"/>
          <w:lang w:val="zh-CN"/>
        </w:rPr>
        <w:t>年</w:t>
      </w:r>
      <w:r w:rsidRPr="00017448">
        <w:rPr>
          <w:rFonts w:ascii="Times New Roman" w:hAnsi="Times New Roman" w:hint="eastAsia"/>
          <w:szCs w:val="21"/>
          <w:lang w:val="zh-CN"/>
        </w:rPr>
        <w:t>6</w:t>
      </w:r>
      <w:r w:rsidRPr="00017448">
        <w:rPr>
          <w:rFonts w:ascii="Times New Roman" w:hAnsi="Times New Roman" w:hint="eastAsia"/>
          <w:szCs w:val="21"/>
          <w:lang w:val="zh-CN"/>
        </w:rPr>
        <w:t>月</w:t>
      </w:r>
      <w:r w:rsidRPr="00017448">
        <w:rPr>
          <w:rFonts w:ascii="Times New Roman" w:hAnsi="Times New Roman" w:hint="eastAsia"/>
          <w:szCs w:val="21"/>
          <w:lang w:val="zh-CN"/>
        </w:rPr>
        <w:t>30</w:t>
      </w:r>
      <w:r w:rsidRPr="00017448">
        <w:rPr>
          <w:rFonts w:ascii="Times New Roman" w:hAnsi="Times New Roman" w:hint="eastAsia"/>
          <w:szCs w:val="21"/>
          <w:lang w:val="zh-CN"/>
        </w:rPr>
        <w:t>日对应的净资产价值转让给济东投资。截至</w:t>
      </w:r>
      <w:r w:rsidRPr="00017448">
        <w:rPr>
          <w:rFonts w:ascii="Times New Roman" w:hAnsi="Times New Roman" w:hint="eastAsia"/>
          <w:szCs w:val="21"/>
          <w:lang w:val="zh-CN"/>
        </w:rPr>
        <w:t>2023</w:t>
      </w:r>
      <w:r w:rsidRPr="00017448">
        <w:rPr>
          <w:rFonts w:ascii="Times New Roman" w:hAnsi="Times New Roman" w:hint="eastAsia"/>
          <w:szCs w:val="21"/>
          <w:lang w:val="zh-CN"/>
        </w:rPr>
        <w:t>年末，标的公司总资产为</w:t>
      </w:r>
      <w:r w:rsidRPr="00017448">
        <w:rPr>
          <w:rFonts w:ascii="Times New Roman" w:hAnsi="Times New Roman" w:hint="eastAsia"/>
          <w:szCs w:val="21"/>
          <w:lang w:val="zh-CN"/>
        </w:rPr>
        <w:t>74.89</w:t>
      </w:r>
      <w:r w:rsidRPr="00017448">
        <w:rPr>
          <w:rFonts w:ascii="Times New Roman" w:hAnsi="Times New Roman" w:hint="eastAsia"/>
          <w:szCs w:val="21"/>
          <w:lang w:val="zh-CN"/>
        </w:rPr>
        <w:t>亿元，净资产为</w:t>
      </w:r>
      <w:r w:rsidRPr="00017448">
        <w:rPr>
          <w:rFonts w:ascii="Times New Roman" w:hAnsi="Times New Roman" w:hint="eastAsia"/>
          <w:szCs w:val="21"/>
          <w:lang w:val="zh-CN"/>
        </w:rPr>
        <w:t>29.11</w:t>
      </w:r>
      <w:r w:rsidRPr="00017448">
        <w:rPr>
          <w:rFonts w:ascii="Times New Roman" w:hAnsi="Times New Roman" w:hint="eastAsia"/>
          <w:szCs w:val="21"/>
          <w:lang w:val="zh-CN"/>
        </w:rPr>
        <w:t>亿元，</w:t>
      </w:r>
      <w:r w:rsidRPr="00017448">
        <w:rPr>
          <w:rFonts w:ascii="Times New Roman" w:hAnsi="Times New Roman" w:hint="eastAsia"/>
          <w:szCs w:val="21"/>
          <w:lang w:val="zh-CN"/>
        </w:rPr>
        <w:t>2023</w:t>
      </w:r>
      <w:r w:rsidRPr="00017448">
        <w:rPr>
          <w:rFonts w:ascii="Times New Roman" w:hAnsi="Times New Roman" w:hint="eastAsia"/>
          <w:szCs w:val="21"/>
          <w:lang w:val="zh-CN"/>
        </w:rPr>
        <w:t>年度实现营业收入</w:t>
      </w:r>
      <w:r w:rsidRPr="00017448">
        <w:rPr>
          <w:rFonts w:ascii="Times New Roman" w:hAnsi="Times New Roman" w:hint="eastAsia"/>
          <w:szCs w:val="21"/>
          <w:lang w:val="zh-CN"/>
        </w:rPr>
        <w:t>0.47</w:t>
      </w:r>
      <w:r w:rsidRPr="00017448">
        <w:rPr>
          <w:rFonts w:ascii="Times New Roman" w:hAnsi="Times New Roman" w:hint="eastAsia"/>
          <w:szCs w:val="21"/>
          <w:lang w:val="zh-CN"/>
        </w:rPr>
        <w:t>亿元，均未超过发行人合并报表</w:t>
      </w:r>
      <w:r w:rsidRPr="00017448">
        <w:rPr>
          <w:rFonts w:ascii="Times New Roman" w:hAnsi="Times New Roman" w:hint="eastAsia"/>
          <w:szCs w:val="21"/>
          <w:lang w:val="zh-CN"/>
        </w:rPr>
        <w:t>2023</w:t>
      </w:r>
      <w:r w:rsidRPr="00017448">
        <w:rPr>
          <w:rFonts w:ascii="Times New Roman" w:hAnsi="Times New Roman" w:hint="eastAsia"/>
          <w:szCs w:val="21"/>
          <w:lang w:val="zh-CN"/>
        </w:rPr>
        <w:t>年末的</w:t>
      </w:r>
      <w:r w:rsidRPr="00017448">
        <w:rPr>
          <w:rFonts w:ascii="Times New Roman" w:hAnsi="Times New Roman" w:hint="eastAsia"/>
          <w:szCs w:val="21"/>
          <w:lang w:val="zh-CN"/>
        </w:rPr>
        <w:t>50%</w:t>
      </w:r>
      <w:r w:rsidRPr="00017448">
        <w:rPr>
          <w:rFonts w:ascii="Times New Roman" w:hAnsi="Times New Roman" w:hint="eastAsia"/>
          <w:szCs w:val="21"/>
          <w:lang w:val="zh-CN"/>
        </w:rPr>
        <w:t>，不构成重大资产重组，对发行人偿债能力无重大不利影响。本次转让后惠民产投及其</w:t>
      </w:r>
      <w:r w:rsidRPr="00017448">
        <w:rPr>
          <w:rFonts w:ascii="Times New Roman" w:hAnsi="Times New Roman" w:hint="eastAsia"/>
          <w:szCs w:val="21"/>
          <w:lang w:val="zh-CN"/>
        </w:rPr>
        <w:t>8</w:t>
      </w:r>
      <w:r w:rsidRPr="00017448">
        <w:rPr>
          <w:rFonts w:ascii="Times New Roman" w:hAnsi="Times New Roman" w:hint="eastAsia"/>
          <w:szCs w:val="21"/>
          <w:lang w:val="zh-CN"/>
        </w:rPr>
        <w:t>家子公司不再纳入发行人合并报表范围。</w:t>
      </w:r>
    </w:p>
    <w:p w14:paraId="3FDE29FA" w14:textId="4A9864F9" w:rsidR="00653D99" w:rsidRPr="009337DB" w:rsidRDefault="00653D99" w:rsidP="00653D99">
      <w:pPr>
        <w:spacing w:beforeLines="50" w:before="156" w:line="360" w:lineRule="auto"/>
        <w:ind w:firstLineChars="200" w:firstLine="480"/>
        <w:rPr>
          <w:rFonts w:ascii="Times New Roman" w:hAnsi="Times New Roman"/>
          <w:sz w:val="24"/>
          <w:highlight w:val="yellow"/>
          <w:lang w:val="zh-CN"/>
        </w:rPr>
      </w:pPr>
      <w:del w:id="1041" w:author="冯佳淇" w:date="2026-08-28T09:00:00Z">
        <w:r w:rsidRPr="00017448">
          <w:rPr>
            <w:rFonts w:ascii="Times New Roman" w:hAnsi="Times New Roman"/>
            <w:sz w:val="24"/>
            <w:lang w:val="zh-CN"/>
          </w:rPr>
          <w:delText>发行人对于最近一年经审计的总资产、净资产或营业收入任一项指标占合并报表相关指标比例超过</w:delText>
        </w:r>
        <w:r w:rsidRPr="00017448">
          <w:rPr>
            <w:rFonts w:ascii="Times New Roman" w:hAnsi="Times New Roman"/>
            <w:sz w:val="24"/>
            <w:lang w:val="zh-CN"/>
          </w:rPr>
          <w:delText>30%</w:delText>
        </w:r>
        <w:r w:rsidRPr="00017448">
          <w:rPr>
            <w:rFonts w:ascii="Times New Roman" w:hAnsi="Times New Roman"/>
            <w:sz w:val="24"/>
            <w:lang w:val="zh-CN"/>
          </w:rPr>
          <w:delText>的子公司认定为具有重要影响的子公司。截至最近一年末</w:delText>
        </w:r>
        <w:r w:rsidRPr="00FB48D4">
          <w:rPr>
            <w:rFonts w:ascii="Times New Roman" w:hAnsi="Times New Roman"/>
            <w:sz w:val="24"/>
            <w:lang w:val="zh-CN"/>
          </w:rPr>
          <w:delText>，发行人重要子公司为</w:delText>
        </w:r>
        <w:r w:rsidR="00FB48D4" w:rsidRPr="00FB48D4">
          <w:rPr>
            <w:rFonts w:ascii="Times New Roman" w:hAnsi="Times New Roman" w:hint="eastAsia"/>
            <w:sz w:val="24"/>
            <w:lang w:val="zh-CN"/>
          </w:rPr>
          <w:delText>山东兴隆文化园</w:delText>
        </w:r>
        <w:r w:rsidRPr="00FB48D4">
          <w:rPr>
            <w:rFonts w:ascii="Times New Roman" w:hAnsi="Times New Roman"/>
            <w:sz w:val="24"/>
            <w:lang w:val="zh-CN"/>
          </w:rPr>
          <w:delText>有限公司</w:delText>
        </w:r>
        <w:r w:rsidRPr="00FB48D4">
          <w:rPr>
            <w:rFonts w:ascii="Times New Roman" w:hAnsi="Times New Roman" w:hint="eastAsia"/>
            <w:sz w:val="24"/>
            <w:lang w:val="zh-CN"/>
          </w:rPr>
          <w:delText>、济宁市惠</w:delText>
        </w:r>
        <w:proofErr w:type="gramStart"/>
        <w:r w:rsidRPr="00FB48D4">
          <w:rPr>
            <w:rFonts w:ascii="Times New Roman" w:hAnsi="Times New Roman" w:hint="eastAsia"/>
            <w:sz w:val="24"/>
            <w:lang w:val="zh-CN"/>
          </w:rPr>
          <w:delText>丰产业</w:delText>
        </w:r>
        <w:proofErr w:type="gramEnd"/>
        <w:r w:rsidRPr="00FB48D4">
          <w:rPr>
            <w:rFonts w:ascii="Times New Roman" w:hAnsi="Times New Roman" w:hint="eastAsia"/>
            <w:sz w:val="24"/>
            <w:lang w:val="zh-CN"/>
          </w:rPr>
          <w:delText>发展投资有限公司</w:delText>
        </w:r>
        <w:r w:rsidR="00FB48D4" w:rsidRPr="00FB48D4">
          <w:rPr>
            <w:rFonts w:ascii="Times New Roman" w:hAnsi="Times New Roman" w:hint="eastAsia"/>
            <w:sz w:val="24"/>
            <w:lang w:val="zh-CN"/>
          </w:rPr>
          <w:delText>、</w:delText>
        </w:r>
        <w:bookmarkStart w:id="33" w:name="OLE_LINK2"/>
        <w:r w:rsidR="00FB48D4" w:rsidRPr="00FB48D4">
          <w:rPr>
            <w:rFonts w:ascii="Times New Roman" w:hAnsi="Times New Roman" w:hint="eastAsia"/>
            <w:sz w:val="24"/>
            <w:lang w:val="zh-CN"/>
          </w:rPr>
          <w:delText>济宁市</w:delText>
        </w:r>
        <w:proofErr w:type="gramStart"/>
        <w:r w:rsidR="00FB48D4" w:rsidRPr="00FB48D4">
          <w:rPr>
            <w:rFonts w:ascii="Times New Roman" w:hAnsi="Times New Roman" w:hint="eastAsia"/>
            <w:sz w:val="24"/>
            <w:lang w:val="zh-CN"/>
          </w:rPr>
          <w:delText>兖州区</w:delText>
        </w:r>
        <w:proofErr w:type="gramEnd"/>
        <w:r w:rsidR="00FB48D4" w:rsidRPr="00FB48D4">
          <w:rPr>
            <w:rFonts w:ascii="Times New Roman" w:hAnsi="Times New Roman" w:hint="eastAsia"/>
            <w:sz w:val="24"/>
            <w:lang w:val="zh-CN"/>
          </w:rPr>
          <w:delText>国开齐鲁文化旅游开发有限公司、济宁市</w:delText>
        </w:r>
        <w:proofErr w:type="gramStart"/>
        <w:r w:rsidR="00FB48D4" w:rsidRPr="00FB48D4">
          <w:rPr>
            <w:rFonts w:ascii="Times New Roman" w:hAnsi="Times New Roman" w:hint="eastAsia"/>
            <w:sz w:val="24"/>
            <w:lang w:val="zh-CN"/>
          </w:rPr>
          <w:delText>裕丰粮食</w:delText>
        </w:r>
        <w:proofErr w:type="gramEnd"/>
        <w:r w:rsidR="00FB48D4" w:rsidRPr="00FB48D4">
          <w:rPr>
            <w:rFonts w:ascii="Times New Roman" w:hAnsi="Times New Roman" w:hint="eastAsia"/>
            <w:sz w:val="24"/>
            <w:lang w:val="zh-CN"/>
          </w:rPr>
          <w:delText>产业有限公司</w:delText>
        </w:r>
        <w:bookmarkEnd w:id="33"/>
        <w:r w:rsidR="00FB48D4" w:rsidRPr="00FB48D4">
          <w:rPr>
            <w:rFonts w:ascii="Times New Roman" w:hAnsi="Times New Roman" w:hint="eastAsia"/>
            <w:sz w:val="24"/>
            <w:lang w:val="zh-CN"/>
          </w:rPr>
          <w:delText>四家</w:delText>
        </w:r>
        <w:r w:rsidRPr="00FB48D4">
          <w:rPr>
            <w:rFonts w:ascii="Times New Roman" w:hAnsi="Times New Roman"/>
            <w:sz w:val="24"/>
            <w:lang w:val="zh-CN"/>
          </w:rPr>
          <w:delText>。</w:delText>
        </w:r>
      </w:del>
      <w:ins w:id="1042" w:author="冯佳淇" w:date="2026-08-28T09:00:00Z">
        <w:r>
          <w:rPr>
            <w:rFonts w:ascii="Times New Roman" w:hAnsi="Times New Roman"/>
            <w:sz w:val="24"/>
            <w:lang w:val="zh-CN"/>
          </w:rPr>
          <w:t xml:space="preserve">发行人对于最近一年经审计的总资产、净资产或营业收入任一项指标占合并报表相关指标比例超过30%的子公司认定为具有重要影响的子公司。截至最近一年末，发行人重要子公司为济宁市惠丰产业发展投资有限公司。</w:t>
        </w:r>
      </w:ins>
    </w:p>
    <w:p w14:paraId="48FD30B7" w14:textId="5D91BB19" w:rsidR="00653D99" w:rsidRPr="00D86F68" w:rsidRDefault="00D86F68" w:rsidP="00D86F68">
      <w:pPr>
        <w:spacing w:line="360" w:lineRule="auto"/>
        <w:ind w:firstLineChars="200" w:firstLine="480"/>
        <w:rPr>
          <w:rFonts w:ascii="Times New Roman" w:hAnsi="Times New Roman"/>
          <w:sz w:val="24"/>
          <w:lang w:val="zh-CN"/>
        </w:rPr>
      </w:pPr>
      <w:r w:rsidRPr="00897475">
        <w:rPr>
          <w:rFonts w:ascii="Times New Roman" w:hAnsi="Times New Roman" w:hint="eastAsia"/>
          <w:sz w:val="24"/>
          <w:lang w:val="zh-CN"/>
        </w:rPr>
        <w:t>山东兴隆文化园</w:t>
      </w:r>
      <w:r w:rsidRPr="00897475">
        <w:rPr>
          <w:rFonts w:ascii="Times New Roman" w:hAnsi="Times New Roman"/>
          <w:sz w:val="24"/>
          <w:lang w:val="zh-CN"/>
        </w:rPr>
        <w:t>有限公司</w:t>
      </w:r>
      <w:r w:rsidR="00F124D2">
        <w:rPr>
          <w:rFonts w:ascii="Times New Roman" w:hAnsi="Times New Roman" w:hint="eastAsia"/>
          <w:sz w:val="24"/>
          <w:lang w:val="zh-CN"/>
        </w:rPr>
        <w:t>（以下简称“兴隆文化园”）</w:t>
      </w:r>
      <w:r w:rsidR="00653D99" w:rsidRPr="00897475">
        <w:rPr>
          <w:rFonts w:ascii="Times New Roman" w:hAnsi="Times New Roman"/>
          <w:sz w:val="24"/>
          <w:lang w:val="zh-CN"/>
        </w:rPr>
        <w:t>成立于</w:t>
      </w:r>
      <w:r w:rsidR="00653D99" w:rsidRPr="00897475">
        <w:rPr>
          <w:rFonts w:ascii="Times New Roman" w:hAnsi="Times New Roman"/>
          <w:sz w:val="24"/>
          <w:lang w:val="zh-CN"/>
        </w:rPr>
        <w:t>201</w:t>
      </w:r>
      <w:r w:rsidR="00897475" w:rsidRPr="00897475">
        <w:rPr>
          <w:rFonts w:ascii="Times New Roman" w:hAnsi="Times New Roman"/>
          <w:sz w:val="24"/>
          <w:lang w:val="zh-CN"/>
        </w:rPr>
        <w:t>6</w:t>
      </w:r>
      <w:r w:rsidR="00653D99" w:rsidRPr="00897475">
        <w:rPr>
          <w:rFonts w:ascii="Times New Roman" w:hAnsi="Times New Roman"/>
          <w:sz w:val="24"/>
          <w:lang w:val="zh-CN"/>
        </w:rPr>
        <w:t>年</w:t>
      </w:r>
      <w:r w:rsidR="00897475" w:rsidRPr="00897475">
        <w:rPr>
          <w:rFonts w:ascii="Times New Roman" w:hAnsi="Times New Roman"/>
          <w:sz w:val="24"/>
          <w:lang w:val="zh-CN"/>
        </w:rPr>
        <w:t>4</w:t>
      </w:r>
      <w:r w:rsidR="00653D99" w:rsidRPr="00897475">
        <w:rPr>
          <w:rFonts w:ascii="Times New Roman" w:hAnsi="Times New Roman"/>
          <w:sz w:val="24"/>
          <w:lang w:val="zh-CN"/>
        </w:rPr>
        <w:t>月</w:t>
      </w:r>
      <w:r w:rsidR="00897475" w:rsidRPr="00897475">
        <w:rPr>
          <w:rFonts w:ascii="Times New Roman" w:hAnsi="Times New Roman" w:hint="eastAsia"/>
          <w:sz w:val="24"/>
          <w:lang w:val="zh-CN"/>
        </w:rPr>
        <w:t>1</w:t>
      </w:r>
      <w:r w:rsidR="00653D99" w:rsidRPr="00897475">
        <w:rPr>
          <w:rFonts w:ascii="Times New Roman" w:hAnsi="Times New Roman"/>
          <w:sz w:val="24"/>
          <w:lang w:val="zh-CN"/>
        </w:rPr>
        <w:t>8</w:t>
      </w:r>
      <w:r w:rsidR="00653D99" w:rsidRPr="00897475">
        <w:rPr>
          <w:rFonts w:ascii="Times New Roman" w:hAnsi="Times New Roman"/>
          <w:sz w:val="24"/>
          <w:lang w:val="zh-CN"/>
        </w:rPr>
        <w:t>日，注册资本为</w:t>
      </w:r>
      <w:r w:rsidR="00897475" w:rsidRPr="00897475">
        <w:rPr>
          <w:rFonts w:ascii="Times New Roman" w:hAnsi="Times New Roman"/>
          <w:sz w:val="24"/>
          <w:lang w:val="zh-CN"/>
        </w:rPr>
        <w:t>3</w:t>
      </w:r>
      <w:r w:rsidR="00653D99" w:rsidRPr="00897475">
        <w:rPr>
          <w:rFonts w:ascii="Times New Roman" w:hAnsi="Times New Roman"/>
          <w:sz w:val="24"/>
          <w:lang w:val="zh-CN"/>
        </w:rPr>
        <w:t>,</w:t>
      </w:r>
      <w:r w:rsidR="00897475" w:rsidRPr="00897475">
        <w:rPr>
          <w:rFonts w:ascii="Times New Roman" w:hAnsi="Times New Roman"/>
          <w:sz w:val="24"/>
          <w:lang w:val="zh-CN"/>
        </w:rPr>
        <w:t>14</w:t>
      </w:r>
      <w:r w:rsidR="00653D99" w:rsidRPr="00897475">
        <w:rPr>
          <w:rFonts w:ascii="Times New Roman" w:hAnsi="Times New Roman"/>
          <w:sz w:val="24"/>
          <w:lang w:val="zh-CN"/>
        </w:rPr>
        <w:t>0.00</w:t>
      </w:r>
      <w:r w:rsidR="00653D99" w:rsidRPr="00897475">
        <w:rPr>
          <w:rFonts w:ascii="Times New Roman" w:hAnsi="Times New Roman"/>
          <w:sz w:val="24"/>
          <w:lang w:val="zh-CN"/>
        </w:rPr>
        <w:t>万元，公司经营范围包括：</w:t>
      </w:r>
      <w:r w:rsidR="00897475" w:rsidRPr="00897475">
        <w:rPr>
          <w:rFonts w:ascii="Times New Roman" w:hAnsi="Times New Roman" w:hint="eastAsia"/>
          <w:sz w:val="24"/>
          <w:lang w:val="zh-CN"/>
        </w:rPr>
        <w:t>一般项目：游览景区管理；园区管理服务；市场营销策划；旅游开发项目策划咨询；体育赛事策划；组织文化艺术交流活动；组织体育表演活动；会议及展览服务；礼仪服务；文艺创作；影视美术道具置景服务；租赁服务（不含许可类租赁服务）；文化用品设备出租；租借道具活动；文化娱乐经纪人服务；其他文化艺术经纪代理；数字内容</w:t>
      </w:r>
      <w:r w:rsidR="00897475" w:rsidRPr="00897475">
        <w:rPr>
          <w:rFonts w:ascii="Times New Roman" w:hAnsi="Times New Roman" w:hint="eastAsia"/>
          <w:sz w:val="24"/>
          <w:lang w:val="zh-CN"/>
        </w:rPr>
        <w:lastRenderedPageBreak/>
        <w:t>制作服务（不含出版发行）；数字文化创意内容应用服务；信息咨询服务（不含许可类信息咨询服务）；广告制作；广告发布；广告设计、代理；日用品销售；日用百货销售；食用农产品零售；食品销售（仅销售预包装食品）；工艺美术品及收藏品零售（象牙及其制品除外）；玩具、</w:t>
      </w:r>
      <w:proofErr w:type="gramStart"/>
      <w:r w:rsidR="00897475" w:rsidRPr="00897475">
        <w:rPr>
          <w:rFonts w:ascii="Times New Roman" w:hAnsi="Times New Roman" w:hint="eastAsia"/>
          <w:sz w:val="24"/>
          <w:lang w:val="zh-CN"/>
        </w:rPr>
        <w:t>动漫及</w:t>
      </w:r>
      <w:proofErr w:type="gramEnd"/>
      <w:r w:rsidR="00897475" w:rsidRPr="00897475">
        <w:rPr>
          <w:rFonts w:ascii="Times New Roman" w:hAnsi="Times New Roman" w:hint="eastAsia"/>
          <w:sz w:val="24"/>
          <w:lang w:val="zh-CN"/>
        </w:rPr>
        <w:t>游艺用品销售；音响设备销售；互联网销售（除销售需要许可的商品）；养生保健服务（非医疗）；人力资源服务（不含职业中介活动、劳务派遣服务）；工程技术服务（规划管理、勘察、设计、监理除外）；住房租赁；非居住房地产租赁；柜台、摊位出租；物业管理；停车场服务；集中式快速充电站；电动汽车充电基础设施运营；技术服务、技术开发、技术咨询、技术交流、技术转让、技术推广。（除依法须经批准的项目外，凭营业执照依法自主开展经营活动）许可项目：营业性演出；演出经纪；餐饮服务；劳务派遣服务；职业中介活动。（依法须经批准的项目，经相关部门批准后方可开展经营活动，具体经营项目以相关部门批准文件或许可证件为准）</w:t>
      </w:r>
      <w:r w:rsidR="00653D99" w:rsidRPr="00897475">
        <w:rPr>
          <w:rFonts w:ascii="Times New Roman" w:hAnsi="Times New Roman"/>
          <w:sz w:val="24"/>
          <w:lang w:val="zh-CN"/>
        </w:rPr>
        <w:t>。</w:t>
      </w:r>
    </w:p>
    <w:p w14:paraId="3442AE9A" w14:textId="55C8EF23" w:rsidR="00653D99" w:rsidRPr="009337DB" w:rsidRDefault="00653D99" w:rsidP="00653D99">
      <w:pPr>
        <w:spacing w:line="360" w:lineRule="auto"/>
        <w:ind w:firstLineChars="200" w:firstLine="480"/>
        <w:rPr>
          <w:rFonts w:ascii="Times New Roman" w:hAnsi="Times New Roman"/>
          <w:sz w:val="24"/>
          <w:highlight w:val="yellow"/>
        </w:rPr>
      </w:pPr>
      <w:del w:id="1043" w:author="冯佳淇" w:date="2026-08-28T09:00:00Z">
        <w:r w:rsidRPr="00897475">
          <w:rPr>
            <w:rFonts w:ascii="Times New Roman" w:hAnsi="Times New Roman"/>
            <w:sz w:val="24"/>
            <w:lang w:val="zh-CN"/>
          </w:rPr>
          <w:delText>截至</w:delText>
        </w:r>
        <w:r w:rsidRPr="00897475">
          <w:rPr>
            <w:rFonts w:ascii="Times New Roman" w:hAnsi="Times New Roman"/>
            <w:sz w:val="24"/>
            <w:lang w:val="zh-CN"/>
          </w:rPr>
          <w:delText>202</w:delText>
        </w:r>
        <w:r w:rsidR="00897475" w:rsidRPr="00897475">
          <w:rPr>
            <w:rFonts w:ascii="Times New Roman" w:hAnsi="Times New Roman"/>
            <w:sz w:val="24"/>
          </w:rPr>
          <w:delText>5</w:delText>
        </w:r>
        <w:r w:rsidRPr="00897475">
          <w:rPr>
            <w:rFonts w:ascii="Times New Roman" w:hAnsi="Times New Roman"/>
            <w:sz w:val="24"/>
            <w:lang w:val="zh-CN"/>
          </w:rPr>
          <w:delText>年</w:delText>
        </w:r>
        <w:r w:rsidR="00897475" w:rsidRPr="00897475">
          <w:rPr>
            <w:rFonts w:ascii="Times New Roman" w:hAnsi="Times New Roman" w:hint="eastAsia"/>
            <w:sz w:val="24"/>
            <w:lang w:val="zh-CN"/>
          </w:rPr>
          <w:delText>末</w:delText>
        </w:r>
        <w:r w:rsidRPr="00897475">
          <w:rPr>
            <w:rFonts w:ascii="Times New Roman" w:hAnsi="Times New Roman"/>
            <w:sz w:val="24"/>
            <w:lang w:val="zh-CN"/>
          </w:rPr>
          <w:delText>，</w:delText>
        </w:r>
        <w:r w:rsidR="00897475" w:rsidRPr="00897475">
          <w:rPr>
            <w:rFonts w:ascii="Times New Roman" w:hAnsi="Times New Roman" w:hint="eastAsia"/>
            <w:sz w:val="24"/>
            <w:lang w:val="zh-CN"/>
          </w:rPr>
          <w:delText>兴隆文化</w:delText>
        </w:r>
        <w:proofErr w:type="gramStart"/>
        <w:r w:rsidR="00897475" w:rsidRPr="00897475">
          <w:rPr>
            <w:rFonts w:ascii="Times New Roman" w:hAnsi="Times New Roman" w:hint="eastAsia"/>
            <w:sz w:val="24"/>
            <w:lang w:val="zh-CN"/>
          </w:rPr>
          <w:delText>园</w:delText>
        </w:r>
        <w:r w:rsidRPr="00897475">
          <w:rPr>
            <w:rFonts w:ascii="Times New Roman" w:hAnsi="Times New Roman"/>
            <w:sz w:val="24"/>
            <w:lang w:val="zh-CN"/>
          </w:rPr>
          <w:delText>资产</w:delText>
        </w:r>
        <w:proofErr w:type="gramEnd"/>
        <w:r w:rsidRPr="00897475">
          <w:rPr>
            <w:rFonts w:ascii="Times New Roman" w:hAnsi="Times New Roman"/>
            <w:sz w:val="24"/>
            <w:lang w:val="zh-CN"/>
          </w:rPr>
          <w:delText>总计为</w:delText>
        </w:r>
        <w:r w:rsidR="00897475" w:rsidRPr="00897475">
          <w:rPr>
            <w:rFonts w:ascii="Times New Roman" w:hAnsi="Times New Roman"/>
            <w:sz w:val="24"/>
          </w:rPr>
          <w:delText>12,009.79</w:delText>
        </w:r>
        <w:r w:rsidRPr="00897475">
          <w:rPr>
            <w:rFonts w:ascii="Times New Roman" w:hAnsi="Times New Roman"/>
            <w:sz w:val="24"/>
            <w:lang w:val="zh-CN"/>
          </w:rPr>
          <w:delText>万元，负债合计为</w:delText>
        </w:r>
        <w:r w:rsidR="00897475" w:rsidRPr="00897475">
          <w:rPr>
            <w:rFonts w:ascii="Times New Roman" w:hAnsi="Times New Roman"/>
            <w:sz w:val="24"/>
          </w:rPr>
          <w:delText>4,8081.12</w:delText>
        </w:r>
        <w:r w:rsidRPr="00897475">
          <w:rPr>
            <w:rFonts w:ascii="Times New Roman" w:hAnsi="Times New Roman"/>
            <w:sz w:val="24"/>
            <w:lang w:val="zh-CN"/>
          </w:rPr>
          <w:delText>万元，股东权益合计为</w:delText>
        </w:r>
        <w:r w:rsidR="00897475" w:rsidRPr="00897475">
          <w:rPr>
            <w:rFonts w:ascii="Times New Roman" w:hAnsi="Times New Roman"/>
            <w:sz w:val="24"/>
          </w:rPr>
          <w:delText>-36,071.34</w:delText>
        </w:r>
        <w:r w:rsidRPr="00897475">
          <w:rPr>
            <w:rFonts w:ascii="Times New Roman" w:hAnsi="Times New Roman"/>
            <w:sz w:val="24"/>
            <w:lang w:val="zh-CN"/>
          </w:rPr>
          <w:delText>万元，较</w:delText>
        </w:r>
        <w:r w:rsidRPr="00897475">
          <w:rPr>
            <w:rFonts w:ascii="Times New Roman" w:hAnsi="Times New Roman"/>
            <w:sz w:val="24"/>
            <w:lang w:val="zh-CN"/>
          </w:rPr>
          <w:delText>202</w:delText>
        </w:r>
        <w:r w:rsidR="00897475" w:rsidRPr="00897475">
          <w:rPr>
            <w:rFonts w:ascii="Times New Roman" w:hAnsi="Times New Roman"/>
            <w:sz w:val="24"/>
          </w:rPr>
          <w:delText>4</w:delText>
        </w:r>
        <w:r w:rsidRPr="00897475">
          <w:rPr>
            <w:rFonts w:ascii="Times New Roman" w:hAnsi="Times New Roman"/>
            <w:sz w:val="24"/>
            <w:lang w:val="zh-CN"/>
          </w:rPr>
          <w:delText>年末</w:delText>
        </w:r>
        <w:r w:rsidR="00897475" w:rsidRPr="00897475">
          <w:rPr>
            <w:rFonts w:ascii="Times New Roman" w:hAnsi="Times New Roman" w:hint="eastAsia"/>
            <w:sz w:val="24"/>
            <w:lang w:val="zh-CN"/>
          </w:rPr>
          <w:delText>净资产规模有所回升</w:delText>
        </w:r>
        <w:r w:rsidRPr="00897475">
          <w:rPr>
            <w:rFonts w:ascii="Times New Roman" w:hAnsi="Times New Roman"/>
            <w:sz w:val="24"/>
            <w:lang w:val="zh-CN"/>
          </w:rPr>
          <w:delText>。</w:delText>
        </w:r>
        <w:r w:rsidRPr="00897475">
          <w:rPr>
            <w:rFonts w:ascii="Times New Roman" w:hAnsi="Times New Roman"/>
            <w:sz w:val="24"/>
            <w:lang w:val="zh-CN"/>
          </w:rPr>
          <w:delText>202</w:delText>
        </w:r>
        <w:r w:rsidR="00897475" w:rsidRPr="00897475">
          <w:rPr>
            <w:rFonts w:ascii="Times New Roman" w:hAnsi="Times New Roman"/>
            <w:sz w:val="24"/>
          </w:rPr>
          <w:delText>5</w:delText>
        </w:r>
        <w:r w:rsidRPr="00897475">
          <w:rPr>
            <w:rFonts w:ascii="Times New Roman" w:hAnsi="Times New Roman"/>
            <w:sz w:val="24"/>
            <w:lang w:val="zh-CN"/>
          </w:rPr>
          <w:delText>年度</w:delText>
        </w:r>
        <w:r w:rsidR="00897475" w:rsidRPr="00897475">
          <w:rPr>
            <w:rFonts w:ascii="Times New Roman" w:hAnsi="Times New Roman" w:hint="eastAsia"/>
            <w:sz w:val="24"/>
            <w:lang w:val="zh-CN"/>
          </w:rPr>
          <w:delText>兴隆文化</w:delText>
        </w:r>
        <w:proofErr w:type="gramStart"/>
        <w:r w:rsidR="00897475" w:rsidRPr="00897475">
          <w:rPr>
            <w:rFonts w:ascii="Times New Roman" w:hAnsi="Times New Roman" w:hint="eastAsia"/>
            <w:sz w:val="24"/>
            <w:lang w:val="zh-CN"/>
          </w:rPr>
          <w:delText>园</w:delText>
        </w:r>
        <w:r w:rsidRPr="00897475">
          <w:rPr>
            <w:rFonts w:ascii="Times New Roman" w:hAnsi="Times New Roman"/>
            <w:sz w:val="24"/>
            <w:lang w:val="zh-CN"/>
          </w:rPr>
          <w:delText>实现</w:delText>
        </w:r>
        <w:proofErr w:type="gramEnd"/>
        <w:r w:rsidRPr="00897475">
          <w:rPr>
            <w:rFonts w:ascii="Times New Roman" w:hAnsi="Times New Roman"/>
            <w:sz w:val="24"/>
            <w:lang w:val="zh-CN"/>
          </w:rPr>
          <w:delText>营业收入</w:delText>
        </w:r>
        <w:r w:rsidRPr="00897475">
          <w:rPr>
            <w:rFonts w:ascii="Times New Roman" w:hAnsi="Times New Roman" w:hint="eastAsia"/>
            <w:sz w:val="24"/>
          </w:rPr>
          <w:delText>2</w:delText>
        </w:r>
        <w:r w:rsidR="00897475" w:rsidRPr="00897475">
          <w:rPr>
            <w:rFonts w:ascii="Times New Roman" w:hAnsi="Times New Roman"/>
            <w:sz w:val="24"/>
          </w:rPr>
          <w:delText>37.29</w:delText>
        </w:r>
        <w:r w:rsidRPr="00897475">
          <w:rPr>
            <w:rFonts w:ascii="Times New Roman" w:hAnsi="Times New Roman"/>
            <w:sz w:val="24"/>
            <w:lang w:val="zh-CN"/>
          </w:rPr>
          <w:delText>万元，净利润</w:delText>
        </w:r>
        <w:r w:rsidR="00897475" w:rsidRPr="00897475">
          <w:rPr>
            <w:rFonts w:ascii="Times New Roman" w:hAnsi="Times New Roman"/>
            <w:sz w:val="24"/>
          </w:rPr>
          <w:delText>-1,996.85</w:delText>
        </w:r>
        <w:r w:rsidRPr="00897475">
          <w:rPr>
            <w:rFonts w:ascii="Times New Roman" w:hAnsi="Times New Roman"/>
            <w:sz w:val="24"/>
            <w:lang w:val="zh-CN"/>
          </w:rPr>
          <w:delText>万元。</w:delText>
        </w:r>
        <w:r w:rsidRPr="00897475">
          <w:rPr>
            <w:rFonts w:ascii="Times New Roman" w:hAnsi="Times New Roman" w:hint="eastAsia"/>
            <w:sz w:val="24"/>
          </w:rPr>
          <w:delText>202</w:delText>
        </w:r>
        <w:r w:rsidR="00897475" w:rsidRPr="00897475">
          <w:rPr>
            <w:rFonts w:ascii="Times New Roman" w:hAnsi="Times New Roman"/>
            <w:sz w:val="24"/>
          </w:rPr>
          <w:delText>5</w:delText>
        </w:r>
        <w:r w:rsidRPr="00897475">
          <w:rPr>
            <w:rFonts w:ascii="Times New Roman" w:hAnsi="Times New Roman" w:hint="eastAsia"/>
            <w:sz w:val="24"/>
          </w:rPr>
          <w:delText>年度</w:delText>
        </w:r>
        <w:r w:rsidR="00897475" w:rsidRPr="00897475">
          <w:rPr>
            <w:rFonts w:ascii="Times New Roman" w:hAnsi="Times New Roman" w:hint="eastAsia"/>
            <w:sz w:val="24"/>
            <w:lang w:val="zh-CN"/>
          </w:rPr>
          <w:delText>兴隆文化园</w:delText>
        </w:r>
        <w:r w:rsidRPr="00897475">
          <w:rPr>
            <w:rFonts w:ascii="Times New Roman" w:hAnsi="Times New Roman" w:hint="eastAsia"/>
            <w:sz w:val="24"/>
          </w:rPr>
          <w:delText>营业收入和净利润较</w:delText>
        </w:r>
        <w:r w:rsidRPr="00897475">
          <w:rPr>
            <w:rFonts w:ascii="Times New Roman" w:hAnsi="Times New Roman" w:hint="eastAsia"/>
            <w:sz w:val="24"/>
          </w:rPr>
          <w:delText>202</w:delText>
        </w:r>
        <w:r w:rsidR="00897475" w:rsidRPr="00897475">
          <w:rPr>
            <w:rFonts w:ascii="Times New Roman" w:hAnsi="Times New Roman"/>
            <w:sz w:val="24"/>
          </w:rPr>
          <w:delText>4</w:delText>
        </w:r>
        <w:r w:rsidRPr="00897475">
          <w:rPr>
            <w:rFonts w:ascii="Times New Roman" w:hAnsi="Times New Roman" w:hint="eastAsia"/>
            <w:sz w:val="24"/>
          </w:rPr>
          <w:delText>年度</w:delText>
        </w:r>
        <w:r w:rsidR="00897475" w:rsidRPr="00897475">
          <w:rPr>
            <w:rFonts w:ascii="Times New Roman" w:hAnsi="Times New Roman" w:hint="eastAsia"/>
            <w:sz w:val="24"/>
          </w:rPr>
          <w:delText>大幅增长</w:delText>
        </w:r>
        <w:r w:rsidRPr="00897475">
          <w:rPr>
            <w:rFonts w:ascii="Times New Roman" w:hAnsi="Times New Roman" w:hint="eastAsia"/>
            <w:sz w:val="24"/>
          </w:rPr>
          <w:delText>。</w:delText>
        </w:r>
      </w:del>
      <w:ins w:id="1044" w:author="冯佳淇" w:date="2026-08-28T09:00:00Z">
        <w:r>
          <w:rPr>
            <w:rFonts w:ascii="Times New Roman" w:hAnsi="Times New Roman"/>
            <w:sz w:val="24"/>
            <w:lang w:val="zh-CN"/>
          </w:rPr>
          <w:t xml:space="preserve">截至2025年末，兴隆文化园资产总计为12,009.79万元，负债合计为48,081.12万元，股东权益合计为-36,071.34万元，较2024年末净资产规模有所回升。2025年度兴隆文化园实现营业收入237.29万元，净利润-1,996.85万元。2025年度兴隆文化园营业收入和净利润较2024年度大幅增长。</w:t>
        </w:r>
      </w:ins>
    </w:p>
    <w:p w14:paraId="7D3126C7" w14:textId="26971EAD" w:rsidR="00653D99" w:rsidRPr="00897475" w:rsidRDefault="00653D99" w:rsidP="00653D99">
      <w:pPr>
        <w:spacing w:line="360" w:lineRule="auto"/>
        <w:ind w:firstLineChars="200" w:firstLine="480"/>
        <w:rPr>
          <w:rFonts w:ascii="Times New Roman" w:hAnsi="Times New Roman"/>
          <w:sz w:val="24"/>
        </w:rPr>
      </w:pPr>
      <w:r w:rsidRPr="00897475">
        <w:rPr>
          <w:rFonts w:ascii="Times New Roman" w:hAnsi="Times New Roman" w:hint="eastAsia"/>
          <w:sz w:val="24"/>
        </w:rPr>
        <w:t>济宁市惠</w:t>
      </w:r>
      <w:proofErr w:type="gramStart"/>
      <w:r w:rsidRPr="00897475">
        <w:rPr>
          <w:rFonts w:ascii="Times New Roman" w:hAnsi="Times New Roman" w:hint="eastAsia"/>
          <w:sz w:val="24"/>
        </w:rPr>
        <w:t>丰产业</w:t>
      </w:r>
      <w:proofErr w:type="gramEnd"/>
      <w:r w:rsidRPr="00897475">
        <w:rPr>
          <w:rFonts w:ascii="Times New Roman" w:hAnsi="Times New Roman" w:hint="eastAsia"/>
          <w:sz w:val="24"/>
        </w:rPr>
        <w:t>发展投资有限公司</w:t>
      </w:r>
      <w:r w:rsidR="00F124D2">
        <w:rPr>
          <w:rFonts w:ascii="Times New Roman" w:hAnsi="Times New Roman" w:hint="eastAsia"/>
          <w:sz w:val="24"/>
          <w:lang w:val="zh-CN"/>
        </w:rPr>
        <w:t>（以下简称“惠丰产业”）</w:t>
      </w:r>
      <w:r w:rsidRPr="00897475">
        <w:rPr>
          <w:rFonts w:ascii="Times New Roman" w:hAnsi="Times New Roman" w:hint="eastAsia"/>
          <w:sz w:val="24"/>
        </w:rPr>
        <w:t>成立于</w:t>
      </w:r>
      <w:r w:rsidRPr="00897475">
        <w:rPr>
          <w:rFonts w:ascii="Times New Roman" w:hAnsi="Times New Roman" w:hint="eastAsia"/>
          <w:sz w:val="24"/>
        </w:rPr>
        <w:t>2011</w:t>
      </w:r>
      <w:r w:rsidRPr="00897475">
        <w:rPr>
          <w:rFonts w:ascii="Times New Roman" w:hAnsi="Times New Roman" w:hint="eastAsia"/>
          <w:sz w:val="24"/>
        </w:rPr>
        <w:t>年</w:t>
      </w:r>
      <w:r w:rsidRPr="00897475">
        <w:rPr>
          <w:rFonts w:ascii="Times New Roman" w:hAnsi="Times New Roman" w:hint="eastAsia"/>
          <w:sz w:val="24"/>
        </w:rPr>
        <w:t>8</w:t>
      </w:r>
      <w:r w:rsidRPr="00897475">
        <w:rPr>
          <w:rFonts w:ascii="Times New Roman" w:hAnsi="Times New Roman" w:hint="eastAsia"/>
          <w:sz w:val="24"/>
        </w:rPr>
        <w:t>月</w:t>
      </w:r>
      <w:r w:rsidRPr="00897475">
        <w:rPr>
          <w:rFonts w:ascii="Times New Roman" w:hAnsi="Times New Roman" w:hint="eastAsia"/>
          <w:sz w:val="24"/>
        </w:rPr>
        <w:t>10</w:t>
      </w:r>
      <w:r w:rsidRPr="00897475">
        <w:rPr>
          <w:rFonts w:ascii="Times New Roman" w:hAnsi="Times New Roman" w:hint="eastAsia"/>
          <w:sz w:val="24"/>
        </w:rPr>
        <w:t>日，注册</w:t>
      </w:r>
      <w:r w:rsidR="00F124D2">
        <w:rPr>
          <w:rFonts w:ascii="Times New Roman" w:hAnsi="Times New Roman" w:hint="eastAsia"/>
          <w:sz w:val="24"/>
        </w:rPr>
        <w:t>资本</w:t>
      </w:r>
      <w:r w:rsidR="00F124D2">
        <w:rPr>
          <w:rFonts w:ascii="Times New Roman" w:hAnsi="Times New Roman" w:hint="eastAsia"/>
          <w:sz w:val="24"/>
        </w:rPr>
        <w:t>1</w:t>
      </w:r>
      <w:r w:rsidR="00F124D2">
        <w:rPr>
          <w:rFonts w:ascii="Times New Roman" w:hAnsi="Times New Roman"/>
          <w:sz w:val="24"/>
        </w:rPr>
        <w:t>00,000.00</w:t>
      </w:r>
      <w:r w:rsidR="00F124D2">
        <w:rPr>
          <w:rFonts w:ascii="Times New Roman" w:hAnsi="Times New Roman" w:hint="eastAsia"/>
          <w:sz w:val="24"/>
        </w:rPr>
        <w:t>万元</w:t>
      </w:r>
      <w:r w:rsidRPr="00897475">
        <w:rPr>
          <w:rFonts w:ascii="Times New Roman" w:hAnsi="Times New Roman" w:hint="eastAsia"/>
          <w:sz w:val="24"/>
        </w:rPr>
        <w:t>。经营范围包括</w:t>
      </w:r>
      <w:r w:rsidR="00F124D2" w:rsidRPr="00F124D2">
        <w:rPr>
          <w:rFonts w:ascii="Times New Roman" w:hAnsi="Times New Roman" w:hint="eastAsia"/>
          <w:sz w:val="24"/>
        </w:rPr>
        <w:t>一般项目：以自有资金从事投资活动；自有资金投资的资产管理服务；房屋拆迁服务；建筑材料销售；金属材料销售；水资源管理；非常规水源利用技术研发；物业管理。（除依法须经批准的项目外，凭营业执照依法自主开展经营活动）许可项目：建设工程施工；建筑劳务分包；天然水收集与分配；自来水生产与供应；污水处理及其再生利用。（依法须经批准的项目，经相关部门批准后方可开展经营活动，具体经营项目以相关部门批准文件或许可证件为准）</w:t>
      </w:r>
      <w:r w:rsidRPr="00897475">
        <w:rPr>
          <w:rFonts w:ascii="Times New Roman" w:hAnsi="Times New Roman" w:hint="eastAsia"/>
          <w:sz w:val="24"/>
        </w:rPr>
        <w:t>。</w:t>
      </w:r>
    </w:p>
    <w:p w14:paraId="61A9A284" w14:textId="6724858C" w:rsidR="00653D99" w:rsidRPr="009337DB" w:rsidRDefault="00653D99" w:rsidP="00653D99">
      <w:pPr>
        <w:spacing w:line="360" w:lineRule="auto"/>
        <w:ind w:firstLineChars="200" w:firstLine="480"/>
        <w:rPr>
          <w:rFonts w:ascii="Times New Roman" w:hAnsi="Times New Roman"/>
          <w:sz w:val="24"/>
          <w:highlight w:val="yellow"/>
        </w:rPr>
      </w:pPr>
      <w:r w:rsidRPr="00897475">
        <w:rPr>
          <w:rFonts w:ascii="Times New Roman" w:hAnsi="Times New Roman" w:hint="eastAsia"/>
          <w:sz w:val="24"/>
        </w:rPr>
        <w:t>截至</w:t>
      </w:r>
      <w:r w:rsidRPr="00897475">
        <w:rPr>
          <w:rFonts w:ascii="Times New Roman" w:hAnsi="Times New Roman" w:hint="eastAsia"/>
          <w:sz w:val="24"/>
        </w:rPr>
        <w:t>202</w:t>
      </w:r>
      <w:r w:rsidR="004606C9" w:rsidRPr="00897475">
        <w:rPr>
          <w:rFonts w:ascii="Times New Roman" w:hAnsi="Times New Roman"/>
          <w:sz w:val="24"/>
        </w:rPr>
        <w:t>5</w:t>
      </w:r>
      <w:r w:rsidRPr="00897475">
        <w:rPr>
          <w:rFonts w:ascii="Times New Roman" w:hAnsi="Times New Roman" w:hint="eastAsia"/>
          <w:sz w:val="24"/>
        </w:rPr>
        <w:t>年</w:t>
      </w:r>
      <w:r w:rsidR="004606C9" w:rsidRPr="00897475">
        <w:rPr>
          <w:rFonts w:ascii="Times New Roman" w:hAnsi="Times New Roman" w:hint="eastAsia"/>
          <w:sz w:val="24"/>
        </w:rPr>
        <w:t>末</w:t>
      </w:r>
      <w:r w:rsidRPr="00897475">
        <w:rPr>
          <w:rFonts w:ascii="Times New Roman" w:hAnsi="Times New Roman" w:hint="eastAsia"/>
          <w:sz w:val="24"/>
        </w:rPr>
        <w:t>，惠</w:t>
      </w:r>
      <w:proofErr w:type="gramStart"/>
      <w:r w:rsidRPr="00897475">
        <w:rPr>
          <w:rFonts w:ascii="Times New Roman" w:hAnsi="Times New Roman" w:hint="eastAsia"/>
          <w:sz w:val="24"/>
        </w:rPr>
        <w:t>丰产业</w:t>
      </w:r>
      <w:proofErr w:type="gramEnd"/>
      <w:r w:rsidRPr="00897475">
        <w:rPr>
          <w:rFonts w:ascii="Times New Roman" w:hAnsi="Times New Roman" w:hint="eastAsia"/>
          <w:sz w:val="24"/>
        </w:rPr>
        <w:t>总资产为</w:t>
      </w:r>
      <w:r w:rsidR="00897475" w:rsidRPr="00897475">
        <w:rPr>
          <w:rFonts w:ascii="Times New Roman" w:hAnsi="Times New Roman"/>
          <w:sz w:val="24"/>
        </w:rPr>
        <w:t>2,489,181.59</w:t>
      </w:r>
      <w:r w:rsidRPr="00897475">
        <w:rPr>
          <w:rFonts w:ascii="Times New Roman" w:hAnsi="Times New Roman" w:hint="eastAsia"/>
          <w:sz w:val="24"/>
        </w:rPr>
        <w:t>万元，净资产为</w:t>
      </w:r>
      <w:r w:rsidR="00897475" w:rsidRPr="00897475">
        <w:rPr>
          <w:rFonts w:ascii="Times New Roman" w:hAnsi="Times New Roman"/>
          <w:sz w:val="24"/>
        </w:rPr>
        <w:t>862,384.90</w:t>
      </w:r>
      <w:r w:rsidRPr="00A16435">
        <w:rPr>
          <w:rFonts w:ascii="Times New Roman" w:hAnsi="Times New Roman" w:hint="eastAsia"/>
          <w:sz w:val="24"/>
        </w:rPr>
        <w:t>万元，负债合计为</w:t>
      </w:r>
      <w:r w:rsidR="00897475" w:rsidRPr="00A16435">
        <w:rPr>
          <w:rFonts w:ascii="Times New Roman" w:hAnsi="Times New Roman"/>
          <w:sz w:val="24"/>
        </w:rPr>
        <w:t>1,626,796.69</w:t>
      </w:r>
      <w:r w:rsidRPr="00A16435">
        <w:rPr>
          <w:rFonts w:ascii="Times New Roman" w:hAnsi="Times New Roman" w:hint="eastAsia"/>
          <w:sz w:val="24"/>
        </w:rPr>
        <w:t>万元，总资产、净资产</w:t>
      </w:r>
      <w:r w:rsidR="00C04E74" w:rsidRPr="00A16435">
        <w:rPr>
          <w:rFonts w:ascii="Times New Roman" w:hAnsi="Times New Roman" w:hint="eastAsia"/>
          <w:sz w:val="24"/>
        </w:rPr>
        <w:t>与</w:t>
      </w:r>
      <w:r w:rsidRPr="00A16435">
        <w:rPr>
          <w:rFonts w:ascii="Times New Roman" w:hAnsi="Times New Roman" w:hint="eastAsia"/>
          <w:sz w:val="24"/>
        </w:rPr>
        <w:t>202</w:t>
      </w:r>
      <w:r w:rsidR="00897475" w:rsidRPr="00A16435">
        <w:rPr>
          <w:rFonts w:ascii="Times New Roman" w:hAnsi="Times New Roman"/>
          <w:sz w:val="24"/>
        </w:rPr>
        <w:t>4</w:t>
      </w:r>
      <w:r w:rsidRPr="00A16435">
        <w:rPr>
          <w:rFonts w:ascii="Times New Roman" w:hAnsi="Times New Roman" w:hint="eastAsia"/>
          <w:sz w:val="24"/>
        </w:rPr>
        <w:t>年末</w:t>
      </w:r>
      <w:r w:rsidR="00C04E74" w:rsidRPr="00A16435">
        <w:rPr>
          <w:rFonts w:ascii="Times New Roman" w:hAnsi="Times New Roman" w:hint="eastAsia"/>
          <w:sz w:val="24"/>
        </w:rPr>
        <w:t>基本持平</w:t>
      </w:r>
      <w:r w:rsidRPr="00A16435">
        <w:rPr>
          <w:rFonts w:ascii="Times New Roman" w:hAnsi="Times New Roman" w:hint="eastAsia"/>
          <w:sz w:val="24"/>
        </w:rPr>
        <w:t>。</w:t>
      </w:r>
      <w:r w:rsidRPr="00A16435">
        <w:rPr>
          <w:rFonts w:ascii="Times New Roman" w:hAnsi="Times New Roman" w:hint="eastAsia"/>
          <w:sz w:val="24"/>
        </w:rPr>
        <w:t>202</w:t>
      </w:r>
      <w:r w:rsidR="00C04E74" w:rsidRPr="00A16435">
        <w:rPr>
          <w:rFonts w:ascii="Times New Roman" w:hAnsi="Times New Roman"/>
          <w:sz w:val="24"/>
        </w:rPr>
        <w:t>5</w:t>
      </w:r>
      <w:r w:rsidRPr="00A16435">
        <w:rPr>
          <w:rFonts w:ascii="Times New Roman" w:hAnsi="Times New Roman" w:hint="eastAsia"/>
          <w:sz w:val="24"/>
        </w:rPr>
        <w:t>年度惠</w:t>
      </w:r>
      <w:proofErr w:type="gramStart"/>
      <w:r w:rsidRPr="00A16435">
        <w:rPr>
          <w:rFonts w:ascii="Times New Roman" w:hAnsi="Times New Roman" w:hint="eastAsia"/>
          <w:sz w:val="24"/>
        </w:rPr>
        <w:t>丰产业</w:t>
      </w:r>
      <w:proofErr w:type="gramEnd"/>
      <w:r w:rsidRPr="00A16435">
        <w:rPr>
          <w:rFonts w:ascii="Times New Roman" w:hAnsi="Times New Roman" w:hint="eastAsia"/>
          <w:sz w:val="24"/>
        </w:rPr>
        <w:t>实现营业收入</w:t>
      </w:r>
      <w:r w:rsidR="00A16435" w:rsidRPr="00A16435">
        <w:rPr>
          <w:rFonts w:ascii="Times New Roman" w:hAnsi="Times New Roman"/>
          <w:sz w:val="24"/>
        </w:rPr>
        <w:t>107,925.54</w:t>
      </w:r>
      <w:r w:rsidRPr="00A16435">
        <w:rPr>
          <w:rFonts w:ascii="Times New Roman" w:hAnsi="Times New Roman" w:hint="eastAsia"/>
          <w:sz w:val="24"/>
        </w:rPr>
        <w:t>万元，净利润</w:t>
      </w:r>
      <w:r w:rsidR="00A16435" w:rsidRPr="00A16435">
        <w:rPr>
          <w:rFonts w:ascii="Times New Roman" w:hAnsi="Times New Roman"/>
          <w:sz w:val="24"/>
        </w:rPr>
        <w:t>-32,631.76</w:t>
      </w:r>
      <w:r w:rsidRPr="00A16435">
        <w:rPr>
          <w:rFonts w:ascii="Times New Roman" w:hAnsi="Times New Roman" w:hint="eastAsia"/>
          <w:sz w:val="24"/>
        </w:rPr>
        <w:t>万元。</w:t>
      </w:r>
      <w:r w:rsidRPr="00A16435">
        <w:rPr>
          <w:rFonts w:ascii="Times New Roman" w:hAnsi="Times New Roman" w:hint="eastAsia"/>
          <w:sz w:val="24"/>
        </w:rPr>
        <w:t>202</w:t>
      </w:r>
      <w:r w:rsidR="00A16435" w:rsidRPr="00A16435">
        <w:rPr>
          <w:rFonts w:ascii="Times New Roman" w:hAnsi="Times New Roman"/>
          <w:sz w:val="24"/>
        </w:rPr>
        <w:t>5</w:t>
      </w:r>
      <w:r w:rsidRPr="00A16435">
        <w:rPr>
          <w:rFonts w:ascii="Times New Roman" w:hAnsi="Times New Roman" w:hint="eastAsia"/>
          <w:sz w:val="24"/>
        </w:rPr>
        <w:t>年度惠</w:t>
      </w:r>
      <w:proofErr w:type="gramStart"/>
      <w:r w:rsidRPr="00A16435">
        <w:rPr>
          <w:rFonts w:ascii="Times New Roman" w:hAnsi="Times New Roman" w:hint="eastAsia"/>
          <w:sz w:val="24"/>
        </w:rPr>
        <w:t>丰产业</w:t>
      </w:r>
      <w:proofErr w:type="gramEnd"/>
      <w:r w:rsidRPr="00A16435">
        <w:rPr>
          <w:rFonts w:ascii="Times New Roman" w:hAnsi="Times New Roman" w:hint="eastAsia"/>
          <w:sz w:val="24"/>
        </w:rPr>
        <w:t>营业收入、净利润下降主要系子公司</w:t>
      </w:r>
      <w:proofErr w:type="gramStart"/>
      <w:r w:rsidRPr="00A16435">
        <w:rPr>
          <w:rFonts w:ascii="Times New Roman" w:hAnsi="Times New Roman" w:hint="eastAsia"/>
          <w:sz w:val="24"/>
        </w:rPr>
        <w:t>惠民均</w:t>
      </w:r>
      <w:proofErr w:type="gramEnd"/>
      <w:r w:rsidRPr="00A16435">
        <w:rPr>
          <w:rFonts w:ascii="Times New Roman" w:hAnsi="Times New Roman" w:hint="eastAsia"/>
          <w:sz w:val="24"/>
        </w:rPr>
        <w:t>和商品销售收入减少所致。</w:t>
      </w:r>
    </w:p>
    <w:p w14:paraId="473E99CA" w14:textId="68966D36" w:rsidR="00F124D2" w:rsidRPr="00F124D2" w:rsidRDefault="00897475" w:rsidP="00F124D2">
      <w:pPr>
        <w:spacing w:line="360" w:lineRule="auto"/>
        <w:ind w:firstLineChars="200" w:firstLine="480"/>
        <w:rPr>
          <w:rFonts w:ascii="Times New Roman" w:hAnsi="Times New Roman"/>
          <w:sz w:val="24"/>
          <w:highlight w:val="yellow"/>
        </w:rPr>
      </w:pPr>
      <w:r w:rsidRPr="00FB48D4">
        <w:rPr>
          <w:rFonts w:ascii="Times New Roman" w:hAnsi="Times New Roman" w:hint="eastAsia"/>
          <w:sz w:val="24"/>
          <w:lang w:val="zh-CN"/>
        </w:rPr>
        <w:lastRenderedPageBreak/>
        <w:t>济宁市</w:t>
      </w:r>
      <w:proofErr w:type="gramStart"/>
      <w:r w:rsidRPr="00FB48D4">
        <w:rPr>
          <w:rFonts w:ascii="Times New Roman" w:hAnsi="Times New Roman" w:hint="eastAsia"/>
          <w:sz w:val="24"/>
          <w:lang w:val="zh-CN"/>
        </w:rPr>
        <w:t>兖州区</w:t>
      </w:r>
      <w:proofErr w:type="gramEnd"/>
      <w:r w:rsidRPr="00FB48D4">
        <w:rPr>
          <w:rFonts w:ascii="Times New Roman" w:hAnsi="Times New Roman" w:hint="eastAsia"/>
          <w:sz w:val="24"/>
          <w:lang w:val="zh-CN"/>
        </w:rPr>
        <w:t>国</w:t>
      </w:r>
      <w:r w:rsidRPr="00F124D2">
        <w:rPr>
          <w:rFonts w:ascii="Times New Roman" w:hAnsi="Times New Roman" w:hint="eastAsia"/>
          <w:sz w:val="24"/>
          <w:lang w:val="zh-CN"/>
        </w:rPr>
        <w:t>开齐鲁文化旅游开发有限公司</w:t>
      </w:r>
      <w:r w:rsidR="00F124D2">
        <w:rPr>
          <w:rFonts w:ascii="Times New Roman" w:hAnsi="Times New Roman" w:hint="eastAsia"/>
          <w:sz w:val="24"/>
          <w:lang w:val="zh-CN"/>
        </w:rPr>
        <w:t>（以下简称“齐鲁文化”）</w:t>
      </w:r>
      <w:r w:rsidR="00F124D2" w:rsidRPr="00F124D2">
        <w:rPr>
          <w:rFonts w:ascii="Times New Roman" w:hAnsi="Times New Roman" w:hint="eastAsia"/>
          <w:sz w:val="24"/>
        </w:rPr>
        <w:t>成立于</w:t>
      </w:r>
      <w:r w:rsidR="00F124D2" w:rsidRPr="00F124D2">
        <w:rPr>
          <w:rFonts w:ascii="Times New Roman" w:hAnsi="Times New Roman" w:hint="eastAsia"/>
          <w:sz w:val="24"/>
        </w:rPr>
        <w:t>20</w:t>
      </w:r>
      <w:r w:rsidR="00F124D2" w:rsidRPr="00F124D2">
        <w:rPr>
          <w:rFonts w:ascii="Times New Roman" w:hAnsi="Times New Roman"/>
          <w:sz w:val="24"/>
        </w:rPr>
        <w:t>09</w:t>
      </w:r>
      <w:r w:rsidR="00F124D2" w:rsidRPr="00F124D2">
        <w:rPr>
          <w:rFonts w:ascii="Times New Roman" w:hAnsi="Times New Roman" w:hint="eastAsia"/>
          <w:sz w:val="24"/>
        </w:rPr>
        <w:t>年</w:t>
      </w:r>
      <w:r w:rsidR="00F124D2" w:rsidRPr="00F124D2">
        <w:rPr>
          <w:rFonts w:ascii="Times New Roman" w:hAnsi="Times New Roman"/>
          <w:sz w:val="24"/>
        </w:rPr>
        <w:t>6</w:t>
      </w:r>
      <w:r w:rsidR="00F124D2" w:rsidRPr="00F124D2">
        <w:rPr>
          <w:rFonts w:ascii="Times New Roman" w:hAnsi="Times New Roman" w:hint="eastAsia"/>
          <w:sz w:val="24"/>
        </w:rPr>
        <w:t>月</w:t>
      </w:r>
      <w:r w:rsidR="00F124D2" w:rsidRPr="00F124D2">
        <w:rPr>
          <w:rFonts w:ascii="Times New Roman" w:hAnsi="Times New Roman" w:hint="eastAsia"/>
          <w:sz w:val="24"/>
        </w:rPr>
        <w:t>1</w:t>
      </w:r>
      <w:r w:rsidR="00F124D2" w:rsidRPr="00F124D2">
        <w:rPr>
          <w:rFonts w:ascii="Times New Roman" w:hAnsi="Times New Roman"/>
          <w:sz w:val="24"/>
        </w:rPr>
        <w:t>2</w:t>
      </w:r>
      <w:r w:rsidR="00F124D2" w:rsidRPr="00F124D2">
        <w:rPr>
          <w:rFonts w:ascii="Times New Roman" w:hAnsi="Times New Roman" w:hint="eastAsia"/>
          <w:sz w:val="24"/>
        </w:rPr>
        <w:t>日，注册资本</w:t>
      </w:r>
      <w:r w:rsidR="00F124D2" w:rsidRPr="00F124D2">
        <w:rPr>
          <w:rFonts w:ascii="Times New Roman" w:hAnsi="Times New Roman" w:hint="eastAsia"/>
          <w:sz w:val="24"/>
        </w:rPr>
        <w:t>4</w:t>
      </w:r>
      <w:r w:rsidR="00F124D2" w:rsidRPr="00F124D2">
        <w:rPr>
          <w:rFonts w:ascii="Times New Roman" w:hAnsi="Times New Roman"/>
          <w:sz w:val="24"/>
        </w:rPr>
        <w:t>0,622</w:t>
      </w:r>
      <w:r w:rsidR="00F124D2" w:rsidRPr="00F124D2">
        <w:rPr>
          <w:rFonts w:ascii="Times New Roman" w:hAnsi="Times New Roman" w:hint="eastAsia"/>
          <w:sz w:val="24"/>
        </w:rPr>
        <w:t>万元。经营范围包括旅游资源的开发和经营管理，旅游商品的开发、经营、销售。（涉及许可经营的须凭许可证或批准文件经营）（依法须经批准的项目，经相关部门批准后方可开展经营活动）。</w:t>
      </w:r>
    </w:p>
    <w:p w14:paraId="04A15E3B" w14:textId="3F0BA173" w:rsidR="00897475" w:rsidRPr="00F124D2" w:rsidRDefault="00F124D2" w:rsidP="00F124D2">
      <w:pPr>
        <w:spacing w:line="360" w:lineRule="auto"/>
        <w:ind w:firstLineChars="200" w:firstLine="480"/>
        <w:rPr>
          <w:rFonts w:ascii="Times New Roman" w:hAnsi="Times New Roman"/>
          <w:sz w:val="24"/>
          <w:highlight w:val="yellow"/>
        </w:rPr>
      </w:pPr>
      <w:r w:rsidRPr="00573438">
        <w:rPr>
          <w:rFonts w:ascii="Times New Roman" w:hAnsi="Times New Roman" w:hint="eastAsia"/>
          <w:sz w:val="24"/>
        </w:rPr>
        <w:t>截至</w:t>
      </w:r>
      <w:r w:rsidRPr="00573438">
        <w:rPr>
          <w:rFonts w:ascii="Times New Roman" w:hAnsi="Times New Roman" w:hint="eastAsia"/>
          <w:sz w:val="24"/>
        </w:rPr>
        <w:t>202</w:t>
      </w:r>
      <w:r w:rsidRPr="00573438">
        <w:rPr>
          <w:rFonts w:ascii="Times New Roman" w:hAnsi="Times New Roman"/>
          <w:sz w:val="24"/>
        </w:rPr>
        <w:t>5</w:t>
      </w:r>
      <w:r w:rsidRPr="00573438">
        <w:rPr>
          <w:rFonts w:ascii="Times New Roman" w:hAnsi="Times New Roman" w:hint="eastAsia"/>
          <w:sz w:val="24"/>
        </w:rPr>
        <w:t>年末，齐鲁文化总资产为</w:t>
      </w:r>
      <w:r w:rsidR="00573438" w:rsidRPr="00573438">
        <w:rPr>
          <w:rFonts w:ascii="Times New Roman" w:hAnsi="Times New Roman"/>
          <w:sz w:val="24"/>
        </w:rPr>
        <w:t>188,978.58</w:t>
      </w:r>
      <w:r w:rsidRPr="00573438">
        <w:rPr>
          <w:rFonts w:ascii="Times New Roman" w:hAnsi="Times New Roman" w:hint="eastAsia"/>
          <w:sz w:val="24"/>
        </w:rPr>
        <w:t>万元，净资产为</w:t>
      </w:r>
      <w:r w:rsidR="00573438" w:rsidRPr="00573438">
        <w:rPr>
          <w:rFonts w:ascii="Times New Roman" w:hAnsi="Times New Roman"/>
          <w:sz w:val="24"/>
        </w:rPr>
        <w:t>-124,129</w:t>
      </w:r>
      <w:r w:rsidR="00573438" w:rsidRPr="00573438">
        <w:rPr>
          <w:rFonts w:ascii="Times New Roman" w:hAnsi="Times New Roman" w:hint="eastAsia"/>
          <w:sz w:val="24"/>
        </w:rPr>
        <w:t>.</w:t>
      </w:r>
      <w:r w:rsidR="00573438" w:rsidRPr="00573438">
        <w:rPr>
          <w:rFonts w:ascii="Times New Roman" w:hAnsi="Times New Roman"/>
          <w:sz w:val="24"/>
        </w:rPr>
        <w:t>50</w:t>
      </w:r>
      <w:r w:rsidRPr="00573438">
        <w:rPr>
          <w:rFonts w:ascii="Times New Roman" w:hAnsi="Times New Roman" w:hint="eastAsia"/>
          <w:sz w:val="24"/>
        </w:rPr>
        <w:t>万元，负债合计为</w:t>
      </w:r>
      <w:r w:rsidR="00573438" w:rsidRPr="00573438">
        <w:rPr>
          <w:rFonts w:ascii="Times New Roman" w:hAnsi="Times New Roman"/>
          <w:sz w:val="24"/>
        </w:rPr>
        <w:t>188,978.58</w:t>
      </w:r>
      <w:r w:rsidRPr="00573438">
        <w:rPr>
          <w:rFonts w:ascii="Times New Roman" w:hAnsi="Times New Roman" w:hint="eastAsia"/>
          <w:sz w:val="24"/>
        </w:rPr>
        <w:t>万元，总资产</w:t>
      </w:r>
      <w:r w:rsidR="00573438" w:rsidRPr="00573438">
        <w:rPr>
          <w:rFonts w:ascii="Times New Roman" w:hAnsi="Times New Roman" w:hint="eastAsia"/>
          <w:sz w:val="24"/>
        </w:rPr>
        <w:t>规模较</w:t>
      </w:r>
      <w:r w:rsidR="00573438" w:rsidRPr="00573438">
        <w:rPr>
          <w:rFonts w:ascii="Times New Roman" w:hAnsi="Times New Roman" w:hint="eastAsia"/>
          <w:sz w:val="24"/>
        </w:rPr>
        <w:t>2</w:t>
      </w:r>
      <w:r w:rsidR="00573438" w:rsidRPr="00573438">
        <w:rPr>
          <w:rFonts w:ascii="Times New Roman" w:hAnsi="Times New Roman"/>
          <w:sz w:val="24"/>
        </w:rPr>
        <w:t>024</w:t>
      </w:r>
      <w:r w:rsidR="00573438" w:rsidRPr="00573438">
        <w:rPr>
          <w:rFonts w:ascii="Times New Roman" w:hAnsi="Times New Roman" w:hint="eastAsia"/>
          <w:sz w:val="24"/>
        </w:rPr>
        <w:t>年末大幅提升，</w:t>
      </w:r>
      <w:r w:rsidRPr="00573438">
        <w:rPr>
          <w:rFonts w:ascii="Times New Roman" w:hAnsi="Times New Roman" w:hint="eastAsia"/>
          <w:sz w:val="24"/>
        </w:rPr>
        <w:t>净资产与</w:t>
      </w:r>
      <w:r w:rsidRPr="00573438">
        <w:rPr>
          <w:rFonts w:ascii="Times New Roman" w:hAnsi="Times New Roman" w:hint="eastAsia"/>
          <w:sz w:val="24"/>
        </w:rPr>
        <w:t>202</w:t>
      </w:r>
      <w:r w:rsidR="00573438" w:rsidRPr="00573438">
        <w:rPr>
          <w:rFonts w:ascii="Times New Roman" w:hAnsi="Times New Roman"/>
          <w:sz w:val="24"/>
        </w:rPr>
        <w:t>5</w:t>
      </w:r>
      <w:r w:rsidRPr="00573438">
        <w:rPr>
          <w:rFonts w:ascii="Times New Roman" w:hAnsi="Times New Roman" w:hint="eastAsia"/>
          <w:sz w:val="24"/>
        </w:rPr>
        <w:t>年末基本持平。</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年度齐鲁文化实现营业收入</w:t>
      </w:r>
      <w:r w:rsidR="00B56D7A" w:rsidRPr="00B56D7A">
        <w:rPr>
          <w:rFonts w:ascii="Times New Roman" w:hAnsi="Times New Roman"/>
          <w:sz w:val="24"/>
        </w:rPr>
        <w:t>0</w:t>
      </w:r>
      <w:r w:rsidRPr="00B56D7A">
        <w:rPr>
          <w:rFonts w:ascii="Times New Roman" w:hAnsi="Times New Roman" w:hint="eastAsia"/>
          <w:sz w:val="24"/>
        </w:rPr>
        <w:t>万元，净利润</w:t>
      </w:r>
      <w:r w:rsidR="00B56D7A" w:rsidRPr="00B56D7A">
        <w:rPr>
          <w:rFonts w:ascii="Times New Roman" w:hAnsi="Times New Roman"/>
          <w:sz w:val="24"/>
        </w:rPr>
        <w:t>-1,867.30</w:t>
      </w:r>
      <w:r w:rsidRPr="00B56D7A">
        <w:rPr>
          <w:rFonts w:ascii="Times New Roman" w:hAnsi="Times New Roman" w:hint="eastAsia"/>
          <w:sz w:val="24"/>
        </w:rPr>
        <w:t>万元</w:t>
      </w:r>
      <w:r w:rsidR="00B56D7A">
        <w:rPr>
          <w:rFonts w:ascii="Times New Roman" w:hAnsi="Times New Roman" w:hint="eastAsia"/>
          <w:sz w:val="24"/>
        </w:rPr>
        <w:t>，与上年度基本持平</w:t>
      </w:r>
      <w:r w:rsidRPr="00B56D7A">
        <w:rPr>
          <w:rFonts w:ascii="Times New Roman" w:hAnsi="Times New Roman" w:hint="eastAsia"/>
          <w:sz w:val="24"/>
        </w:rPr>
        <w:t>。</w:t>
      </w:r>
    </w:p>
    <w:p w14:paraId="0D1C3E07" w14:textId="032895CE" w:rsidR="00F124D2" w:rsidRPr="00F124D2" w:rsidRDefault="00897475" w:rsidP="00F124D2">
      <w:pPr>
        <w:spacing w:line="360" w:lineRule="auto"/>
        <w:ind w:firstLineChars="200" w:firstLine="480"/>
        <w:rPr>
          <w:rFonts w:ascii="Times New Roman" w:hAnsi="Times New Roman"/>
          <w:sz w:val="24"/>
        </w:rPr>
      </w:pPr>
      <w:r w:rsidRPr="00F124D2">
        <w:rPr>
          <w:rFonts w:ascii="Times New Roman" w:hAnsi="Times New Roman" w:hint="eastAsia"/>
          <w:sz w:val="24"/>
          <w:lang w:val="zh-CN"/>
        </w:rPr>
        <w:t>济宁市</w:t>
      </w:r>
      <w:proofErr w:type="gramStart"/>
      <w:r w:rsidRPr="00F124D2">
        <w:rPr>
          <w:rFonts w:ascii="Times New Roman" w:hAnsi="Times New Roman" w:hint="eastAsia"/>
          <w:sz w:val="24"/>
          <w:lang w:val="zh-CN"/>
        </w:rPr>
        <w:t>裕丰粮食</w:t>
      </w:r>
      <w:proofErr w:type="gramEnd"/>
      <w:r w:rsidRPr="00F124D2">
        <w:rPr>
          <w:rFonts w:ascii="Times New Roman" w:hAnsi="Times New Roman" w:hint="eastAsia"/>
          <w:sz w:val="24"/>
          <w:lang w:val="zh-CN"/>
        </w:rPr>
        <w:t>产业有限公司</w:t>
      </w:r>
      <w:r w:rsidR="00F124D2">
        <w:rPr>
          <w:rFonts w:ascii="Times New Roman" w:hAnsi="Times New Roman" w:hint="eastAsia"/>
          <w:sz w:val="24"/>
          <w:lang w:val="zh-CN"/>
        </w:rPr>
        <w:t>（以下简称“裕丰粮食”）</w:t>
      </w:r>
      <w:r w:rsidR="00F124D2" w:rsidRPr="00F124D2">
        <w:rPr>
          <w:rFonts w:ascii="Times New Roman" w:hAnsi="Times New Roman" w:hint="eastAsia"/>
          <w:sz w:val="24"/>
        </w:rPr>
        <w:t>成立于</w:t>
      </w:r>
      <w:r w:rsidR="00F124D2" w:rsidRPr="00F124D2">
        <w:rPr>
          <w:rFonts w:ascii="Times New Roman" w:hAnsi="Times New Roman" w:hint="eastAsia"/>
          <w:sz w:val="24"/>
        </w:rPr>
        <w:t>20</w:t>
      </w:r>
      <w:r w:rsidR="00F124D2" w:rsidRPr="00F124D2">
        <w:rPr>
          <w:rFonts w:ascii="Times New Roman" w:hAnsi="Times New Roman"/>
          <w:sz w:val="24"/>
        </w:rPr>
        <w:t>24</w:t>
      </w:r>
      <w:r w:rsidR="00F124D2" w:rsidRPr="00F124D2">
        <w:rPr>
          <w:rFonts w:ascii="Times New Roman" w:hAnsi="Times New Roman" w:hint="eastAsia"/>
          <w:sz w:val="24"/>
        </w:rPr>
        <w:t>年</w:t>
      </w:r>
      <w:r w:rsidR="00F124D2" w:rsidRPr="00F124D2">
        <w:rPr>
          <w:rFonts w:ascii="Times New Roman" w:hAnsi="Times New Roman"/>
          <w:sz w:val="24"/>
        </w:rPr>
        <w:t>11</w:t>
      </w:r>
      <w:r w:rsidR="00F124D2" w:rsidRPr="00F124D2">
        <w:rPr>
          <w:rFonts w:ascii="Times New Roman" w:hAnsi="Times New Roman" w:hint="eastAsia"/>
          <w:sz w:val="24"/>
        </w:rPr>
        <w:t>月</w:t>
      </w:r>
      <w:r w:rsidR="00F124D2" w:rsidRPr="00F124D2">
        <w:rPr>
          <w:rFonts w:ascii="Times New Roman" w:hAnsi="Times New Roman" w:hint="eastAsia"/>
          <w:sz w:val="24"/>
        </w:rPr>
        <w:t>1</w:t>
      </w:r>
      <w:r w:rsidR="00F124D2" w:rsidRPr="00F124D2">
        <w:rPr>
          <w:rFonts w:ascii="Times New Roman" w:hAnsi="Times New Roman"/>
          <w:sz w:val="24"/>
        </w:rPr>
        <w:t>8</w:t>
      </w:r>
      <w:r w:rsidR="00F124D2" w:rsidRPr="00F124D2">
        <w:rPr>
          <w:rFonts w:ascii="Times New Roman" w:hAnsi="Times New Roman" w:hint="eastAsia"/>
          <w:sz w:val="24"/>
        </w:rPr>
        <w:t>日，注册资本</w:t>
      </w:r>
      <w:r w:rsidR="00F124D2" w:rsidRPr="00F124D2">
        <w:rPr>
          <w:rFonts w:ascii="Times New Roman" w:hAnsi="Times New Roman" w:hint="eastAsia"/>
          <w:sz w:val="24"/>
        </w:rPr>
        <w:t>1</w:t>
      </w:r>
      <w:r w:rsidR="00F124D2" w:rsidRPr="00F124D2">
        <w:rPr>
          <w:rFonts w:ascii="Times New Roman" w:hAnsi="Times New Roman"/>
          <w:sz w:val="24"/>
        </w:rPr>
        <w:t>9,600.00</w:t>
      </w:r>
      <w:r w:rsidR="00F124D2" w:rsidRPr="00F124D2">
        <w:rPr>
          <w:rFonts w:ascii="Times New Roman" w:hAnsi="Times New Roman" w:hint="eastAsia"/>
          <w:sz w:val="24"/>
        </w:rPr>
        <w:t>万元。经营范围包括一般项目：粮食收购；普通货物仓储服务（不含危险化学品等需许可审批的项目）；粮油仓储服务；初级农产品收购；食用农产品初加工；食用农产品批发；谷物销售；畜牧渔业饲料销售；饲料原料销售；智能农业管理；农业生产托管服务；农业专业及辅助性活动；化肥销售；肥料销售；仓储设备租赁服务；建筑材料销售；金属材料销售；金属结构销售；机械设备销售；机械电气设备销售；新能源原</w:t>
      </w:r>
      <w:proofErr w:type="gramStart"/>
      <w:r w:rsidR="00F124D2" w:rsidRPr="00F124D2">
        <w:rPr>
          <w:rFonts w:ascii="Times New Roman" w:hAnsi="Times New Roman" w:hint="eastAsia"/>
          <w:sz w:val="24"/>
        </w:rPr>
        <w:t>动设备</w:t>
      </w:r>
      <w:proofErr w:type="gramEnd"/>
      <w:r w:rsidR="00F124D2" w:rsidRPr="00F124D2">
        <w:rPr>
          <w:rFonts w:ascii="Times New Roman" w:hAnsi="Times New Roman" w:hint="eastAsia"/>
          <w:sz w:val="24"/>
        </w:rPr>
        <w:t>销售；电池销售；电池零配件销售；充电桩销售；供应链管理服务。（除依法须经批准的项目外，凭营业执照依法自主开展经营活动）许可项目：食品销售。（依法须经批准的项目，经相关部门批准后方可开展经营活动，具体经营项目以相关部门批准文件或许可证件为准）。</w:t>
      </w:r>
    </w:p>
    <w:p w14:paraId="0AB49689" w14:textId="4537C57F" w:rsidR="00897475" w:rsidRPr="00B56D7A" w:rsidRDefault="00F124D2" w:rsidP="00F124D2">
      <w:pPr>
        <w:spacing w:line="360" w:lineRule="auto"/>
        <w:ind w:firstLineChars="200" w:firstLine="480"/>
        <w:rPr>
          <w:rFonts w:ascii="Times New Roman" w:hAnsi="Times New Roman"/>
          <w:sz w:val="24"/>
        </w:rPr>
      </w:pPr>
      <w:r w:rsidRPr="00B56D7A">
        <w:rPr>
          <w:rFonts w:ascii="Times New Roman" w:hAnsi="Times New Roman" w:hint="eastAsia"/>
          <w:sz w:val="24"/>
        </w:rPr>
        <w:t>截至</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年末，</w:t>
      </w:r>
      <w:proofErr w:type="gramStart"/>
      <w:r w:rsidRPr="00B56D7A">
        <w:rPr>
          <w:rFonts w:ascii="Times New Roman" w:hAnsi="Times New Roman" w:hint="eastAsia"/>
          <w:sz w:val="24"/>
          <w:lang w:val="zh-CN"/>
        </w:rPr>
        <w:t>裕丰粮食</w:t>
      </w:r>
      <w:proofErr w:type="gramEnd"/>
      <w:r w:rsidRPr="00B56D7A">
        <w:rPr>
          <w:rFonts w:ascii="Times New Roman" w:hAnsi="Times New Roman" w:hint="eastAsia"/>
          <w:sz w:val="24"/>
        </w:rPr>
        <w:t>总资产为</w:t>
      </w:r>
      <w:r w:rsidR="00B56D7A" w:rsidRPr="00B56D7A">
        <w:rPr>
          <w:rFonts w:ascii="Times New Roman" w:hAnsi="Times New Roman"/>
          <w:sz w:val="24"/>
        </w:rPr>
        <w:t>65,417.22</w:t>
      </w:r>
      <w:r w:rsidRPr="00B56D7A">
        <w:rPr>
          <w:rFonts w:ascii="Times New Roman" w:hAnsi="Times New Roman" w:hint="eastAsia"/>
          <w:sz w:val="24"/>
        </w:rPr>
        <w:t>万元，净资产为</w:t>
      </w:r>
      <w:r w:rsidR="00B56D7A" w:rsidRPr="00B56D7A">
        <w:rPr>
          <w:rFonts w:ascii="Times New Roman" w:hAnsi="Times New Roman"/>
          <w:sz w:val="24"/>
        </w:rPr>
        <w:t>13,902.14</w:t>
      </w:r>
      <w:r w:rsidRPr="00B56D7A">
        <w:rPr>
          <w:rFonts w:ascii="Times New Roman" w:hAnsi="Times New Roman" w:hint="eastAsia"/>
          <w:sz w:val="24"/>
        </w:rPr>
        <w:t>万元，负债合计为</w:t>
      </w:r>
      <w:r w:rsidR="00B56D7A" w:rsidRPr="00B56D7A">
        <w:rPr>
          <w:rFonts w:ascii="Times New Roman" w:hAnsi="Times New Roman"/>
          <w:sz w:val="24"/>
        </w:rPr>
        <w:t>51,515.07</w:t>
      </w:r>
      <w:r w:rsidRPr="00B56D7A">
        <w:rPr>
          <w:rFonts w:ascii="Times New Roman" w:hAnsi="Times New Roman" w:hint="eastAsia"/>
          <w:sz w:val="24"/>
        </w:rPr>
        <w:t>万元。</w:t>
      </w:r>
      <w:r w:rsidRPr="00B56D7A">
        <w:rPr>
          <w:rFonts w:ascii="Times New Roman" w:hAnsi="Times New Roman" w:hint="eastAsia"/>
          <w:sz w:val="24"/>
        </w:rPr>
        <w:t>202</w:t>
      </w:r>
      <w:r w:rsidRPr="00B56D7A">
        <w:rPr>
          <w:rFonts w:ascii="Times New Roman" w:hAnsi="Times New Roman"/>
          <w:sz w:val="24"/>
        </w:rPr>
        <w:t>5</w:t>
      </w:r>
      <w:r w:rsidRPr="00B56D7A">
        <w:rPr>
          <w:rFonts w:ascii="Times New Roman" w:hAnsi="Times New Roman" w:hint="eastAsia"/>
          <w:sz w:val="24"/>
        </w:rPr>
        <w:t>年度</w:t>
      </w:r>
      <w:proofErr w:type="gramStart"/>
      <w:r w:rsidRPr="00B56D7A">
        <w:rPr>
          <w:rFonts w:ascii="Times New Roman" w:hAnsi="Times New Roman" w:hint="eastAsia"/>
          <w:sz w:val="24"/>
          <w:lang w:val="zh-CN"/>
        </w:rPr>
        <w:t>裕丰粮食</w:t>
      </w:r>
      <w:proofErr w:type="gramEnd"/>
      <w:r w:rsidRPr="00B56D7A">
        <w:rPr>
          <w:rFonts w:ascii="Times New Roman" w:hAnsi="Times New Roman" w:hint="eastAsia"/>
          <w:sz w:val="24"/>
        </w:rPr>
        <w:t>实现营业收入</w:t>
      </w:r>
      <w:r w:rsidR="00B56D7A" w:rsidRPr="00B56D7A">
        <w:rPr>
          <w:rFonts w:ascii="Times New Roman" w:hAnsi="Times New Roman"/>
          <w:sz w:val="24"/>
        </w:rPr>
        <w:t>0</w:t>
      </w:r>
      <w:r w:rsidRPr="00B56D7A">
        <w:rPr>
          <w:rFonts w:ascii="Times New Roman" w:hAnsi="Times New Roman" w:hint="eastAsia"/>
          <w:sz w:val="24"/>
        </w:rPr>
        <w:t>万元，净利润</w:t>
      </w:r>
      <w:r w:rsidR="00B56D7A" w:rsidRPr="00B56D7A">
        <w:rPr>
          <w:rFonts w:ascii="Times New Roman" w:hAnsi="Times New Roman"/>
          <w:sz w:val="24"/>
        </w:rPr>
        <w:t>-597.86</w:t>
      </w:r>
      <w:r w:rsidRPr="00B56D7A">
        <w:rPr>
          <w:rFonts w:ascii="Times New Roman" w:hAnsi="Times New Roman" w:hint="eastAsia"/>
          <w:sz w:val="24"/>
        </w:rPr>
        <w:t>万元。</w:t>
      </w:r>
    </w:p>
    <w:p w14:paraId="43CC9677" w14:textId="3DA8AAFE" w:rsidR="00653D99" w:rsidRPr="00B56D7A" w:rsidRDefault="00653D99" w:rsidP="00653D99">
      <w:pPr>
        <w:spacing w:line="360" w:lineRule="auto"/>
        <w:ind w:firstLineChars="200" w:firstLine="480"/>
        <w:rPr>
          <w:rFonts w:ascii="Times New Roman" w:hAnsi="Times New Roman"/>
          <w:sz w:val="24"/>
          <w:lang w:val="zh-CN"/>
        </w:rPr>
      </w:pPr>
      <w:r w:rsidRPr="00B56D7A">
        <w:rPr>
          <w:rFonts w:ascii="Times New Roman" w:hAnsi="Times New Roman"/>
          <w:sz w:val="24"/>
          <w:lang w:val="zh-CN"/>
        </w:rPr>
        <w:t>报告期内，发行人不存在持股比例大于</w:t>
      </w:r>
      <w:r w:rsidRPr="00B56D7A">
        <w:rPr>
          <w:rFonts w:ascii="Times New Roman" w:hAnsi="Times New Roman"/>
          <w:sz w:val="24"/>
          <w:lang w:val="zh-CN"/>
        </w:rPr>
        <w:t>50%</w:t>
      </w:r>
      <w:r w:rsidRPr="00B56D7A">
        <w:rPr>
          <w:rFonts w:ascii="Times New Roman" w:hAnsi="Times New Roman"/>
          <w:sz w:val="24"/>
          <w:lang w:val="zh-CN"/>
        </w:rPr>
        <w:t>但未纳入合并范围的持股公司，不存在持股比例小于</w:t>
      </w:r>
      <w:r w:rsidRPr="00B56D7A">
        <w:rPr>
          <w:rFonts w:ascii="Times New Roman" w:hAnsi="Times New Roman"/>
          <w:sz w:val="24"/>
          <w:lang w:val="zh-CN"/>
        </w:rPr>
        <w:t>50%</w:t>
      </w:r>
      <w:r w:rsidRPr="00B56D7A">
        <w:rPr>
          <w:rFonts w:ascii="Times New Roman" w:hAnsi="Times New Roman"/>
          <w:sz w:val="24"/>
          <w:lang w:val="zh-CN"/>
        </w:rPr>
        <w:t>但纳入合并范围的子公司。</w:t>
      </w:r>
    </w:p>
    <w:bookmarkEnd w:id="32"/>
    <w:p w14:paraId="5BF41736" w14:textId="38731078" w:rsidR="00CE246C" w:rsidRPr="004606C9"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606C9">
        <w:rPr>
          <w:rFonts w:ascii="Times New Roman" w:eastAsia="黑体" w:hAnsi="Times New Roman"/>
          <w:b/>
          <w:bCs/>
          <w:sz w:val="28"/>
          <w:szCs w:val="28"/>
        </w:rPr>
        <w:t>发行人主要财务数据及指标</w:t>
      </w:r>
    </w:p>
    <w:p w14:paraId="3E2B5A2B" w14:textId="77777777" w:rsidR="00CE246C" w:rsidRPr="004606C9" w:rsidRDefault="00CE246C">
      <w:pPr>
        <w:spacing w:beforeLines="50" w:before="156" w:afterLines="50" w:after="156" w:line="360" w:lineRule="auto"/>
        <w:ind w:firstLineChars="200" w:firstLine="482"/>
        <w:rPr>
          <w:rFonts w:ascii="Times New Roman" w:hAnsi="Times New Roman"/>
          <w:b/>
          <w:bCs/>
          <w:sz w:val="24"/>
        </w:rPr>
      </w:pPr>
      <w:r w:rsidRPr="004606C9">
        <w:rPr>
          <w:rFonts w:ascii="Times New Roman" w:hAnsi="Times New Roman"/>
          <w:b/>
          <w:bCs/>
          <w:sz w:val="24"/>
        </w:rPr>
        <w:t>1</w:t>
      </w:r>
      <w:r w:rsidRPr="004606C9">
        <w:rPr>
          <w:rFonts w:ascii="Times New Roman" w:hAnsi="Times New Roman"/>
          <w:b/>
          <w:bCs/>
          <w:sz w:val="24"/>
        </w:rPr>
        <w:t>、主要财务数据</w:t>
      </w:r>
    </w:p>
    <w:p w14:paraId="4C8840EE" w14:textId="09B796D5" w:rsidR="009B2627" w:rsidRPr="00AF7BBC" w:rsidRDefault="00653D99" w:rsidP="009B2627">
      <w:pPr>
        <w:spacing w:beforeLines="50" w:before="156" w:afterLines="50" w:after="156" w:line="360" w:lineRule="auto"/>
        <w:ind w:firstLineChars="200" w:firstLine="480"/>
        <w:rPr>
          <w:rFonts w:ascii="Times New Roman" w:hAnsi="Times New Roman"/>
          <w:kern w:val="0"/>
          <w:sz w:val="24"/>
        </w:rPr>
      </w:pPr>
      <w:del w:id="1045" w:author="冯佳淇" w:date="2026-08-28T09:00:00Z">
        <w:proofErr w:type="gramStart"/>
        <w:r w:rsidRPr="004606C9">
          <w:rPr>
            <w:rFonts w:ascii="Times New Roman" w:hAnsi="Times New Roman" w:hint="eastAsia"/>
            <w:sz w:val="24"/>
            <w:lang w:val="zh-TW"/>
          </w:rPr>
          <w:delText>山东舜天信</w:delText>
        </w:r>
        <w:proofErr w:type="gramEnd"/>
        <w:r w:rsidRPr="004606C9">
          <w:rPr>
            <w:rFonts w:ascii="Times New Roman" w:hAnsi="Times New Roman" w:hint="eastAsia"/>
            <w:sz w:val="24"/>
            <w:lang w:val="zh-TW"/>
          </w:rPr>
          <w:delText>诚会计师事务所（特殊普通合伙）对发行人</w:delText>
        </w:r>
        <w:r w:rsidRPr="004606C9">
          <w:rPr>
            <w:rFonts w:ascii="Times New Roman" w:hAnsi="Times New Roman" w:hint="eastAsia"/>
            <w:sz w:val="24"/>
            <w:lang w:val="zh-TW"/>
          </w:rPr>
          <w:delText>202</w:delText>
        </w:r>
        <w:r w:rsidR="004606C9" w:rsidRPr="004606C9">
          <w:rPr>
            <w:rFonts w:ascii="Times New Roman" w:eastAsia="PMingLiU" w:hAnsi="Times New Roman"/>
            <w:sz w:val="24"/>
            <w:lang w:val="zh-TW" w:eastAsia="zh-TW"/>
          </w:rPr>
          <w:delText>4</w:delText>
        </w:r>
        <w:r w:rsidRPr="004606C9">
          <w:rPr>
            <w:rFonts w:ascii="Times New Roman" w:hAnsi="Times New Roman" w:hint="eastAsia"/>
            <w:sz w:val="24"/>
            <w:lang w:val="zh-TW"/>
          </w:rPr>
          <w:delText>年和</w:delText>
        </w:r>
        <w:r w:rsidRPr="004606C9">
          <w:rPr>
            <w:rFonts w:ascii="Times New Roman" w:hAnsi="Times New Roman" w:hint="eastAsia"/>
            <w:sz w:val="24"/>
            <w:lang w:val="zh-TW"/>
          </w:rPr>
          <w:delText>202</w:delText>
        </w:r>
        <w:r w:rsidR="004606C9" w:rsidRPr="004606C9">
          <w:rPr>
            <w:rFonts w:ascii="Times New Roman" w:eastAsia="PMingLiU" w:hAnsi="Times New Roman"/>
            <w:sz w:val="24"/>
            <w:lang w:val="zh-TW" w:eastAsia="zh-TW"/>
          </w:rPr>
          <w:delText>5</w:delText>
        </w:r>
        <w:r w:rsidRPr="004606C9">
          <w:rPr>
            <w:rFonts w:ascii="Times New Roman" w:hAnsi="Times New Roman" w:hint="eastAsia"/>
            <w:sz w:val="24"/>
            <w:lang w:val="zh-TW"/>
          </w:rPr>
          <w:delText>年度的合并及母公司资产负债表、合并及母公司利润表及合并及母公司现金流量表进</w:delText>
        </w:r>
        <w:r w:rsidRPr="004606C9">
          <w:rPr>
            <w:rFonts w:ascii="Times New Roman" w:hAnsi="Times New Roman" w:hint="eastAsia"/>
            <w:sz w:val="24"/>
            <w:lang w:val="zh-TW"/>
          </w:rPr>
          <w:lastRenderedPageBreak/>
          <w:delText>行了审计，并分别出具了</w:delText>
        </w:r>
        <w:r w:rsidR="004606C9" w:rsidRPr="004606C9">
          <w:rPr>
            <w:rFonts w:ascii="Times New Roman" w:hAnsi="Times New Roman" w:hint="eastAsia"/>
            <w:sz w:val="24"/>
            <w:lang w:val="zh-TW"/>
          </w:rPr>
          <w:delText>鲁舜审字</w:delText>
        </w:r>
        <w:r w:rsidR="004606C9" w:rsidRPr="004606C9">
          <w:rPr>
            <w:rFonts w:ascii="Times New Roman" w:hAnsi="Times New Roman" w:hint="eastAsia"/>
            <w:sz w:val="24"/>
            <w:lang w:val="zh-TW"/>
          </w:rPr>
          <w:delText>[2025]</w:delText>
        </w:r>
        <w:r w:rsidR="004606C9" w:rsidRPr="004606C9">
          <w:rPr>
            <w:rFonts w:ascii="Times New Roman" w:hAnsi="Times New Roman" w:hint="eastAsia"/>
            <w:sz w:val="24"/>
            <w:lang w:val="zh-TW"/>
          </w:rPr>
          <w:delText>第</w:delText>
        </w:r>
        <w:r w:rsidR="004606C9" w:rsidRPr="004606C9">
          <w:rPr>
            <w:rFonts w:ascii="Times New Roman" w:hAnsi="Times New Roman" w:hint="eastAsia"/>
            <w:sz w:val="24"/>
            <w:lang w:val="zh-TW"/>
          </w:rPr>
          <w:delText>0182</w:delText>
        </w:r>
        <w:r w:rsidR="004606C9" w:rsidRPr="00776FBF">
          <w:rPr>
            <w:rFonts w:ascii="Times New Roman" w:hAnsi="Times New Roman" w:hint="eastAsia"/>
            <w:sz w:val="24"/>
            <w:lang w:val="zh-TW"/>
          </w:rPr>
          <w:delText>号</w:delText>
        </w:r>
        <w:r w:rsidRPr="00776FBF">
          <w:rPr>
            <w:rFonts w:ascii="Times New Roman" w:hAnsi="Times New Roman" w:hint="eastAsia"/>
            <w:sz w:val="24"/>
            <w:lang w:val="zh-TW"/>
          </w:rPr>
          <w:delText>和鲁舜审字</w:delText>
        </w:r>
        <w:r w:rsidRPr="00776FBF">
          <w:rPr>
            <w:rFonts w:ascii="Times New Roman" w:hAnsi="Times New Roman" w:hint="eastAsia"/>
            <w:sz w:val="24"/>
            <w:lang w:val="zh-TW"/>
          </w:rPr>
          <w:delText>[202</w:delText>
        </w:r>
        <w:r w:rsidR="004606C9" w:rsidRPr="00776FBF">
          <w:rPr>
            <w:rFonts w:ascii="Times New Roman" w:eastAsia="PMingLiU" w:hAnsi="Times New Roman"/>
            <w:sz w:val="24"/>
            <w:lang w:val="zh-TW" w:eastAsia="zh-TW"/>
          </w:rPr>
          <w:delText>6</w:delText>
        </w:r>
        <w:r w:rsidRPr="00776FBF">
          <w:rPr>
            <w:rFonts w:ascii="Times New Roman" w:hAnsi="Times New Roman" w:hint="eastAsia"/>
            <w:sz w:val="24"/>
            <w:lang w:val="zh-TW"/>
          </w:rPr>
          <w:delText>]</w:delText>
        </w:r>
        <w:r w:rsidRPr="00776FBF">
          <w:rPr>
            <w:rFonts w:ascii="Times New Roman" w:hAnsi="Times New Roman" w:hint="eastAsia"/>
            <w:sz w:val="24"/>
            <w:lang w:val="zh-TW"/>
          </w:rPr>
          <w:delText>第</w:delText>
        </w:r>
        <w:r w:rsidR="00776FBF" w:rsidRPr="00776FBF">
          <w:rPr>
            <w:rFonts w:ascii="Times New Roman" w:hAnsi="Times New Roman" w:hint="eastAsia"/>
            <w:sz w:val="24"/>
            <w:lang w:val="zh-TW"/>
          </w:rPr>
          <w:delText>0</w:delText>
        </w:r>
        <w:r w:rsidR="00776FBF" w:rsidRPr="00776FBF">
          <w:rPr>
            <w:rFonts w:ascii="Times New Roman" w:eastAsia="PMingLiU" w:hAnsi="Times New Roman"/>
            <w:sz w:val="24"/>
            <w:lang w:val="zh-TW" w:eastAsia="zh-TW"/>
          </w:rPr>
          <w:delText>270</w:delText>
        </w:r>
        <w:r w:rsidRPr="00776FBF">
          <w:rPr>
            <w:rFonts w:ascii="Times New Roman" w:hAnsi="Times New Roman" w:hint="eastAsia"/>
            <w:sz w:val="24"/>
            <w:lang w:val="zh-TW"/>
          </w:rPr>
          <w:delText>号标准无保留意见的审计报告</w:delText>
        </w:r>
        <w:r w:rsidR="00CE246C" w:rsidRPr="00776FBF">
          <w:rPr>
            <w:rFonts w:ascii="Times New Roman" w:hAnsi="Times New Roman"/>
            <w:sz w:val="24"/>
            <w:lang w:val="zh-TW"/>
          </w:rPr>
          <w:delText>。</w:delText>
        </w:r>
        <w:r w:rsidR="009B2627" w:rsidRPr="00776FBF">
          <w:rPr>
            <w:rFonts w:ascii="Times New Roman" w:hAnsi="Times New Roman"/>
            <w:kern w:val="0"/>
            <w:sz w:val="24"/>
          </w:rPr>
          <w:delText>发行人近两年的合并资产负债表、合并利润表、合并现金流量表如下：</w:delText>
        </w:r>
      </w:del>
      <w:ins w:id="1046" w:author="冯佳淇" w:date="2026-08-28T09:00:00Z">
        <w:r>
          <w:rPr>
            <w:rFonts w:ascii="Times New Roman" w:hAnsi="Times New Roman" w:hint="eastAsia"/>
            <w:sz w:val="24"/>
            <w:lang w:val="zh-TW"/>
          </w:rPr>
          <w:t xml:space="preserve">山东舜天信诚会计师事务所（特殊普通合伙）对发行人2024年和2025年度的合并及母公司资产负债表、合并及母公司利润表及合并及母公司现金流量表进行了审计，并分别出具了鲁舜审字[2025]第0182号和鲁舜审字[2026]第0270号标准无保留意见的审计报告。发行人编制了2026年1-6月财务报表，该等财务报表未经审计。发行人近两年及一期的合并资产负债表、合并利润表、合并现金流量表如下：</w:t>
        </w:r>
      </w:ins>
    </w:p>
    <w:p w14:paraId="053687D2" w14:textId="63360790" w:rsidR="00653D99" w:rsidRPr="00AF7BBC" w:rsidRDefault="00653D99" w:rsidP="00653D99">
      <w:pPr>
        <w:keepNext/>
        <w:keepLines/>
        <w:spacing w:before="240" w:after="240" w:line="360" w:lineRule="auto"/>
        <w:outlineLvl w:val="2"/>
        <w:rPr>
          <w:rFonts w:ascii="Times New Roman" w:hAnsi="Times New Roman"/>
          <w:sz w:val="24"/>
          <w:lang w:val="zh-TW"/>
        </w:rPr>
      </w:pPr>
      <w:bookmarkStart w:id="34" w:name="_Toc182575759"/>
      <w:r w:rsidRPr="00AF7BBC">
        <w:rPr>
          <w:rFonts w:ascii="Times New Roman" w:hAnsi="Times New Roman"/>
          <w:sz w:val="24"/>
          <w:lang w:val="zh-TW"/>
        </w:rPr>
        <w:t>（</w:t>
      </w:r>
      <w:r w:rsidRPr="00AF7BBC">
        <w:rPr>
          <w:rFonts w:ascii="Times New Roman" w:hAnsi="Times New Roman" w:hint="eastAsia"/>
          <w:sz w:val="24"/>
          <w:lang w:val="zh-TW"/>
        </w:rPr>
        <w:t>1</w:t>
      </w:r>
      <w:r w:rsidRPr="00AF7BBC">
        <w:rPr>
          <w:rFonts w:ascii="Times New Roman" w:hAnsi="Times New Roman"/>
          <w:sz w:val="24"/>
          <w:lang w:val="zh-TW"/>
        </w:rPr>
        <w:t>）合并资产负债表</w:t>
      </w:r>
      <w:bookmarkEnd w:id="34"/>
    </w:p>
    <w:p w14:paraId="18054275" w14:textId="77777777" w:rsidR="00653D99" w:rsidRPr="00AF7BBC" w:rsidRDefault="00653D99" w:rsidP="00653D99">
      <w:pPr>
        <w:spacing w:line="360" w:lineRule="auto"/>
        <w:ind w:firstLineChars="200" w:firstLine="420"/>
        <w:jc w:val="right"/>
        <w:rPr>
          <w:rFonts w:ascii="Times New Roman" w:hAnsi="Times New Roman" w:cs="Arial"/>
          <w:szCs w:val="21"/>
        </w:rPr>
      </w:pPr>
      <w:bookmarkStart w:id="35" w:name="_Hlk187847971"/>
      <w:r w:rsidRPr="00AF7BBC">
        <w:rPr>
          <w:rFonts w:ascii="Times New Roman" w:hAnsi="Times New Roman" w:cs="Arial"/>
          <w:szCs w:val="21"/>
        </w:rPr>
        <w:t>单位：万元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2479"/>
        <w:gridCol w:w="2560"/>
      </w:tblGrid>
      <w:tr w:rsidR="004606C9" w:rsidRPr="00AF7BBC" w14:paraId="09F05DDE" w14:textId="77777777" w:rsidTr="004606C9">
        <w:trPr>
          <w:trHeight w:val="397"/>
          <w:tblHeader/>
          <w:jc w:val="center"/>
        </w:trPr>
        <w:tc>
          <w:tcPr>
            <w:tcW w:w="1963" w:type="pct"/>
            <w:vAlign w:val="center"/>
          </w:tcPr>
          <w:p w14:paraId="1CD33AB4" w14:textId="77777777"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项目</w:t>
            </w:r>
          </w:p>
        </w:tc>
        <w:tc>
          <w:tcPr>
            <w:tcW w:w="1494" w:type="pct"/>
            <w:vAlign w:val="center"/>
          </w:tcPr>
          <w:p w14:paraId="6E7FC7B5" w14:textId="3D720FB1"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2025</w:t>
            </w:r>
            <w:r w:rsidRPr="00AF7BBC">
              <w:rPr>
                <w:rFonts w:ascii="Times New Roman" w:hAnsi="Times New Roman"/>
                <w:b/>
                <w:color w:val="000000"/>
                <w:kern w:val="0"/>
                <w:szCs w:val="21"/>
              </w:rPr>
              <w:t>年</w:t>
            </w:r>
            <w:r w:rsidRPr="00AF7BBC">
              <w:rPr>
                <w:rFonts w:ascii="Times New Roman" w:hAnsi="Times New Roman" w:hint="eastAsia"/>
                <w:b/>
                <w:color w:val="000000"/>
                <w:kern w:val="0"/>
                <w:szCs w:val="21"/>
              </w:rPr>
              <w:t>1</w:t>
            </w:r>
            <w:r w:rsidRPr="00AF7BBC">
              <w:rPr>
                <w:rFonts w:ascii="Times New Roman" w:hAnsi="Times New Roman"/>
                <w:b/>
                <w:color w:val="000000"/>
                <w:kern w:val="0"/>
                <w:szCs w:val="21"/>
              </w:rPr>
              <w:t>2</w:t>
            </w:r>
            <w:r w:rsidRPr="00AF7BBC">
              <w:rPr>
                <w:rFonts w:ascii="Times New Roman" w:hAnsi="Times New Roman"/>
                <w:b/>
                <w:color w:val="000000"/>
                <w:kern w:val="0"/>
                <w:szCs w:val="21"/>
              </w:rPr>
              <w:t>月</w:t>
            </w:r>
            <w:r w:rsidRPr="00AF7BBC">
              <w:rPr>
                <w:rFonts w:ascii="Times New Roman" w:hAnsi="Times New Roman"/>
                <w:b/>
                <w:color w:val="000000"/>
                <w:kern w:val="0"/>
                <w:szCs w:val="21"/>
              </w:rPr>
              <w:t>31</w:t>
            </w:r>
            <w:r w:rsidRPr="00AF7BBC">
              <w:rPr>
                <w:rFonts w:ascii="Times New Roman" w:hAnsi="Times New Roman"/>
                <w:b/>
                <w:color w:val="000000"/>
                <w:kern w:val="0"/>
                <w:szCs w:val="21"/>
              </w:rPr>
              <w:t>日</w:t>
            </w:r>
          </w:p>
        </w:tc>
        <w:tc>
          <w:tcPr>
            <w:tcW w:w="1543" w:type="pct"/>
            <w:vAlign w:val="center"/>
          </w:tcPr>
          <w:p w14:paraId="371D4D10" w14:textId="77777777" w:rsidR="004606C9" w:rsidRPr="00AF7BBC" w:rsidRDefault="004606C9" w:rsidP="00653D99">
            <w:pPr>
              <w:widowControl/>
              <w:jc w:val="center"/>
              <w:rPr>
                <w:rFonts w:ascii="Times New Roman" w:hAnsi="Times New Roman"/>
                <w:b/>
                <w:color w:val="000000"/>
                <w:kern w:val="0"/>
                <w:szCs w:val="21"/>
              </w:rPr>
            </w:pPr>
            <w:r w:rsidRPr="00AF7BBC">
              <w:rPr>
                <w:rFonts w:ascii="Times New Roman" w:hAnsi="Times New Roman"/>
                <w:b/>
                <w:color w:val="000000"/>
                <w:kern w:val="0"/>
                <w:szCs w:val="21"/>
              </w:rPr>
              <w:t>2024</w:t>
            </w:r>
            <w:r w:rsidRPr="00AF7BBC">
              <w:rPr>
                <w:rFonts w:ascii="Times New Roman" w:hAnsi="Times New Roman"/>
                <w:b/>
                <w:color w:val="000000"/>
                <w:kern w:val="0"/>
                <w:szCs w:val="21"/>
              </w:rPr>
              <w:t>年</w:t>
            </w:r>
            <w:r w:rsidRPr="00AF7BBC">
              <w:rPr>
                <w:rFonts w:ascii="Times New Roman" w:hAnsi="Times New Roman"/>
                <w:b/>
                <w:color w:val="000000"/>
                <w:kern w:val="0"/>
                <w:szCs w:val="21"/>
              </w:rPr>
              <w:t>12</w:t>
            </w:r>
            <w:r w:rsidRPr="00AF7BBC">
              <w:rPr>
                <w:rFonts w:ascii="Times New Roman" w:hAnsi="Times New Roman"/>
                <w:b/>
                <w:color w:val="000000"/>
                <w:kern w:val="0"/>
                <w:szCs w:val="21"/>
              </w:rPr>
              <w:t>月</w:t>
            </w:r>
            <w:r w:rsidRPr="00AF7BBC">
              <w:rPr>
                <w:rFonts w:ascii="Times New Roman" w:hAnsi="Times New Roman"/>
                <w:b/>
                <w:color w:val="000000"/>
                <w:kern w:val="0"/>
                <w:szCs w:val="21"/>
              </w:rPr>
              <w:t>31</w:t>
            </w:r>
            <w:r w:rsidRPr="00AF7BBC">
              <w:rPr>
                <w:rFonts w:ascii="Times New Roman" w:hAnsi="Times New Roman"/>
                <w:b/>
                <w:color w:val="000000"/>
                <w:kern w:val="0"/>
                <w:szCs w:val="21"/>
              </w:rPr>
              <w:t>日</w:t>
            </w:r>
          </w:p>
        </w:tc>
      </w:tr>
      <w:tr w:rsidR="004606C9" w:rsidRPr="00AF7BBC" w14:paraId="3AB198DF" w14:textId="77777777" w:rsidTr="004606C9">
        <w:trPr>
          <w:trHeight w:val="397"/>
          <w:jc w:val="center"/>
        </w:trPr>
        <w:tc>
          <w:tcPr>
            <w:tcW w:w="1963" w:type="pct"/>
            <w:vAlign w:val="center"/>
          </w:tcPr>
          <w:p w14:paraId="654DB9A1" w14:textId="77777777" w:rsidR="004606C9" w:rsidRPr="00AF7BBC" w:rsidRDefault="004606C9" w:rsidP="00653D99">
            <w:pPr>
              <w:widowControl/>
              <w:rPr>
                <w:rFonts w:ascii="Times New Roman" w:hAnsi="Times New Roman"/>
                <w:b/>
                <w:color w:val="000000"/>
                <w:kern w:val="0"/>
                <w:szCs w:val="21"/>
              </w:rPr>
            </w:pPr>
            <w:r w:rsidRPr="00AF7BBC">
              <w:rPr>
                <w:rFonts w:ascii="Times New Roman" w:hAnsi="Times New Roman"/>
                <w:b/>
                <w:color w:val="000000"/>
                <w:kern w:val="0"/>
                <w:szCs w:val="21"/>
              </w:rPr>
              <w:t>流动资产：</w:t>
            </w:r>
          </w:p>
        </w:tc>
        <w:tc>
          <w:tcPr>
            <w:tcW w:w="1494" w:type="pct"/>
            <w:vAlign w:val="center"/>
          </w:tcPr>
          <w:p w14:paraId="71D7473A" w14:textId="77777777" w:rsidR="004606C9" w:rsidRPr="00AF7BBC" w:rsidRDefault="004606C9" w:rsidP="00653D99">
            <w:pPr>
              <w:widowControl/>
              <w:jc w:val="right"/>
              <w:rPr>
                <w:rFonts w:ascii="Times New Roman" w:hAnsi="Times New Roman"/>
                <w:b/>
                <w:color w:val="000000"/>
                <w:kern w:val="0"/>
                <w:szCs w:val="21"/>
              </w:rPr>
            </w:pPr>
          </w:p>
        </w:tc>
        <w:tc>
          <w:tcPr>
            <w:tcW w:w="1543" w:type="pct"/>
            <w:vAlign w:val="center"/>
          </w:tcPr>
          <w:p w14:paraId="6AD471EE" w14:textId="77777777" w:rsidR="004606C9" w:rsidRPr="00AF7BBC" w:rsidRDefault="004606C9" w:rsidP="00653D99">
            <w:pPr>
              <w:widowControl/>
              <w:jc w:val="right"/>
              <w:rPr>
                <w:rFonts w:ascii="Times New Roman" w:hAnsi="Times New Roman"/>
                <w:b/>
                <w:color w:val="000000"/>
                <w:kern w:val="0"/>
                <w:szCs w:val="21"/>
              </w:rPr>
            </w:pPr>
          </w:p>
        </w:tc>
      </w:tr>
      <w:tr w:rsidR="00AF7BBC" w:rsidRPr="00AF7BBC" w14:paraId="5C637C22" w14:textId="77777777" w:rsidTr="004606C9">
        <w:trPr>
          <w:trHeight w:val="397"/>
          <w:jc w:val="center"/>
        </w:trPr>
        <w:tc>
          <w:tcPr>
            <w:tcW w:w="1963" w:type="pct"/>
            <w:vAlign w:val="center"/>
          </w:tcPr>
          <w:p w14:paraId="4A4266D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货币资金</w:t>
            </w:r>
          </w:p>
        </w:tc>
        <w:tc>
          <w:tcPr>
            <w:tcW w:w="1494" w:type="pct"/>
            <w:vAlign w:val="center"/>
          </w:tcPr>
          <w:p w14:paraId="706F6EE3" w14:textId="7CF216F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193,929.33</w:t>
            </w:r>
          </w:p>
        </w:tc>
        <w:tc>
          <w:tcPr>
            <w:tcW w:w="1543" w:type="pct"/>
            <w:vAlign w:val="center"/>
          </w:tcPr>
          <w:p w14:paraId="7DFDEA2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444,007.24</w:t>
            </w:r>
          </w:p>
        </w:tc>
      </w:tr>
      <w:tr w:rsidR="00AF7BBC" w:rsidRPr="00AF7BBC" w14:paraId="779D6353" w14:textId="77777777" w:rsidTr="004606C9">
        <w:trPr>
          <w:trHeight w:val="397"/>
          <w:jc w:val="center"/>
        </w:trPr>
        <w:tc>
          <w:tcPr>
            <w:tcW w:w="1963" w:type="pct"/>
            <w:vAlign w:val="center"/>
          </w:tcPr>
          <w:p w14:paraId="2A53F3BA"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应收票据</w:t>
            </w:r>
          </w:p>
        </w:tc>
        <w:tc>
          <w:tcPr>
            <w:tcW w:w="1494" w:type="pct"/>
            <w:vAlign w:val="center"/>
          </w:tcPr>
          <w:p w14:paraId="71B9F3D2" w14:textId="07712D4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40,500.00</w:t>
            </w:r>
          </w:p>
        </w:tc>
        <w:tc>
          <w:tcPr>
            <w:tcW w:w="1543" w:type="pct"/>
            <w:vAlign w:val="center"/>
          </w:tcPr>
          <w:p w14:paraId="05CBA38C"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3,100.00</w:t>
            </w:r>
          </w:p>
        </w:tc>
      </w:tr>
      <w:tr w:rsidR="00AF7BBC" w:rsidRPr="00AF7BBC" w14:paraId="37E5B9B7" w14:textId="77777777" w:rsidTr="004606C9">
        <w:trPr>
          <w:trHeight w:val="397"/>
          <w:jc w:val="center"/>
        </w:trPr>
        <w:tc>
          <w:tcPr>
            <w:tcW w:w="1963" w:type="pct"/>
            <w:vAlign w:val="center"/>
          </w:tcPr>
          <w:p w14:paraId="6BF861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应收账款</w:t>
            </w:r>
          </w:p>
        </w:tc>
        <w:tc>
          <w:tcPr>
            <w:tcW w:w="1494" w:type="pct"/>
            <w:vAlign w:val="center"/>
          </w:tcPr>
          <w:p w14:paraId="32BBEA27" w14:textId="1BE39BF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1,780,025.60</w:t>
            </w:r>
          </w:p>
        </w:tc>
        <w:tc>
          <w:tcPr>
            <w:tcW w:w="1543" w:type="pct"/>
            <w:vAlign w:val="center"/>
          </w:tcPr>
          <w:p w14:paraId="6E12AB0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1,597,546.67</w:t>
            </w:r>
          </w:p>
        </w:tc>
      </w:tr>
      <w:tr w:rsidR="00AF7BBC" w:rsidRPr="00AF7BBC" w14:paraId="5EEE5EDA" w14:textId="77777777" w:rsidTr="004606C9">
        <w:trPr>
          <w:trHeight w:val="397"/>
          <w:jc w:val="center"/>
        </w:trPr>
        <w:tc>
          <w:tcPr>
            <w:tcW w:w="1963" w:type="pct"/>
            <w:vAlign w:val="center"/>
          </w:tcPr>
          <w:p w14:paraId="0312770D"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预付款项</w:t>
            </w:r>
          </w:p>
        </w:tc>
        <w:tc>
          <w:tcPr>
            <w:tcW w:w="1494" w:type="pct"/>
            <w:vAlign w:val="center"/>
          </w:tcPr>
          <w:p w14:paraId="766DF1D4" w14:textId="05E441E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2,416.11</w:t>
            </w:r>
          </w:p>
        </w:tc>
        <w:tc>
          <w:tcPr>
            <w:tcW w:w="1543" w:type="pct"/>
            <w:vAlign w:val="center"/>
          </w:tcPr>
          <w:p w14:paraId="72E3567D"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9,209.21</w:t>
            </w:r>
          </w:p>
        </w:tc>
      </w:tr>
      <w:tr w:rsidR="00AF7BBC" w:rsidRPr="00AF7BBC" w14:paraId="031690FE" w14:textId="77777777" w:rsidTr="004606C9">
        <w:trPr>
          <w:trHeight w:val="397"/>
          <w:jc w:val="center"/>
        </w:trPr>
        <w:tc>
          <w:tcPr>
            <w:tcW w:w="1963" w:type="pct"/>
            <w:vAlign w:val="center"/>
          </w:tcPr>
          <w:p w14:paraId="79B9B87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其他应收款</w:t>
            </w:r>
          </w:p>
        </w:tc>
        <w:tc>
          <w:tcPr>
            <w:tcW w:w="1494" w:type="pct"/>
            <w:vAlign w:val="center"/>
          </w:tcPr>
          <w:p w14:paraId="64E5D2CA" w14:textId="20C03014"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1,815,433.09</w:t>
            </w:r>
          </w:p>
        </w:tc>
        <w:tc>
          <w:tcPr>
            <w:tcW w:w="1543" w:type="pct"/>
            <w:vAlign w:val="center"/>
          </w:tcPr>
          <w:p w14:paraId="5FD4867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2,090,143.19</w:t>
            </w:r>
          </w:p>
        </w:tc>
      </w:tr>
      <w:tr w:rsidR="00AF7BBC" w:rsidRPr="00AF7BBC" w14:paraId="1F48A9E6" w14:textId="77777777" w:rsidTr="004606C9">
        <w:trPr>
          <w:trHeight w:val="397"/>
          <w:jc w:val="center"/>
        </w:trPr>
        <w:tc>
          <w:tcPr>
            <w:tcW w:w="1963" w:type="pct"/>
            <w:vAlign w:val="center"/>
          </w:tcPr>
          <w:p w14:paraId="13C500DF"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存货</w:t>
            </w:r>
          </w:p>
        </w:tc>
        <w:tc>
          <w:tcPr>
            <w:tcW w:w="1494" w:type="pct"/>
            <w:vAlign w:val="center"/>
          </w:tcPr>
          <w:p w14:paraId="07BF1F05" w14:textId="080132DB"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1,034,076.10</w:t>
            </w:r>
          </w:p>
        </w:tc>
        <w:tc>
          <w:tcPr>
            <w:tcW w:w="1543" w:type="pct"/>
            <w:vAlign w:val="center"/>
          </w:tcPr>
          <w:p w14:paraId="4A15A92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1,240,394.93</w:t>
            </w:r>
          </w:p>
        </w:tc>
      </w:tr>
      <w:tr w:rsidR="00AF7BBC" w:rsidRPr="00AF7BBC" w14:paraId="79C21103" w14:textId="77777777" w:rsidTr="004606C9">
        <w:trPr>
          <w:trHeight w:val="397"/>
          <w:jc w:val="center"/>
        </w:trPr>
        <w:tc>
          <w:tcPr>
            <w:tcW w:w="1963" w:type="pct"/>
            <w:vAlign w:val="center"/>
          </w:tcPr>
          <w:p w14:paraId="41AA8F95"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其他流动资产</w:t>
            </w:r>
          </w:p>
        </w:tc>
        <w:tc>
          <w:tcPr>
            <w:tcW w:w="1494" w:type="pct"/>
            <w:vAlign w:val="center"/>
          </w:tcPr>
          <w:p w14:paraId="4753155B" w14:textId="3108A8E4"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12,665.44</w:t>
            </w:r>
          </w:p>
        </w:tc>
        <w:tc>
          <w:tcPr>
            <w:tcW w:w="1543" w:type="pct"/>
            <w:vAlign w:val="center"/>
          </w:tcPr>
          <w:p w14:paraId="59670FCF"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10,536.32</w:t>
            </w:r>
          </w:p>
        </w:tc>
      </w:tr>
      <w:tr w:rsidR="00AF7BBC" w:rsidRPr="00AF7BBC" w14:paraId="2B225D79" w14:textId="77777777" w:rsidTr="004606C9">
        <w:trPr>
          <w:trHeight w:val="397"/>
          <w:jc w:val="center"/>
        </w:trPr>
        <w:tc>
          <w:tcPr>
            <w:tcW w:w="1963" w:type="pct"/>
            <w:vAlign w:val="center"/>
          </w:tcPr>
          <w:p w14:paraId="25139AF9"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流动资产合计</w:t>
            </w:r>
          </w:p>
        </w:tc>
        <w:tc>
          <w:tcPr>
            <w:tcW w:w="1494" w:type="pct"/>
            <w:vAlign w:val="center"/>
          </w:tcPr>
          <w:p w14:paraId="7C2D1819" w14:textId="3444088C"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b/>
                <w:bCs/>
                <w:color w:val="000000"/>
                <w:kern w:val="0"/>
                <w:szCs w:val="21"/>
                <w:lang w:bidi="ar"/>
              </w:rPr>
              <w:t>4,879,045.66</w:t>
            </w:r>
          </w:p>
        </w:tc>
        <w:tc>
          <w:tcPr>
            <w:tcW w:w="1543" w:type="pct"/>
            <w:vAlign w:val="center"/>
          </w:tcPr>
          <w:p w14:paraId="69026885"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b/>
                <w:bCs/>
                <w:color w:val="000000"/>
                <w:kern w:val="0"/>
                <w:szCs w:val="21"/>
                <w:lang w:bidi="ar"/>
              </w:rPr>
              <w:t>5,394,937.56</w:t>
            </w:r>
          </w:p>
        </w:tc>
      </w:tr>
      <w:tr w:rsidR="00AF7BBC" w:rsidRPr="00AF7BBC" w14:paraId="428CEBDA" w14:textId="77777777" w:rsidTr="004606C9">
        <w:trPr>
          <w:trHeight w:val="397"/>
          <w:jc w:val="center"/>
        </w:trPr>
        <w:tc>
          <w:tcPr>
            <w:tcW w:w="1963" w:type="pct"/>
            <w:vAlign w:val="center"/>
          </w:tcPr>
          <w:p w14:paraId="6068B3D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非流动资产：</w:t>
            </w:r>
          </w:p>
        </w:tc>
        <w:tc>
          <w:tcPr>
            <w:tcW w:w="1494" w:type="pct"/>
            <w:vAlign w:val="center"/>
          </w:tcPr>
          <w:p w14:paraId="2BC8F503" w14:textId="40EE5592"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576C31C1"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4E79E036" w14:textId="77777777" w:rsidTr="004606C9">
        <w:trPr>
          <w:trHeight w:val="397"/>
          <w:jc w:val="center"/>
        </w:trPr>
        <w:tc>
          <w:tcPr>
            <w:tcW w:w="1963" w:type="pct"/>
            <w:vAlign w:val="center"/>
          </w:tcPr>
          <w:p w14:paraId="3340E51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其他债权投资</w:t>
            </w:r>
          </w:p>
        </w:tc>
        <w:tc>
          <w:tcPr>
            <w:tcW w:w="1494" w:type="pct"/>
            <w:vAlign w:val="center"/>
          </w:tcPr>
          <w:p w14:paraId="5BA13D21" w14:textId="3108B4E8"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2,566.36</w:t>
            </w:r>
          </w:p>
        </w:tc>
        <w:tc>
          <w:tcPr>
            <w:tcW w:w="1543" w:type="pct"/>
            <w:vAlign w:val="center"/>
          </w:tcPr>
          <w:p w14:paraId="53B30769"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2,566.36</w:t>
            </w:r>
          </w:p>
        </w:tc>
      </w:tr>
      <w:tr w:rsidR="00AF7BBC" w:rsidRPr="00AF7BBC" w14:paraId="065B33BB" w14:textId="77777777" w:rsidTr="004606C9">
        <w:trPr>
          <w:trHeight w:val="397"/>
          <w:jc w:val="center"/>
        </w:trPr>
        <w:tc>
          <w:tcPr>
            <w:tcW w:w="1963" w:type="pct"/>
            <w:vAlign w:val="center"/>
          </w:tcPr>
          <w:p w14:paraId="349B560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长期股权投资</w:t>
            </w:r>
          </w:p>
        </w:tc>
        <w:tc>
          <w:tcPr>
            <w:tcW w:w="1494" w:type="pct"/>
            <w:vAlign w:val="center"/>
          </w:tcPr>
          <w:p w14:paraId="46401F49" w14:textId="3610FE2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29,622.84</w:t>
            </w:r>
          </w:p>
        </w:tc>
        <w:tc>
          <w:tcPr>
            <w:tcW w:w="1543" w:type="pct"/>
            <w:vAlign w:val="center"/>
          </w:tcPr>
          <w:p w14:paraId="24FD1E1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27,228.73</w:t>
            </w:r>
          </w:p>
        </w:tc>
      </w:tr>
      <w:tr w:rsidR="00AF7BBC" w:rsidRPr="00AF7BBC" w14:paraId="23061FBD" w14:textId="77777777" w:rsidTr="004606C9">
        <w:trPr>
          <w:trHeight w:val="397"/>
          <w:jc w:val="center"/>
        </w:trPr>
        <w:tc>
          <w:tcPr>
            <w:tcW w:w="1963" w:type="pct"/>
            <w:vAlign w:val="center"/>
          </w:tcPr>
          <w:p w14:paraId="73DC3B9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其他非流动金融资产</w:t>
            </w:r>
          </w:p>
        </w:tc>
        <w:tc>
          <w:tcPr>
            <w:tcW w:w="1494" w:type="pct"/>
            <w:vAlign w:val="center"/>
          </w:tcPr>
          <w:p w14:paraId="62E7D617" w14:textId="44F2D7C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307,232.33</w:t>
            </w:r>
          </w:p>
        </w:tc>
        <w:tc>
          <w:tcPr>
            <w:tcW w:w="1543" w:type="pct"/>
            <w:vAlign w:val="center"/>
          </w:tcPr>
          <w:p w14:paraId="730D2B76"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125,896.49</w:t>
            </w:r>
          </w:p>
        </w:tc>
      </w:tr>
      <w:tr w:rsidR="00AF7BBC" w:rsidRPr="00AF7BBC" w14:paraId="2B23E12E" w14:textId="77777777" w:rsidTr="004606C9">
        <w:trPr>
          <w:trHeight w:val="397"/>
          <w:jc w:val="center"/>
        </w:trPr>
        <w:tc>
          <w:tcPr>
            <w:tcW w:w="1963" w:type="pct"/>
            <w:vAlign w:val="center"/>
          </w:tcPr>
          <w:p w14:paraId="3CFC585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投资性房地产</w:t>
            </w:r>
          </w:p>
        </w:tc>
        <w:tc>
          <w:tcPr>
            <w:tcW w:w="1494" w:type="pct"/>
            <w:vAlign w:val="center"/>
          </w:tcPr>
          <w:p w14:paraId="37D61B22" w14:textId="334D2E0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240,922.56</w:t>
            </w:r>
          </w:p>
        </w:tc>
        <w:tc>
          <w:tcPr>
            <w:tcW w:w="1543" w:type="pct"/>
            <w:vAlign w:val="center"/>
          </w:tcPr>
          <w:p w14:paraId="2BDBC829"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260,878.29</w:t>
            </w:r>
          </w:p>
        </w:tc>
      </w:tr>
      <w:tr w:rsidR="00AF7BBC" w:rsidRPr="00AF7BBC" w14:paraId="79C6F745" w14:textId="77777777" w:rsidTr="004606C9">
        <w:trPr>
          <w:trHeight w:val="397"/>
          <w:jc w:val="center"/>
        </w:trPr>
        <w:tc>
          <w:tcPr>
            <w:tcW w:w="1963" w:type="pct"/>
            <w:vAlign w:val="center"/>
          </w:tcPr>
          <w:p w14:paraId="1A826C6B"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固定资产</w:t>
            </w:r>
          </w:p>
        </w:tc>
        <w:tc>
          <w:tcPr>
            <w:tcW w:w="1494" w:type="pct"/>
            <w:vAlign w:val="center"/>
          </w:tcPr>
          <w:p w14:paraId="1885FC05" w14:textId="32EAE37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22,243.28</w:t>
            </w:r>
          </w:p>
        </w:tc>
        <w:tc>
          <w:tcPr>
            <w:tcW w:w="1543" w:type="pct"/>
            <w:vAlign w:val="center"/>
          </w:tcPr>
          <w:p w14:paraId="672219AA"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23,042.81</w:t>
            </w:r>
          </w:p>
        </w:tc>
      </w:tr>
      <w:tr w:rsidR="00AF7BBC" w:rsidRPr="00AF7BBC" w14:paraId="2B900891" w14:textId="77777777" w:rsidTr="004606C9">
        <w:trPr>
          <w:trHeight w:val="397"/>
          <w:jc w:val="center"/>
        </w:trPr>
        <w:tc>
          <w:tcPr>
            <w:tcW w:w="1963" w:type="pct"/>
            <w:vAlign w:val="center"/>
          </w:tcPr>
          <w:p w14:paraId="61091770"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在建工程</w:t>
            </w:r>
          </w:p>
        </w:tc>
        <w:tc>
          <w:tcPr>
            <w:tcW w:w="1494" w:type="pct"/>
            <w:vAlign w:val="center"/>
          </w:tcPr>
          <w:p w14:paraId="34D509D1" w14:textId="7824EC7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117,096.24</w:t>
            </w:r>
          </w:p>
        </w:tc>
        <w:tc>
          <w:tcPr>
            <w:tcW w:w="1543" w:type="pct"/>
            <w:vAlign w:val="center"/>
          </w:tcPr>
          <w:p w14:paraId="6BE6608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121,816.38</w:t>
            </w:r>
          </w:p>
        </w:tc>
      </w:tr>
      <w:tr w:rsidR="00AF7BBC" w:rsidRPr="00AF7BBC" w14:paraId="17019CFC" w14:textId="77777777" w:rsidTr="004606C9">
        <w:trPr>
          <w:trHeight w:val="397"/>
          <w:jc w:val="center"/>
        </w:trPr>
        <w:tc>
          <w:tcPr>
            <w:tcW w:w="1963" w:type="pct"/>
            <w:vAlign w:val="center"/>
          </w:tcPr>
          <w:p w14:paraId="4FA5734D"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无形资产</w:t>
            </w:r>
          </w:p>
        </w:tc>
        <w:tc>
          <w:tcPr>
            <w:tcW w:w="1494" w:type="pct"/>
            <w:vAlign w:val="center"/>
          </w:tcPr>
          <w:p w14:paraId="1945232C" w14:textId="3B8FD5A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837,818.92</w:t>
            </w:r>
          </w:p>
        </w:tc>
        <w:tc>
          <w:tcPr>
            <w:tcW w:w="1543" w:type="pct"/>
            <w:vAlign w:val="center"/>
          </w:tcPr>
          <w:p w14:paraId="0C630C6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837,825.06</w:t>
            </w:r>
          </w:p>
        </w:tc>
      </w:tr>
      <w:tr w:rsidR="00AF7BBC" w:rsidRPr="00AF7BBC" w14:paraId="0BF6A1DD" w14:textId="77777777" w:rsidTr="004606C9">
        <w:trPr>
          <w:trHeight w:val="397"/>
          <w:jc w:val="center"/>
        </w:trPr>
        <w:tc>
          <w:tcPr>
            <w:tcW w:w="1963" w:type="pct"/>
            <w:vAlign w:val="center"/>
          </w:tcPr>
          <w:p w14:paraId="33F022E0"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长期待摊费用</w:t>
            </w:r>
          </w:p>
        </w:tc>
        <w:tc>
          <w:tcPr>
            <w:tcW w:w="1494" w:type="pct"/>
            <w:vAlign w:val="center"/>
          </w:tcPr>
          <w:p w14:paraId="1E76AF1D" w14:textId="1804A52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43.27</w:t>
            </w:r>
          </w:p>
        </w:tc>
        <w:tc>
          <w:tcPr>
            <w:tcW w:w="1543" w:type="pct"/>
            <w:vAlign w:val="center"/>
          </w:tcPr>
          <w:p w14:paraId="4A28A6C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42.71</w:t>
            </w:r>
          </w:p>
        </w:tc>
      </w:tr>
      <w:tr w:rsidR="00AF7BBC" w:rsidRPr="00AF7BBC" w14:paraId="6FBB7835" w14:textId="77777777" w:rsidTr="004606C9">
        <w:trPr>
          <w:trHeight w:val="397"/>
          <w:jc w:val="center"/>
        </w:trPr>
        <w:tc>
          <w:tcPr>
            <w:tcW w:w="1963" w:type="pct"/>
            <w:vAlign w:val="center"/>
          </w:tcPr>
          <w:p w14:paraId="6289A84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其他非流动资产</w:t>
            </w:r>
          </w:p>
        </w:tc>
        <w:tc>
          <w:tcPr>
            <w:tcW w:w="1494" w:type="pct"/>
            <w:shd w:val="clear" w:color="auto" w:fill="FFFFFF"/>
            <w:vAlign w:val="center"/>
          </w:tcPr>
          <w:p w14:paraId="5609D2A8" w14:textId="7AB56DEA"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7,532.51</w:t>
            </w:r>
          </w:p>
        </w:tc>
        <w:tc>
          <w:tcPr>
            <w:tcW w:w="1543" w:type="pct"/>
            <w:shd w:val="clear" w:color="auto" w:fill="FFFFFF"/>
            <w:vAlign w:val="center"/>
          </w:tcPr>
          <w:p w14:paraId="51E3649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473.63</w:t>
            </w:r>
          </w:p>
        </w:tc>
      </w:tr>
      <w:tr w:rsidR="00AF7BBC" w:rsidRPr="00AF7BBC" w14:paraId="7E7197AD" w14:textId="77777777" w:rsidTr="004606C9">
        <w:trPr>
          <w:trHeight w:val="397"/>
          <w:jc w:val="center"/>
        </w:trPr>
        <w:tc>
          <w:tcPr>
            <w:tcW w:w="1963" w:type="pct"/>
            <w:vAlign w:val="center"/>
          </w:tcPr>
          <w:p w14:paraId="05FF6D49"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非流动资产合计</w:t>
            </w:r>
          </w:p>
        </w:tc>
        <w:tc>
          <w:tcPr>
            <w:tcW w:w="1494" w:type="pct"/>
            <w:vAlign w:val="center"/>
          </w:tcPr>
          <w:p w14:paraId="33104FE1" w14:textId="1D46AB43"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1,565,078.30</w:t>
            </w:r>
          </w:p>
        </w:tc>
        <w:tc>
          <w:tcPr>
            <w:tcW w:w="1543" w:type="pct"/>
            <w:vAlign w:val="center"/>
          </w:tcPr>
          <w:p w14:paraId="13D533B9"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1,399,770.45</w:t>
            </w:r>
          </w:p>
        </w:tc>
      </w:tr>
      <w:tr w:rsidR="00AF7BBC" w:rsidRPr="00AF7BBC" w14:paraId="531DCE0D" w14:textId="77777777" w:rsidTr="004606C9">
        <w:trPr>
          <w:trHeight w:val="397"/>
          <w:jc w:val="center"/>
        </w:trPr>
        <w:tc>
          <w:tcPr>
            <w:tcW w:w="1963" w:type="pct"/>
            <w:vAlign w:val="center"/>
          </w:tcPr>
          <w:p w14:paraId="66D4B4DE"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资产总计</w:t>
            </w:r>
          </w:p>
        </w:tc>
        <w:tc>
          <w:tcPr>
            <w:tcW w:w="1494" w:type="pct"/>
            <w:vAlign w:val="center"/>
          </w:tcPr>
          <w:p w14:paraId="092B8D95" w14:textId="3B24E98E"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6,444,123.97</w:t>
            </w:r>
          </w:p>
        </w:tc>
        <w:tc>
          <w:tcPr>
            <w:tcW w:w="1543" w:type="pct"/>
            <w:vAlign w:val="center"/>
          </w:tcPr>
          <w:p w14:paraId="66E333F1"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6,794,708.01</w:t>
            </w:r>
          </w:p>
        </w:tc>
      </w:tr>
      <w:tr w:rsidR="00AF7BBC" w:rsidRPr="00AF7BBC" w14:paraId="7EAB271D" w14:textId="77777777" w:rsidTr="004606C9">
        <w:trPr>
          <w:trHeight w:val="397"/>
          <w:jc w:val="center"/>
        </w:trPr>
        <w:tc>
          <w:tcPr>
            <w:tcW w:w="1963" w:type="pct"/>
            <w:vAlign w:val="center"/>
          </w:tcPr>
          <w:p w14:paraId="3976A4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流动负债：</w:t>
            </w:r>
          </w:p>
        </w:tc>
        <w:tc>
          <w:tcPr>
            <w:tcW w:w="1494" w:type="pct"/>
            <w:vAlign w:val="center"/>
          </w:tcPr>
          <w:p w14:paraId="178C3CE2" w14:textId="4824863D" w:rsidR="00AF7BBC" w:rsidRPr="00AF7BBC" w:rsidRDefault="00AF7BBC" w:rsidP="00AF7BBC">
            <w:pPr>
              <w:widowControl/>
              <w:jc w:val="right"/>
              <w:rPr>
                <w:rFonts w:ascii="Times New Roman" w:hAnsi="Times New Roman"/>
                <w:color w:val="000000"/>
                <w:kern w:val="0"/>
                <w:szCs w:val="21"/>
              </w:rPr>
            </w:pPr>
          </w:p>
        </w:tc>
        <w:tc>
          <w:tcPr>
            <w:tcW w:w="1543" w:type="pct"/>
            <w:vAlign w:val="center"/>
          </w:tcPr>
          <w:p w14:paraId="7A086D4F"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08FAC08C" w14:textId="77777777" w:rsidTr="004606C9">
        <w:trPr>
          <w:trHeight w:val="397"/>
          <w:jc w:val="center"/>
        </w:trPr>
        <w:tc>
          <w:tcPr>
            <w:tcW w:w="1963" w:type="pct"/>
            <w:vAlign w:val="center"/>
          </w:tcPr>
          <w:p w14:paraId="07087A1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短期借款</w:t>
            </w:r>
          </w:p>
        </w:tc>
        <w:tc>
          <w:tcPr>
            <w:tcW w:w="1494" w:type="pct"/>
            <w:vAlign w:val="center"/>
          </w:tcPr>
          <w:p w14:paraId="6B3FEC2A" w14:textId="1220B99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408,711.00</w:t>
            </w:r>
          </w:p>
        </w:tc>
        <w:tc>
          <w:tcPr>
            <w:tcW w:w="1543" w:type="pct"/>
            <w:vAlign w:val="center"/>
          </w:tcPr>
          <w:p w14:paraId="0E53E91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619,885.18</w:t>
            </w:r>
          </w:p>
        </w:tc>
      </w:tr>
      <w:tr w:rsidR="00AF7BBC" w:rsidRPr="00AF7BBC" w14:paraId="4C7F228A" w14:textId="77777777" w:rsidTr="004606C9">
        <w:trPr>
          <w:trHeight w:val="397"/>
          <w:jc w:val="center"/>
        </w:trPr>
        <w:tc>
          <w:tcPr>
            <w:tcW w:w="1963" w:type="pct"/>
            <w:vAlign w:val="center"/>
          </w:tcPr>
          <w:p w14:paraId="16B9829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应付票据</w:t>
            </w:r>
          </w:p>
        </w:tc>
        <w:tc>
          <w:tcPr>
            <w:tcW w:w="1494" w:type="pct"/>
            <w:vAlign w:val="center"/>
          </w:tcPr>
          <w:p w14:paraId="65D2C7FE" w14:textId="0C7D8B63"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265,956.00</w:t>
            </w:r>
          </w:p>
        </w:tc>
        <w:tc>
          <w:tcPr>
            <w:tcW w:w="1543" w:type="pct"/>
            <w:vAlign w:val="center"/>
          </w:tcPr>
          <w:p w14:paraId="624F5AE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299,306.73</w:t>
            </w:r>
          </w:p>
        </w:tc>
      </w:tr>
      <w:tr w:rsidR="00AF7BBC" w:rsidRPr="00AF7BBC" w14:paraId="562FED07" w14:textId="77777777" w:rsidTr="004606C9">
        <w:trPr>
          <w:trHeight w:val="397"/>
          <w:jc w:val="center"/>
        </w:trPr>
        <w:tc>
          <w:tcPr>
            <w:tcW w:w="1963" w:type="pct"/>
            <w:vAlign w:val="center"/>
          </w:tcPr>
          <w:p w14:paraId="445CD35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应付账款</w:t>
            </w:r>
          </w:p>
        </w:tc>
        <w:tc>
          <w:tcPr>
            <w:tcW w:w="1494" w:type="pct"/>
            <w:vAlign w:val="center"/>
          </w:tcPr>
          <w:p w14:paraId="38255859" w14:textId="4759162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23,309.94</w:t>
            </w:r>
          </w:p>
        </w:tc>
        <w:tc>
          <w:tcPr>
            <w:tcW w:w="1543" w:type="pct"/>
            <w:vAlign w:val="center"/>
          </w:tcPr>
          <w:p w14:paraId="0BBB25B4"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26,275.11</w:t>
            </w:r>
          </w:p>
        </w:tc>
      </w:tr>
      <w:tr w:rsidR="00AF7BBC" w:rsidRPr="00AF7BBC" w14:paraId="06AAC28E" w14:textId="77777777" w:rsidTr="004606C9">
        <w:trPr>
          <w:trHeight w:val="397"/>
          <w:jc w:val="center"/>
        </w:trPr>
        <w:tc>
          <w:tcPr>
            <w:tcW w:w="1963" w:type="pct"/>
            <w:vAlign w:val="center"/>
          </w:tcPr>
          <w:p w14:paraId="07A50DC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预收款项</w:t>
            </w:r>
          </w:p>
        </w:tc>
        <w:tc>
          <w:tcPr>
            <w:tcW w:w="1494" w:type="pct"/>
            <w:vAlign w:val="center"/>
          </w:tcPr>
          <w:p w14:paraId="620E0B71" w14:textId="3FB3B10E"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33.68</w:t>
            </w:r>
          </w:p>
        </w:tc>
        <w:tc>
          <w:tcPr>
            <w:tcW w:w="1543" w:type="pct"/>
            <w:vAlign w:val="center"/>
          </w:tcPr>
          <w:p w14:paraId="4FD9D5D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19.04</w:t>
            </w:r>
          </w:p>
        </w:tc>
      </w:tr>
      <w:tr w:rsidR="00AF7BBC" w:rsidRPr="00AF7BBC" w14:paraId="21816A2E" w14:textId="77777777" w:rsidTr="004606C9">
        <w:trPr>
          <w:trHeight w:val="397"/>
          <w:jc w:val="center"/>
        </w:trPr>
        <w:tc>
          <w:tcPr>
            <w:tcW w:w="1963" w:type="pct"/>
            <w:vAlign w:val="center"/>
          </w:tcPr>
          <w:p w14:paraId="5FF688D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lastRenderedPageBreak/>
              <w:t>合同负债</w:t>
            </w:r>
          </w:p>
        </w:tc>
        <w:tc>
          <w:tcPr>
            <w:tcW w:w="1494" w:type="pct"/>
            <w:vAlign w:val="center"/>
          </w:tcPr>
          <w:p w14:paraId="0FEC9658" w14:textId="6B9C4C96"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13,143.25</w:t>
            </w:r>
          </w:p>
        </w:tc>
        <w:tc>
          <w:tcPr>
            <w:tcW w:w="1543" w:type="pct"/>
            <w:vAlign w:val="center"/>
          </w:tcPr>
          <w:p w14:paraId="02507993"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15,338.56</w:t>
            </w:r>
          </w:p>
        </w:tc>
      </w:tr>
      <w:tr w:rsidR="00AF7BBC" w:rsidRPr="00AF7BBC" w14:paraId="30342148" w14:textId="77777777" w:rsidTr="004606C9">
        <w:trPr>
          <w:trHeight w:val="397"/>
          <w:jc w:val="center"/>
        </w:trPr>
        <w:tc>
          <w:tcPr>
            <w:tcW w:w="1963" w:type="pct"/>
            <w:vAlign w:val="center"/>
          </w:tcPr>
          <w:p w14:paraId="7CD32B1E"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应付职工薪酬</w:t>
            </w:r>
          </w:p>
        </w:tc>
        <w:tc>
          <w:tcPr>
            <w:tcW w:w="1494" w:type="pct"/>
            <w:vAlign w:val="center"/>
          </w:tcPr>
          <w:p w14:paraId="4C2A17E2" w14:textId="663302E9"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65.67</w:t>
            </w:r>
          </w:p>
        </w:tc>
        <w:tc>
          <w:tcPr>
            <w:tcW w:w="1543" w:type="pct"/>
            <w:vAlign w:val="center"/>
          </w:tcPr>
          <w:p w14:paraId="05E307D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70.62</w:t>
            </w:r>
          </w:p>
        </w:tc>
      </w:tr>
      <w:tr w:rsidR="00AF7BBC" w:rsidRPr="00AF7BBC" w14:paraId="1B79F8ED" w14:textId="77777777" w:rsidTr="004606C9">
        <w:trPr>
          <w:trHeight w:val="397"/>
          <w:jc w:val="center"/>
        </w:trPr>
        <w:tc>
          <w:tcPr>
            <w:tcW w:w="1963" w:type="pct"/>
            <w:vAlign w:val="center"/>
          </w:tcPr>
          <w:p w14:paraId="5AED845F"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应交税费</w:t>
            </w:r>
          </w:p>
        </w:tc>
        <w:tc>
          <w:tcPr>
            <w:tcW w:w="1494" w:type="pct"/>
            <w:vAlign w:val="center"/>
          </w:tcPr>
          <w:p w14:paraId="64FC19B6" w14:textId="4E039E8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3,951.31</w:t>
            </w:r>
          </w:p>
        </w:tc>
        <w:tc>
          <w:tcPr>
            <w:tcW w:w="1543" w:type="pct"/>
            <w:vAlign w:val="center"/>
          </w:tcPr>
          <w:p w14:paraId="367335D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2,772.90</w:t>
            </w:r>
          </w:p>
        </w:tc>
      </w:tr>
      <w:tr w:rsidR="00AF7BBC" w:rsidRPr="00AF7BBC" w14:paraId="219812F4" w14:textId="77777777" w:rsidTr="004606C9">
        <w:trPr>
          <w:trHeight w:val="397"/>
          <w:jc w:val="center"/>
        </w:trPr>
        <w:tc>
          <w:tcPr>
            <w:tcW w:w="1963" w:type="pct"/>
            <w:vAlign w:val="center"/>
          </w:tcPr>
          <w:p w14:paraId="314F6EE5"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其他应付款</w:t>
            </w:r>
          </w:p>
        </w:tc>
        <w:tc>
          <w:tcPr>
            <w:tcW w:w="1494" w:type="pct"/>
            <w:vAlign w:val="center"/>
          </w:tcPr>
          <w:p w14:paraId="4F5E1604" w14:textId="7BE6755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740,782.56</w:t>
            </w:r>
          </w:p>
        </w:tc>
        <w:tc>
          <w:tcPr>
            <w:tcW w:w="1543" w:type="pct"/>
            <w:vAlign w:val="center"/>
          </w:tcPr>
          <w:p w14:paraId="677F7496"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922,888.94</w:t>
            </w:r>
          </w:p>
        </w:tc>
      </w:tr>
      <w:tr w:rsidR="00AF7BBC" w:rsidRPr="00AF7BBC" w14:paraId="3A8C562D" w14:textId="77777777" w:rsidTr="004606C9">
        <w:trPr>
          <w:trHeight w:val="397"/>
          <w:jc w:val="center"/>
        </w:trPr>
        <w:tc>
          <w:tcPr>
            <w:tcW w:w="1963" w:type="pct"/>
            <w:vAlign w:val="center"/>
          </w:tcPr>
          <w:p w14:paraId="621BD2F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一年内到期的非流动负债</w:t>
            </w:r>
          </w:p>
        </w:tc>
        <w:tc>
          <w:tcPr>
            <w:tcW w:w="1494" w:type="pct"/>
            <w:vAlign w:val="center"/>
          </w:tcPr>
          <w:p w14:paraId="6079FE2A" w14:textId="53317170"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494,464.89</w:t>
            </w:r>
          </w:p>
        </w:tc>
        <w:tc>
          <w:tcPr>
            <w:tcW w:w="1543" w:type="pct"/>
            <w:vAlign w:val="center"/>
          </w:tcPr>
          <w:p w14:paraId="43186B5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247,264.35</w:t>
            </w:r>
          </w:p>
        </w:tc>
      </w:tr>
      <w:tr w:rsidR="00AF7BBC" w:rsidRPr="00AF7BBC" w14:paraId="52ACB43A" w14:textId="77777777" w:rsidTr="004606C9">
        <w:trPr>
          <w:trHeight w:val="397"/>
          <w:jc w:val="center"/>
        </w:trPr>
        <w:tc>
          <w:tcPr>
            <w:tcW w:w="1963" w:type="pct"/>
            <w:vAlign w:val="center"/>
          </w:tcPr>
          <w:p w14:paraId="34D2CBB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其他流动负债</w:t>
            </w:r>
          </w:p>
        </w:tc>
        <w:tc>
          <w:tcPr>
            <w:tcW w:w="1494" w:type="pct"/>
            <w:vAlign w:val="center"/>
          </w:tcPr>
          <w:p w14:paraId="15DD5338" w14:textId="2AD9AAE2"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1,182.89</w:t>
            </w:r>
          </w:p>
        </w:tc>
        <w:tc>
          <w:tcPr>
            <w:tcW w:w="1543" w:type="pct"/>
            <w:vAlign w:val="center"/>
          </w:tcPr>
          <w:p w14:paraId="66CE3FDE"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1,380.44</w:t>
            </w:r>
          </w:p>
        </w:tc>
      </w:tr>
      <w:tr w:rsidR="00AF7BBC" w:rsidRPr="00AF7BBC" w14:paraId="141997A2" w14:textId="77777777" w:rsidTr="004606C9">
        <w:trPr>
          <w:trHeight w:val="397"/>
          <w:jc w:val="center"/>
        </w:trPr>
        <w:tc>
          <w:tcPr>
            <w:tcW w:w="1963" w:type="pct"/>
            <w:vAlign w:val="center"/>
          </w:tcPr>
          <w:p w14:paraId="468AE88A"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流动负债合计</w:t>
            </w:r>
          </w:p>
        </w:tc>
        <w:tc>
          <w:tcPr>
            <w:tcW w:w="1494" w:type="pct"/>
            <w:vAlign w:val="center"/>
          </w:tcPr>
          <w:p w14:paraId="5A07DD4F" w14:textId="7B7D67BB"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b/>
                <w:bCs/>
                <w:color w:val="000000"/>
                <w:kern w:val="0"/>
                <w:szCs w:val="21"/>
                <w:lang w:bidi="ar"/>
              </w:rPr>
              <w:t>1,951,601.20</w:t>
            </w:r>
          </w:p>
        </w:tc>
        <w:tc>
          <w:tcPr>
            <w:tcW w:w="1543" w:type="pct"/>
            <w:vAlign w:val="center"/>
          </w:tcPr>
          <w:p w14:paraId="7AC1FE1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b/>
                <w:bCs/>
                <w:color w:val="000000"/>
                <w:kern w:val="0"/>
                <w:szCs w:val="21"/>
                <w:lang w:bidi="ar"/>
              </w:rPr>
              <w:t>2,135,201.88</w:t>
            </w:r>
          </w:p>
        </w:tc>
      </w:tr>
      <w:tr w:rsidR="00AF7BBC" w:rsidRPr="00AF7BBC" w14:paraId="589E8A4F" w14:textId="77777777" w:rsidTr="004606C9">
        <w:trPr>
          <w:trHeight w:val="397"/>
          <w:jc w:val="center"/>
        </w:trPr>
        <w:tc>
          <w:tcPr>
            <w:tcW w:w="1963" w:type="pct"/>
            <w:vAlign w:val="center"/>
          </w:tcPr>
          <w:p w14:paraId="34DAE79C"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非流动负债：</w:t>
            </w:r>
          </w:p>
        </w:tc>
        <w:tc>
          <w:tcPr>
            <w:tcW w:w="1494" w:type="pct"/>
            <w:vAlign w:val="center"/>
          </w:tcPr>
          <w:p w14:paraId="4CF429A2" w14:textId="401609CC"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4DEDFD26"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76BD42B0" w14:textId="77777777" w:rsidTr="004606C9">
        <w:trPr>
          <w:trHeight w:val="397"/>
          <w:jc w:val="center"/>
        </w:trPr>
        <w:tc>
          <w:tcPr>
            <w:tcW w:w="1963" w:type="pct"/>
            <w:vAlign w:val="center"/>
          </w:tcPr>
          <w:p w14:paraId="552CE8F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长期借款</w:t>
            </w:r>
          </w:p>
        </w:tc>
        <w:tc>
          <w:tcPr>
            <w:tcW w:w="1494" w:type="pct"/>
            <w:vAlign w:val="center"/>
          </w:tcPr>
          <w:p w14:paraId="36F14323" w14:textId="150163A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1,226,647.19</w:t>
            </w:r>
          </w:p>
        </w:tc>
        <w:tc>
          <w:tcPr>
            <w:tcW w:w="1543" w:type="pct"/>
            <w:vAlign w:val="center"/>
          </w:tcPr>
          <w:p w14:paraId="60A96A88"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1,540,524.18</w:t>
            </w:r>
          </w:p>
        </w:tc>
      </w:tr>
      <w:tr w:rsidR="00AF7BBC" w:rsidRPr="00AF7BBC" w14:paraId="74754B69" w14:textId="77777777" w:rsidTr="004606C9">
        <w:trPr>
          <w:trHeight w:val="397"/>
          <w:jc w:val="center"/>
        </w:trPr>
        <w:tc>
          <w:tcPr>
            <w:tcW w:w="1963" w:type="pct"/>
            <w:vAlign w:val="center"/>
          </w:tcPr>
          <w:p w14:paraId="55B45BCA"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应付债券</w:t>
            </w:r>
          </w:p>
        </w:tc>
        <w:tc>
          <w:tcPr>
            <w:tcW w:w="1494" w:type="pct"/>
            <w:vAlign w:val="center"/>
          </w:tcPr>
          <w:p w14:paraId="033225FC" w14:textId="7158B4B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384,880.00</w:t>
            </w:r>
          </w:p>
        </w:tc>
        <w:tc>
          <w:tcPr>
            <w:tcW w:w="1543" w:type="pct"/>
            <w:vAlign w:val="center"/>
          </w:tcPr>
          <w:p w14:paraId="35E7E09B"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305,300.00</w:t>
            </w:r>
          </w:p>
        </w:tc>
      </w:tr>
      <w:tr w:rsidR="00AF7BBC" w:rsidRPr="00AF7BBC" w14:paraId="1B226CCA" w14:textId="77777777" w:rsidTr="004606C9">
        <w:trPr>
          <w:trHeight w:val="397"/>
          <w:jc w:val="center"/>
        </w:trPr>
        <w:tc>
          <w:tcPr>
            <w:tcW w:w="1963" w:type="pct"/>
            <w:vAlign w:val="center"/>
          </w:tcPr>
          <w:p w14:paraId="52DAE7F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递延收益</w:t>
            </w:r>
          </w:p>
        </w:tc>
        <w:tc>
          <w:tcPr>
            <w:tcW w:w="1494" w:type="pct"/>
            <w:vAlign w:val="center"/>
          </w:tcPr>
          <w:p w14:paraId="3300D880" w14:textId="731AA3E7"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10,685.42</w:t>
            </w:r>
          </w:p>
        </w:tc>
        <w:tc>
          <w:tcPr>
            <w:tcW w:w="1543" w:type="pct"/>
            <w:vAlign w:val="center"/>
          </w:tcPr>
          <w:p w14:paraId="427E7912"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3,272.84</w:t>
            </w:r>
          </w:p>
        </w:tc>
      </w:tr>
      <w:tr w:rsidR="00AF7BBC" w:rsidRPr="00AF7BBC" w14:paraId="017B0801" w14:textId="77777777" w:rsidTr="004606C9">
        <w:trPr>
          <w:trHeight w:val="397"/>
          <w:jc w:val="center"/>
        </w:trPr>
        <w:tc>
          <w:tcPr>
            <w:tcW w:w="1963" w:type="pct"/>
            <w:vAlign w:val="center"/>
          </w:tcPr>
          <w:p w14:paraId="12B451A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其他非流动负债</w:t>
            </w:r>
          </w:p>
        </w:tc>
        <w:tc>
          <w:tcPr>
            <w:tcW w:w="1494" w:type="pct"/>
            <w:vAlign w:val="center"/>
          </w:tcPr>
          <w:p w14:paraId="2AAC7BEF" w14:textId="600ECED3"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lang w:bidi="ar"/>
              </w:rPr>
              <w:t>18,400.00</w:t>
            </w:r>
          </w:p>
        </w:tc>
        <w:tc>
          <w:tcPr>
            <w:tcW w:w="1543" w:type="pct"/>
            <w:vAlign w:val="center"/>
          </w:tcPr>
          <w:p w14:paraId="361B4FA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6,900.00</w:t>
            </w:r>
          </w:p>
        </w:tc>
      </w:tr>
      <w:tr w:rsidR="00AF7BBC" w:rsidRPr="00AF7BBC" w14:paraId="67BAC3ED" w14:textId="77777777" w:rsidTr="004606C9">
        <w:trPr>
          <w:trHeight w:val="397"/>
          <w:jc w:val="center"/>
        </w:trPr>
        <w:tc>
          <w:tcPr>
            <w:tcW w:w="1963" w:type="pct"/>
            <w:vAlign w:val="center"/>
          </w:tcPr>
          <w:p w14:paraId="67EED0BF"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非流动负债合计</w:t>
            </w:r>
          </w:p>
        </w:tc>
        <w:tc>
          <w:tcPr>
            <w:tcW w:w="1494" w:type="pct"/>
            <w:vAlign w:val="center"/>
          </w:tcPr>
          <w:p w14:paraId="4FCB2D0B" w14:textId="332162DF"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1,640,612.61</w:t>
            </w:r>
          </w:p>
        </w:tc>
        <w:tc>
          <w:tcPr>
            <w:tcW w:w="1543" w:type="pct"/>
            <w:vAlign w:val="center"/>
          </w:tcPr>
          <w:p w14:paraId="408BD564"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1,855,997.02</w:t>
            </w:r>
          </w:p>
        </w:tc>
      </w:tr>
      <w:tr w:rsidR="00AF7BBC" w:rsidRPr="00AF7BBC" w14:paraId="04F746AB" w14:textId="77777777" w:rsidTr="004606C9">
        <w:trPr>
          <w:trHeight w:val="397"/>
          <w:jc w:val="center"/>
        </w:trPr>
        <w:tc>
          <w:tcPr>
            <w:tcW w:w="1963" w:type="pct"/>
            <w:vAlign w:val="center"/>
          </w:tcPr>
          <w:p w14:paraId="02FB3E75"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负债合计</w:t>
            </w:r>
          </w:p>
        </w:tc>
        <w:tc>
          <w:tcPr>
            <w:tcW w:w="1494" w:type="pct"/>
            <w:vAlign w:val="center"/>
          </w:tcPr>
          <w:p w14:paraId="7B97BC6F" w14:textId="22DAE645"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lang w:bidi="ar"/>
              </w:rPr>
              <w:t>3,592,213.81</w:t>
            </w:r>
          </w:p>
        </w:tc>
        <w:tc>
          <w:tcPr>
            <w:tcW w:w="1543" w:type="pct"/>
            <w:vAlign w:val="center"/>
          </w:tcPr>
          <w:p w14:paraId="0724D56F"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3,991,198.91</w:t>
            </w:r>
          </w:p>
        </w:tc>
      </w:tr>
      <w:tr w:rsidR="00AF7BBC" w:rsidRPr="00AF7BBC" w14:paraId="13874DD1" w14:textId="77777777" w:rsidTr="004606C9">
        <w:trPr>
          <w:trHeight w:val="397"/>
          <w:jc w:val="center"/>
        </w:trPr>
        <w:tc>
          <w:tcPr>
            <w:tcW w:w="1963" w:type="pct"/>
            <w:vAlign w:val="center"/>
          </w:tcPr>
          <w:p w14:paraId="1D5ECEA3"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所有者权益：</w:t>
            </w:r>
          </w:p>
        </w:tc>
        <w:tc>
          <w:tcPr>
            <w:tcW w:w="1494" w:type="pct"/>
            <w:vAlign w:val="center"/>
          </w:tcPr>
          <w:p w14:paraId="592A05C0" w14:textId="268D1A69" w:rsidR="00AF7BBC" w:rsidRPr="00AF7BBC" w:rsidRDefault="00AF7BBC" w:rsidP="00AF7BBC">
            <w:pPr>
              <w:widowControl/>
              <w:jc w:val="right"/>
              <w:rPr>
                <w:rFonts w:ascii="Times New Roman" w:hAnsi="Times New Roman"/>
                <w:color w:val="000000"/>
                <w:kern w:val="0"/>
                <w:szCs w:val="21"/>
                <w:lang w:bidi="ar"/>
              </w:rPr>
            </w:pPr>
          </w:p>
        </w:tc>
        <w:tc>
          <w:tcPr>
            <w:tcW w:w="1543" w:type="pct"/>
            <w:vAlign w:val="center"/>
          </w:tcPr>
          <w:p w14:paraId="3C2B7BFB" w14:textId="77777777" w:rsidR="00AF7BBC" w:rsidRPr="00AF7BBC" w:rsidRDefault="00AF7BBC" w:rsidP="00AF7BBC">
            <w:pPr>
              <w:widowControl/>
              <w:jc w:val="right"/>
              <w:rPr>
                <w:rFonts w:ascii="Times New Roman" w:hAnsi="Times New Roman"/>
                <w:color w:val="000000"/>
                <w:kern w:val="0"/>
                <w:szCs w:val="21"/>
              </w:rPr>
            </w:pPr>
          </w:p>
        </w:tc>
      </w:tr>
      <w:tr w:rsidR="00AF7BBC" w:rsidRPr="00AF7BBC" w14:paraId="43AE8679" w14:textId="77777777" w:rsidTr="004606C9">
        <w:trPr>
          <w:trHeight w:val="397"/>
          <w:jc w:val="center"/>
        </w:trPr>
        <w:tc>
          <w:tcPr>
            <w:tcW w:w="1963" w:type="pct"/>
            <w:vAlign w:val="center"/>
          </w:tcPr>
          <w:p w14:paraId="48C10572"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实收资本</w:t>
            </w:r>
          </w:p>
        </w:tc>
        <w:tc>
          <w:tcPr>
            <w:tcW w:w="1494" w:type="pct"/>
            <w:vAlign w:val="center"/>
          </w:tcPr>
          <w:p w14:paraId="2FFABAEF" w14:textId="42C0B610"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370,117.51</w:t>
            </w:r>
          </w:p>
        </w:tc>
        <w:tc>
          <w:tcPr>
            <w:tcW w:w="1543" w:type="pct"/>
            <w:vAlign w:val="center"/>
          </w:tcPr>
          <w:p w14:paraId="40E23878"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370,117.51</w:t>
            </w:r>
          </w:p>
        </w:tc>
      </w:tr>
      <w:tr w:rsidR="00AF7BBC" w:rsidRPr="00AF7BBC" w14:paraId="20C9C9A9" w14:textId="77777777" w:rsidTr="004606C9">
        <w:trPr>
          <w:trHeight w:val="397"/>
          <w:jc w:val="center"/>
        </w:trPr>
        <w:tc>
          <w:tcPr>
            <w:tcW w:w="1963" w:type="pct"/>
            <w:vAlign w:val="center"/>
          </w:tcPr>
          <w:p w14:paraId="1969AF91"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资本公积</w:t>
            </w:r>
          </w:p>
        </w:tc>
        <w:tc>
          <w:tcPr>
            <w:tcW w:w="1494" w:type="pct"/>
            <w:vAlign w:val="center"/>
          </w:tcPr>
          <w:p w14:paraId="06811ED4" w14:textId="76156B36"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1,771,318.40</w:t>
            </w:r>
          </w:p>
        </w:tc>
        <w:tc>
          <w:tcPr>
            <w:tcW w:w="1543" w:type="pct"/>
            <w:vAlign w:val="center"/>
          </w:tcPr>
          <w:p w14:paraId="228853A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1,774,772.51</w:t>
            </w:r>
          </w:p>
        </w:tc>
      </w:tr>
      <w:tr w:rsidR="00AF7BBC" w:rsidRPr="00AF7BBC" w14:paraId="09F4B1AD" w14:textId="77777777" w:rsidTr="004606C9">
        <w:trPr>
          <w:trHeight w:val="397"/>
          <w:jc w:val="center"/>
        </w:trPr>
        <w:tc>
          <w:tcPr>
            <w:tcW w:w="1963" w:type="pct"/>
            <w:vAlign w:val="center"/>
          </w:tcPr>
          <w:p w14:paraId="784A16A8"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其他综合收益</w:t>
            </w:r>
          </w:p>
        </w:tc>
        <w:tc>
          <w:tcPr>
            <w:tcW w:w="1494" w:type="pct"/>
            <w:vAlign w:val="center"/>
          </w:tcPr>
          <w:p w14:paraId="4D54290F" w14:textId="2EBEE9EF"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67,247.94</w:t>
            </w:r>
          </w:p>
        </w:tc>
        <w:tc>
          <w:tcPr>
            <w:tcW w:w="1543" w:type="pct"/>
            <w:vAlign w:val="center"/>
          </w:tcPr>
          <w:p w14:paraId="30B8125F"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72,252.13</w:t>
            </w:r>
          </w:p>
        </w:tc>
      </w:tr>
      <w:tr w:rsidR="00AF7BBC" w:rsidRPr="00AF7BBC" w14:paraId="33E9E6DF" w14:textId="77777777" w:rsidTr="004606C9">
        <w:trPr>
          <w:trHeight w:val="397"/>
          <w:jc w:val="center"/>
        </w:trPr>
        <w:tc>
          <w:tcPr>
            <w:tcW w:w="1963" w:type="pct"/>
            <w:vAlign w:val="center"/>
          </w:tcPr>
          <w:p w14:paraId="0B50F964"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盈余公积</w:t>
            </w:r>
          </w:p>
        </w:tc>
        <w:tc>
          <w:tcPr>
            <w:tcW w:w="1494" w:type="pct"/>
            <w:vAlign w:val="center"/>
          </w:tcPr>
          <w:p w14:paraId="3C7C2601" w14:textId="6D213E4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74,080.13</w:t>
            </w:r>
          </w:p>
        </w:tc>
        <w:tc>
          <w:tcPr>
            <w:tcW w:w="1543" w:type="pct"/>
            <w:vAlign w:val="center"/>
          </w:tcPr>
          <w:p w14:paraId="01CAC271"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rPr>
              <w:t>64,407.66</w:t>
            </w:r>
          </w:p>
        </w:tc>
      </w:tr>
      <w:tr w:rsidR="00AF7BBC" w:rsidRPr="00AF7BBC" w14:paraId="6D7A5D06" w14:textId="77777777" w:rsidTr="004606C9">
        <w:trPr>
          <w:trHeight w:val="397"/>
          <w:jc w:val="center"/>
        </w:trPr>
        <w:tc>
          <w:tcPr>
            <w:tcW w:w="1963" w:type="pct"/>
            <w:vAlign w:val="center"/>
          </w:tcPr>
          <w:p w14:paraId="2F4AC9C9"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未分配利润</w:t>
            </w:r>
          </w:p>
        </w:tc>
        <w:tc>
          <w:tcPr>
            <w:tcW w:w="1494" w:type="pct"/>
            <w:vAlign w:val="center"/>
          </w:tcPr>
          <w:p w14:paraId="632BF684" w14:textId="2F5F1C6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539,642.22</w:t>
            </w:r>
          </w:p>
        </w:tc>
        <w:tc>
          <w:tcPr>
            <w:tcW w:w="1543" w:type="pct"/>
            <w:vAlign w:val="center"/>
          </w:tcPr>
          <w:p w14:paraId="289CFF45"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491,893.19</w:t>
            </w:r>
          </w:p>
        </w:tc>
      </w:tr>
      <w:tr w:rsidR="00AF7BBC" w:rsidRPr="00AF7BBC" w14:paraId="001F63CE" w14:textId="77777777" w:rsidTr="004606C9">
        <w:trPr>
          <w:trHeight w:val="397"/>
          <w:jc w:val="center"/>
        </w:trPr>
        <w:tc>
          <w:tcPr>
            <w:tcW w:w="1963" w:type="pct"/>
            <w:vAlign w:val="center"/>
          </w:tcPr>
          <w:p w14:paraId="0A4FA126"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归属于母公司的所有者权益合计</w:t>
            </w:r>
          </w:p>
        </w:tc>
        <w:tc>
          <w:tcPr>
            <w:tcW w:w="1494" w:type="pct"/>
            <w:vAlign w:val="center"/>
          </w:tcPr>
          <w:p w14:paraId="2BE5ECEC" w14:textId="6ED2A4DD"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2,822,406.21</w:t>
            </w:r>
          </w:p>
        </w:tc>
        <w:tc>
          <w:tcPr>
            <w:tcW w:w="1543" w:type="pct"/>
            <w:vAlign w:val="center"/>
          </w:tcPr>
          <w:p w14:paraId="2EBEE377"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2,773,443.01</w:t>
            </w:r>
          </w:p>
        </w:tc>
      </w:tr>
      <w:tr w:rsidR="00AF7BBC" w:rsidRPr="00AF7BBC" w14:paraId="292B64BF" w14:textId="77777777" w:rsidTr="004606C9">
        <w:trPr>
          <w:trHeight w:val="397"/>
          <w:jc w:val="center"/>
        </w:trPr>
        <w:tc>
          <w:tcPr>
            <w:tcW w:w="1963" w:type="pct"/>
            <w:vAlign w:val="center"/>
          </w:tcPr>
          <w:p w14:paraId="4F447A07" w14:textId="77777777" w:rsidR="00AF7BBC" w:rsidRPr="00AF7BBC" w:rsidRDefault="00AF7BBC" w:rsidP="00AF7BBC">
            <w:pPr>
              <w:widowControl/>
              <w:rPr>
                <w:rFonts w:ascii="Times New Roman" w:hAnsi="Times New Roman"/>
                <w:color w:val="000000"/>
                <w:kern w:val="0"/>
                <w:szCs w:val="21"/>
              </w:rPr>
            </w:pPr>
            <w:r w:rsidRPr="00AF7BBC">
              <w:rPr>
                <w:rFonts w:ascii="Times New Roman" w:hAnsi="Times New Roman"/>
                <w:color w:val="000000"/>
                <w:kern w:val="0"/>
                <w:szCs w:val="21"/>
              </w:rPr>
              <w:t>少数股东权益</w:t>
            </w:r>
          </w:p>
        </w:tc>
        <w:tc>
          <w:tcPr>
            <w:tcW w:w="1494" w:type="pct"/>
            <w:vAlign w:val="center"/>
          </w:tcPr>
          <w:p w14:paraId="110A2E1F" w14:textId="220BAA9F" w:rsidR="00AF7BBC" w:rsidRPr="00AF7BBC" w:rsidRDefault="00AF7BBC" w:rsidP="00AF7BBC">
            <w:pPr>
              <w:widowControl/>
              <w:jc w:val="right"/>
              <w:rPr>
                <w:rFonts w:ascii="Times New Roman" w:hAnsi="Times New Roman"/>
                <w:color w:val="000000"/>
                <w:kern w:val="0"/>
                <w:szCs w:val="21"/>
                <w:lang w:bidi="ar"/>
              </w:rPr>
            </w:pPr>
            <w:r w:rsidRPr="00AF7BBC">
              <w:rPr>
                <w:rFonts w:ascii="Times New Roman" w:hAnsi="Times New Roman"/>
                <w:color w:val="000000"/>
                <w:kern w:val="0"/>
                <w:szCs w:val="21"/>
              </w:rPr>
              <w:t>29,503.95</w:t>
            </w:r>
          </w:p>
        </w:tc>
        <w:tc>
          <w:tcPr>
            <w:tcW w:w="1543" w:type="pct"/>
            <w:vAlign w:val="center"/>
          </w:tcPr>
          <w:p w14:paraId="4E981960" w14:textId="77777777" w:rsidR="00AF7BBC" w:rsidRPr="00AF7BBC" w:rsidRDefault="00AF7BBC" w:rsidP="00AF7BBC">
            <w:pPr>
              <w:widowControl/>
              <w:jc w:val="right"/>
              <w:rPr>
                <w:rFonts w:ascii="Times New Roman" w:hAnsi="Times New Roman"/>
                <w:color w:val="000000"/>
                <w:kern w:val="0"/>
                <w:szCs w:val="21"/>
              </w:rPr>
            </w:pPr>
            <w:r w:rsidRPr="00AF7BBC">
              <w:rPr>
                <w:rFonts w:ascii="Times New Roman" w:hAnsi="Times New Roman"/>
                <w:color w:val="000000"/>
                <w:kern w:val="0"/>
                <w:szCs w:val="21"/>
                <w:lang w:bidi="ar"/>
              </w:rPr>
              <w:t>30,066.09</w:t>
            </w:r>
          </w:p>
        </w:tc>
      </w:tr>
      <w:tr w:rsidR="00AF7BBC" w:rsidRPr="00AF7BBC" w14:paraId="00E0DD41" w14:textId="77777777" w:rsidTr="004606C9">
        <w:trPr>
          <w:trHeight w:val="397"/>
          <w:jc w:val="center"/>
        </w:trPr>
        <w:tc>
          <w:tcPr>
            <w:tcW w:w="1963" w:type="pct"/>
            <w:vAlign w:val="center"/>
          </w:tcPr>
          <w:p w14:paraId="00C4AA17"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所有者权益合计</w:t>
            </w:r>
          </w:p>
        </w:tc>
        <w:tc>
          <w:tcPr>
            <w:tcW w:w="1494" w:type="pct"/>
            <w:vAlign w:val="center"/>
          </w:tcPr>
          <w:p w14:paraId="13BDD866" w14:textId="349D64D0"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rPr>
              <w:t>2,851,910.16</w:t>
            </w:r>
          </w:p>
        </w:tc>
        <w:tc>
          <w:tcPr>
            <w:tcW w:w="1543" w:type="pct"/>
            <w:vAlign w:val="center"/>
          </w:tcPr>
          <w:p w14:paraId="752382B1"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2,803,509.10</w:t>
            </w:r>
          </w:p>
        </w:tc>
      </w:tr>
      <w:tr w:rsidR="00AF7BBC" w:rsidRPr="009337DB" w14:paraId="05A21BBE" w14:textId="77777777" w:rsidTr="004606C9">
        <w:trPr>
          <w:trHeight w:val="397"/>
          <w:jc w:val="center"/>
        </w:trPr>
        <w:tc>
          <w:tcPr>
            <w:tcW w:w="1963" w:type="pct"/>
            <w:vAlign w:val="center"/>
          </w:tcPr>
          <w:p w14:paraId="4D94C6AD" w14:textId="77777777" w:rsidR="00AF7BBC" w:rsidRPr="00AF7BBC" w:rsidRDefault="00AF7BBC" w:rsidP="00AF7BBC">
            <w:pPr>
              <w:widowControl/>
              <w:rPr>
                <w:rFonts w:ascii="Times New Roman" w:hAnsi="Times New Roman"/>
                <w:b/>
                <w:color w:val="000000"/>
                <w:kern w:val="0"/>
                <w:szCs w:val="21"/>
              </w:rPr>
            </w:pPr>
            <w:r w:rsidRPr="00AF7BBC">
              <w:rPr>
                <w:rFonts w:ascii="Times New Roman" w:hAnsi="Times New Roman"/>
                <w:b/>
                <w:color w:val="000000"/>
                <w:kern w:val="0"/>
                <w:szCs w:val="21"/>
              </w:rPr>
              <w:t>负债和所有者权益总计</w:t>
            </w:r>
          </w:p>
        </w:tc>
        <w:tc>
          <w:tcPr>
            <w:tcW w:w="1494" w:type="pct"/>
            <w:vAlign w:val="center"/>
          </w:tcPr>
          <w:p w14:paraId="5F96C04D" w14:textId="15314B3E" w:rsidR="00AF7BBC" w:rsidRPr="00AF7BBC" w:rsidRDefault="00AF7BBC" w:rsidP="00AF7BBC">
            <w:pPr>
              <w:widowControl/>
              <w:jc w:val="right"/>
              <w:rPr>
                <w:rFonts w:ascii="Times New Roman" w:hAnsi="Times New Roman"/>
                <w:b/>
                <w:bCs/>
                <w:color w:val="000000"/>
                <w:kern w:val="0"/>
                <w:szCs w:val="21"/>
                <w:lang w:bidi="ar"/>
              </w:rPr>
            </w:pPr>
            <w:r w:rsidRPr="00AF7BBC">
              <w:rPr>
                <w:rFonts w:ascii="Times New Roman" w:hAnsi="Times New Roman"/>
                <w:b/>
                <w:bCs/>
                <w:color w:val="000000"/>
                <w:kern w:val="0"/>
                <w:szCs w:val="21"/>
              </w:rPr>
              <w:t>6,444,123.97</w:t>
            </w:r>
          </w:p>
        </w:tc>
        <w:tc>
          <w:tcPr>
            <w:tcW w:w="1543" w:type="pct"/>
            <w:vAlign w:val="center"/>
          </w:tcPr>
          <w:p w14:paraId="355C2D07" w14:textId="77777777" w:rsidR="00AF7BBC" w:rsidRPr="00AF7BBC" w:rsidRDefault="00AF7BBC" w:rsidP="00AF7BBC">
            <w:pPr>
              <w:widowControl/>
              <w:jc w:val="right"/>
              <w:rPr>
                <w:rFonts w:ascii="Times New Roman" w:hAnsi="Times New Roman"/>
                <w:b/>
                <w:bCs/>
                <w:color w:val="000000"/>
                <w:kern w:val="0"/>
                <w:szCs w:val="21"/>
              </w:rPr>
            </w:pPr>
            <w:r w:rsidRPr="00AF7BBC">
              <w:rPr>
                <w:rFonts w:ascii="Times New Roman" w:hAnsi="Times New Roman"/>
                <w:b/>
                <w:bCs/>
                <w:color w:val="000000"/>
                <w:kern w:val="0"/>
                <w:szCs w:val="21"/>
                <w:lang w:bidi="ar"/>
              </w:rPr>
              <w:t>6,794,708.01</w:t>
            </w:r>
          </w:p>
        </w:tc>
      </w:tr>
    </w:tbl>
    <w:p w14:paraId="370EF79B" w14:textId="090F0581"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2</w:t>
      </w:r>
      <w:r w:rsidRPr="00986418">
        <w:rPr>
          <w:rFonts w:ascii="Times New Roman" w:hAnsi="Times New Roman"/>
          <w:sz w:val="24"/>
          <w:lang w:val="zh-TW"/>
        </w:rPr>
        <w:t>）合并利润表</w:t>
      </w:r>
    </w:p>
    <w:p w14:paraId="543DB5E5"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6"/>
        <w:gridCol w:w="2197"/>
        <w:gridCol w:w="2193"/>
      </w:tblGrid>
      <w:tr w:rsidR="004606C9" w:rsidRPr="00986418" w14:paraId="61EA8FDD" w14:textId="77777777" w:rsidTr="00986418">
        <w:trPr>
          <w:trHeight w:val="340"/>
          <w:tblHeader/>
          <w:jc w:val="center"/>
        </w:trPr>
        <w:tc>
          <w:tcPr>
            <w:tcW w:w="2354" w:type="pct"/>
            <w:vAlign w:val="center"/>
          </w:tcPr>
          <w:p w14:paraId="5E78020F" w14:textId="77777777" w:rsidR="004606C9" w:rsidRPr="00986418" w:rsidRDefault="004606C9" w:rsidP="00653D99">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项目</w:t>
            </w:r>
          </w:p>
        </w:tc>
        <w:tc>
          <w:tcPr>
            <w:tcW w:w="1324" w:type="pct"/>
            <w:vAlign w:val="center"/>
          </w:tcPr>
          <w:p w14:paraId="3CF3DA8F" w14:textId="140B1C2C"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2025</w:t>
            </w:r>
            <w:r w:rsidRPr="00986418">
              <w:rPr>
                <w:rFonts w:ascii="Times New Roman" w:hAnsi="Times New Roman" w:hint="eastAsia"/>
                <w:b/>
                <w:color w:val="000000"/>
                <w:kern w:val="0"/>
                <w:szCs w:val="21"/>
              </w:rPr>
              <w:t>年度</w:t>
            </w:r>
          </w:p>
        </w:tc>
        <w:tc>
          <w:tcPr>
            <w:tcW w:w="1323" w:type="pct"/>
            <w:vAlign w:val="center"/>
          </w:tcPr>
          <w:p w14:paraId="72146302" w14:textId="77777777"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b/>
                <w:color w:val="000000"/>
                <w:kern w:val="0"/>
                <w:szCs w:val="21"/>
              </w:rPr>
              <w:t>2024</w:t>
            </w:r>
            <w:r w:rsidRPr="00986418">
              <w:rPr>
                <w:rFonts w:ascii="Times New Roman" w:hAnsi="Times New Roman"/>
                <w:b/>
                <w:color w:val="000000"/>
                <w:kern w:val="0"/>
                <w:szCs w:val="21"/>
              </w:rPr>
              <w:t>年</w:t>
            </w:r>
            <w:r w:rsidRPr="00986418">
              <w:rPr>
                <w:rFonts w:ascii="Times New Roman" w:hAnsi="Times New Roman" w:hint="eastAsia"/>
                <w:b/>
                <w:color w:val="000000"/>
                <w:kern w:val="0"/>
                <w:szCs w:val="21"/>
              </w:rPr>
              <w:t>度</w:t>
            </w:r>
          </w:p>
        </w:tc>
      </w:tr>
      <w:tr w:rsidR="00986418" w:rsidRPr="00986418" w14:paraId="22A9180F" w14:textId="77777777" w:rsidTr="00986418">
        <w:trPr>
          <w:trHeight w:val="340"/>
          <w:jc w:val="center"/>
        </w:trPr>
        <w:tc>
          <w:tcPr>
            <w:tcW w:w="2354" w:type="pct"/>
            <w:vAlign w:val="center"/>
          </w:tcPr>
          <w:p w14:paraId="7E9DEEA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一、营业总收入</w:t>
            </w:r>
          </w:p>
        </w:tc>
        <w:tc>
          <w:tcPr>
            <w:tcW w:w="1324" w:type="pct"/>
            <w:vAlign w:val="center"/>
          </w:tcPr>
          <w:p w14:paraId="0BD91639" w14:textId="3D687FFF" w:rsidR="00986418" w:rsidRPr="00986418" w:rsidRDefault="00986418" w:rsidP="00986418">
            <w:pPr>
              <w:widowControl/>
              <w:jc w:val="right"/>
              <w:textAlignment w:val="center"/>
              <w:rPr>
                <w:rFonts w:ascii="Times New Roman" w:hAnsi="Times New Roman"/>
                <w:b/>
                <w:color w:val="000000"/>
                <w:kern w:val="0"/>
                <w:szCs w:val="21"/>
              </w:rPr>
            </w:pPr>
            <w:r w:rsidRPr="00986418">
              <w:rPr>
                <w:rFonts w:ascii="Times New Roman" w:hAnsi="Times New Roman"/>
                <w:b/>
                <w:color w:val="000000"/>
                <w:kern w:val="0"/>
                <w:szCs w:val="21"/>
              </w:rPr>
              <w:t>342,590.80</w:t>
            </w:r>
          </w:p>
        </w:tc>
        <w:tc>
          <w:tcPr>
            <w:tcW w:w="1323" w:type="pct"/>
            <w:vAlign w:val="center"/>
          </w:tcPr>
          <w:p w14:paraId="223639F0" w14:textId="77777777" w:rsidR="00986418" w:rsidRPr="00986418" w:rsidRDefault="00986418" w:rsidP="00986418">
            <w:pPr>
              <w:widowControl/>
              <w:jc w:val="right"/>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533,548.93</w:t>
            </w:r>
          </w:p>
        </w:tc>
      </w:tr>
      <w:tr w:rsidR="00986418" w:rsidRPr="00986418" w14:paraId="379F5A92" w14:textId="77777777" w:rsidTr="00986418">
        <w:trPr>
          <w:trHeight w:val="340"/>
          <w:jc w:val="center"/>
        </w:trPr>
        <w:tc>
          <w:tcPr>
            <w:tcW w:w="2354" w:type="pct"/>
            <w:vAlign w:val="center"/>
          </w:tcPr>
          <w:p w14:paraId="4C0CBA6F"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二、营业总成本</w:t>
            </w:r>
          </w:p>
        </w:tc>
        <w:tc>
          <w:tcPr>
            <w:tcW w:w="1324" w:type="pct"/>
            <w:vAlign w:val="center"/>
          </w:tcPr>
          <w:p w14:paraId="1F591D00" w14:textId="6D032EC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color w:val="000000"/>
                <w:kern w:val="0"/>
                <w:szCs w:val="21"/>
              </w:rPr>
              <w:t>454,278.21</w:t>
            </w:r>
          </w:p>
        </w:tc>
        <w:tc>
          <w:tcPr>
            <w:tcW w:w="1323" w:type="pct"/>
            <w:vAlign w:val="center"/>
          </w:tcPr>
          <w:p w14:paraId="38BA595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683,830.06</w:t>
            </w:r>
          </w:p>
        </w:tc>
      </w:tr>
      <w:tr w:rsidR="00986418" w:rsidRPr="00986418" w14:paraId="2373D8CF" w14:textId="77777777" w:rsidTr="00986418">
        <w:trPr>
          <w:trHeight w:val="340"/>
          <w:jc w:val="center"/>
        </w:trPr>
        <w:tc>
          <w:tcPr>
            <w:tcW w:w="2354" w:type="pct"/>
            <w:vAlign w:val="center"/>
          </w:tcPr>
          <w:p w14:paraId="7762580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其中：营业成本</w:t>
            </w:r>
          </w:p>
        </w:tc>
        <w:tc>
          <w:tcPr>
            <w:tcW w:w="1324" w:type="pct"/>
            <w:vAlign w:val="center"/>
          </w:tcPr>
          <w:p w14:paraId="12D8A95E" w14:textId="2E25892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300,224.25</w:t>
            </w:r>
          </w:p>
        </w:tc>
        <w:tc>
          <w:tcPr>
            <w:tcW w:w="1323" w:type="pct"/>
            <w:vAlign w:val="center"/>
          </w:tcPr>
          <w:p w14:paraId="1CE628E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489,019.81</w:t>
            </w:r>
          </w:p>
        </w:tc>
      </w:tr>
      <w:tr w:rsidR="00986418" w:rsidRPr="00986418" w14:paraId="688E15FD" w14:textId="77777777" w:rsidTr="00986418">
        <w:trPr>
          <w:trHeight w:val="340"/>
          <w:jc w:val="center"/>
        </w:trPr>
        <w:tc>
          <w:tcPr>
            <w:tcW w:w="2354" w:type="pct"/>
            <w:vAlign w:val="center"/>
          </w:tcPr>
          <w:p w14:paraId="2E515551"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税金及附加</w:t>
            </w:r>
          </w:p>
        </w:tc>
        <w:tc>
          <w:tcPr>
            <w:tcW w:w="1324" w:type="pct"/>
            <w:vAlign w:val="center"/>
          </w:tcPr>
          <w:p w14:paraId="0142CF49" w14:textId="710AFAA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25,468.29</w:t>
            </w:r>
          </w:p>
        </w:tc>
        <w:tc>
          <w:tcPr>
            <w:tcW w:w="1323" w:type="pct"/>
            <w:vAlign w:val="center"/>
          </w:tcPr>
          <w:p w14:paraId="7B16C23D"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52,273.21</w:t>
            </w:r>
          </w:p>
        </w:tc>
      </w:tr>
      <w:tr w:rsidR="00986418" w:rsidRPr="00986418" w14:paraId="739CE81F" w14:textId="77777777" w:rsidTr="00986418">
        <w:trPr>
          <w:trHeight w:val="340"/>
          <w:jc w:val="center"/>
        </w:trPr>
        <w:tc>
          <w:tcPr>
            <w:tcW w:w="2354" w:type="pct"/>
            <w:vAlign w:val="center"/>
          </w:tcPr>
          <w:p w14:paraId="2DEE6A5F"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销售费用</w:t>
            </w:r>
          </w:p>
        </w:tc>
        <w:tc>
          <w:tcPr>
            <w:tcW w:w="1324" w:type="pct"/>
            <w:vAlign w:val="center"/>
          </w:tcPr>
          <w:p w14:paraId="2E7381B9" w14:textId="4D3DB01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215.54</w:t>
            </w:r>
          </w:p>
        </w:tc>
        <w:tc>
          <w:tcPr>
            <w:tcW w:w="1323" w:type="pct"/>
            <w:vAlign w:val="center"/>
          </w:tcPr>
          <w:p w14:paraId="20446D6D"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858.40</w:t>
            </w:r>
          </w:p>
        </w:tc>
      </w:tr>
      <w:tr w:rsidR="00986418" w:rsidRPr="00986418" w14:paraId="5D8A6D05" w14:textId="77777777" w:rsidTr="00986418">
        <w:trPr>
          <w:trHeight w:val="340"/>
          <w:jc w:val="center"/>
        </w:trPr>
        <w:tc>
          <w:tcPr>
            <w:tcW w:w="2354" w:type="pct"/>
            <w:vAlign w:val="center"/>
          </w:tcPr>
          <w:p w14:paraId="6581D4E3"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lastRenderedPageBreak/>
              <w:t>管理费用</w:t>
            </w:r>
          </w:p>
        </w:tc>
        <w:tc>
          <w:tcPr>
            <w:tcW w:w="1324" w:type="pct"/>
            <w:vAlign w:val="center"/>
          </w:tcPr>
          <w:p w14:paraId="40D0EA65" w14:textId="5298D51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3,490.12</w:t>
            </w:r>
          </w:p>
        </w:tc>
        <w:tc>
          <w:tcPr>
            <w:tcW w:w="1323" w:type="pct"/>
            <w:vAlign w:val="center"/>
          </w:tcPr>
          <w:p w14:paraId="29BD0E0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3,996.27</w:t>
            </w:r>
          </w:p>
        </w:tc>
      </w:tr>
      <w:tr w:rsidR="00986418" w:rsidRPr="00986418" w14:paraId="56ACB984" w14:textId="77777777" w:rsidTr="00986418">
        <w:trPr>
          <w:trHeight w:val="340"/>
          <w:jc w:val="center"/>
        </w:trPr>
        <w:tc>
          <w:tcPr>
            <w:tcW w:w="2354" w:type="pct"/>
            <w:vAlign w:val="center"/>
          </w:tcPr>
          <w:p w14:paraId="22854E3B"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研发费用</w:t>
            </w:r>
          </w:p>
        </w:tc>
        <w:tc>
          <w:tcPr>
            <w:tcW w:w="1324" w:type="pct"/>
            <w:vAlign w:val="center"/>
          </w:tcPr>
          <w:p w14:paraId="6F16F91C" w14:textId="4C33CDC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hint="eastAsia"/>
                <w:bCs/>
                <w:color w:val="000000"/>
                <w:kern w:val="0"/>
                <w:szCs w:val="21"/>
              </w:rPr>
              <w:t>-</w:t>
            </w:r>
          </w:p>
        </w:tc>
        <w:tc>
          <w:tcPr>
            <w:tcW w:w="1323" w:type="pct"/>
            <w:vAlign w:val="center"/>
          </w:tcPr>
          <w:p w14:paraId="5F5F928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397E7FD0" w14:textId="77777777" w:rsidTr="00986418">
        <w:trPr>
          <w:trHeight w:val="340"/>
          <w:jc w:val="center"/>
        </w:trPr>
        <w:tc>
          <w:tcPr>
            <w:tcW w:w="2354" w:type="pct"/>
            <w:vAlign w:val="center"/>
          </w:tcPr>
          <w:p w14:paraId="3B55D1FF"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财务费用</w:t>
            </w:r>
          </w:p>
        </w:tc>
        <w:tc>
          <w:tcPr>
            <w:tcW w:w="1324" w:type="pct"/>
            <w:vAlign w:val="center"/>
          </w:tcPr>
          <w:p w14:paraId="666603B1" w14:textId="7A6A909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124,880.01</w:t>
            </w:r>
          </w:p>
        </w:tc>
        <w:tc>
          <w:tcPr>
            <w:tcW w:w="1323" w:type="pct"/>
            <w:vAlign w:val="center"/>
          </w:tcPr>
          <w:p w14:paraId="72A89841"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137,682.37</w:t>
            </w:r>
          </w:p>
        </w:tc>
      </w:tr>
      <w:tr w:rsidR="00986418" w:rsidRPr="00986418" w14:paraId="2D969F5F" w14:textId="77777777" w:rsidTr="00986418">
        <w:trPr>
          <w:trHeight w:val="340"/>
          <w:jc w:val="center"/>
        </w:trPr>
        <w:tc>
          <w:tcPr>
            <w:tcW w:w="2354" w:type="pct"/>
            <w:vAlign w:val="center"/>
          </w:tcPr>
          <w:p w14:paraId="44FA28ED"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加：其他收益</w:t>
            </w:r>
          </w:p>
        </w:tc>
        <w:tc>
          <w:tcPr>
            <w:tcW w:w="1324" w:type="pct"/>
            <w:vAlign w:val="center"/>
          </w:tcPr>
          <w:p w14:paraId="4C00E82F" w14:textId="6539619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170,935.79</w:t>
            </w:r>
          </w:p>
        </w:tc>
        <w:tc>
          <w:tcPr>
            <w:tcW w:w="1323" w:type="pct"/>
            <w:vAlign w:val="center"/>
          </w:tcPr>
          <w:p w14:paraId="59D835F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179,588.07</w:t>
            </w:r>
          </w:p>
        </w:tc>
      </w:tr>
      <w:tr w:rsidR="00986418" w:rsidRPr="00986418" w14:paraId="57F0CE72" w14:textId="77777777" w:rsidTr="00986418">
        <w:trPr>
          <w:trHeight w:val="340"/>
          <w:jc w:val="center"/>
        </w:trPr>
        <w:tc>
          <w:tcPr>
            <w:tcW w:w="2354" w:type="pct"/>
            <w:vAlign w:val="center"/>
          </w:tcPr>
          <w:p w14:paraId="066CD4B6" w14:textId="77777777" w:rsidR="00986418" w:rsidRPr="00986418" w:rsidRDefault="00986418" w:rsidP="00986418">
            <w:pPr>
              <w:widowControl/>
              <w:ind w:firstLineChars="300" w:firstLine="630"/>
              <w:textAlignment w:val="center"/>
              <w:rPr>
                <w:rFonts w:ascii="Times New Roman" w:hAnsi="Times New Roman"/>
                <w:color w:val="000000"/>
                <w:kern w:val="0"/>
                <w:szCs w:val="21"/>
              </w:rPr>
            </w:pPr>
            <w:r w:rsidRPr="00986418">
              <w:rPr>
                <w:rFonts w:ascii="Times New Roman" w:hAnsi="Times New Roman"/>
                <w:color w:val="000000"/>
                <w:kern w:val="0"/>
                <w:szCs w:val="21"/>
              </w:rPr>
              <w:t>投资收益（损失以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1828EB63" w14:textId="6560F5C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12,631.98</w:t>
            </w:r>
          </w:p>
        </w:tc>
        <w:tc>
          <w:tcPr>
            <w:tcW w:w="1323" w:type="pct"/>
            <w:vAlign w:val="center"/>
          </w:tcPr>
          <w:p w14:paraId="74DB015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8,550.12</w:t>
            </w:r>
          </w:p>
        </w:tc>
      </w:tr>
      <w:tr w:rsidR="00986418" w:rsidRPr="00986418" w14:paraId="3840E5F6" w14:textId="77777777" w:rsidTr="00986418">
        <w:trPr>
          <w:trHeight w:val="340"/>
          <w:jc w:val="center"/>
        </w:trPr>
        <w:tc>
          <w:tcPr>
            <w:tcW w:w="2354" w:type="pct"/>
            <w:vAlign w:val="center"/>
          </w:tcPr>
          <w:p w14:paraId="4C2CD0DE"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其中：对联营企业和合营企业的投资收益</w:t>
            </w:r>
          </w:p>
        </w:tc>
        <w:tc>
          <w:tcPr>
            <w:tcW w:w="1324" w:type="pct"/>
            <w:shd w:val="clear" w:color="auto" w:fill="FFFFFF"/>
            <w:vAlign w:val="center"/>
          </w:tcPr>
          <w:p w14:paraId="6E55AC3D" w14:textId="53C1C80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Cs/>
                <w:color w:val="000000"/>
                <w:kern w:val="0"/>
                <w:szCs w:val="21"/>
              </w:rPr>
              <w:t>2,394.11</w:t>
            </w:r>
          </w:p>
        </w:tc>
        <w:tc>
          <w:tcPr>
            <w:tcW w:w="1323" w:type="pct"/>
            <w:shd w:val="clear" w:color="auto" w:fill="FFFFFF"/>
            <w:vAlign w:val="center"/>
          </w:tcPr>
          <w:p w14:paraId="67BD86F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2,759.89</w:t>
            </w:r>
          </w:p>
        </w:tc>
      </w:tr>
      <w:tr w:rsidR="00986418" w:rsidRPr="00986418" w14:paraId="1BFAB9D8" w14:textId="77777777" w:rsidTr="00986418">
        <w:trPr>
          <w:trHeight w:val="340"/>
          <w:jc w:val="center"/>
        </w:trPr>
        <w:tc>
          <w:tcPr>
            <w:tcW w:w="2354" w:type="pct"/>
            <w:vAlign w:val="center"/>
          </w:tcPr>
          <w:p w14:paraId="2CC2D0D5"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color w:val="000000"/>
                <w:kern w:val="0"/>
                <w:szCs w:val="21"/>
              </w:rPr>
              <w:t>公允价值变动收益（损失以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48D23346" w14:textId="4C23B498"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1,422.99</w:t>
            </w:r>
          </w:p>
        </w:tc>
        <w:tc>
          <w:tcPr>
            <w:tcW w:w="1323" w:type="pct"/>
            <w:shd w:val="clear" w:color="auto" w:fill="FFFFFF"/>
            <w:vAlign w:val="center"/>
          </w:tcPr>
          <w:p w14:paraId="4305F19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8,007.36</w:t>
            </w:r>
          </w:p>
        </w:tc>
      </w:tr>
      <w:tr w:rsidR="00986418" w:rsidRPr="00986418" w14:paraId="6C95641D" w14:textId="77777777" w:rsidTr="00986418">
        <w:trPr>
          <w:trHeight w:val="340"/>
          <w:jc w:val="center"/>
        </w:trPr>
        <w:tc>
          <w:tcPr>
            <w:tcW w:w="2354" w:type="pct"/>
            <w:vAlign w:val="center"/>
          </w:tcPr>
          <w:p w14:paraId="7CB84F42"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color w:val="000000"/>
                <w:kern w:val="0"/>
                <w:szCs w:val="21"/>
              </w:rPr>
              <w:t>信用减值损失（损失以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45C5953B" w14:textId="10D4155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-22.09</w:t>
            </w:r>
          </w:p>
        </w:tc>
        <w:tc>
          <w:tcPr>
            <w:tcW w:w="1323" w:type="pct"/>
            <w:shd w:val="clear" w:color="auto" w:fill="FFFFFF"/>
            <w:vAlign w:val="center"/>
          </w:tcPr>
          <w:p w14:paraId="47FAD4D2"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-1.06</w:t>
            </w:r>
          </w:p>
        </w:tc>
      </w:tr>
      <w:tr w:rsidR="00986418" w:rsidRPr="00986418" w14:paraId="0369262F" w14:textId="77777777" w:rsidTr="00986418">
        <w:trPr>
          <w:trHeight w:val="340"/>
          <w:jc w:val="center"/>
        </w:trPr>
        <w:tc>
          <w:tcPr>
            <w:tcW w:w="2354" w:type="pct"/>
            <w:vAlign w:val="center"/>
          </w:tcPr>
          <w:p w14:paraId="3A2EADF0"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资产处置收益（损失以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shd w:val="clear" w:color="auto" w:fill="FFFFFF"/>
            <w:vAlign w:val="center"/>
          </w:tcPr>
          <w:p w14:paraId="2BD39E57" w14:textId="3342A60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-19.72</w:t>
            </w:r>
          </w:p>
        </w:tc>
        <w:tc>
          <w:tcPr>
            <w:tcW w:w="1323" w:type="pct"/>
            <w:shd w:val="clear" w:color="auto" w:fill="FFFFFF"/>
            <w:vAlign w:val="center"/>
          </w:tcPr>
          <w:p w14:paraId="706E346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-351.70</w:t>
            </w:r>
          </w:p>
        </w:tc>
      </w:tr>
      <w:tr w:rsidR="00986418" w:rsidRPr="00986418" w14:paraId="691E3F29" w14:textId="77777777" w:rsidTr="00986418">
        <w:trPr>
          <w:trHeight w:val="340"/>
          <w:jc w:val="center"/>
        </w:trPr>
        <w:tc>
          <w:tcPr>
            <w:tcW w:w="2354" w:type="pct"/>
            <w:vAlign w:val="center"/>
          </w:tcPr>
          <w:p w14:paraId="73EA91B8"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三、营业利润</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08E525FA" w14:textId="1EE95AE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73,261.54</w:t>
            </w:r>
          </w:p>
        </w:tc>
        <w:tc>
          <w:tcPr>
            <w:tcW w:w="1323" w:type="pct"/>
            <w:vAlign w:val="center"/>
          </w:tcPr>
          <w:p w14:paraId="59EE8B1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45,511.65</w:t>
            </w:r>
          </w:p>
        </w:tc>
      </w:tr>
      <w:tr w:rsidR="00986418" w:rsidRPr="00986418" w14:paraId="59357740" w14:textId="77777777" w:rsidTr="00986418">
        <w:trPr>
          <w:trHeight w:val="340"/>
          <w:jc w:val="center"/>
        </w:trPr>
        <w:tc>
          <w:tcPr>
            <w:tcW w:w="2354" w:type="pct"/>
            <w:vAlign w:val="center"/>
          </w:tcPr>
          <w:p w14:paraId="4869F849"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加：营业外收入</w:t>
            </w:r>
          </w:p>
        </w:tc>
        <w:tc>
          <w:tcPr>
            <w:tcW w:w="1324" w:type="pct"/>
            <w:vAlign w:val="center"/>
          </w:tcPr>
          <w:p w14:paraId="2466F40B" w14:textId="795208E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40.90</w:t>
            </w:r>
          </w:p>
        </w:tc>
        <w:tc>
          <w:tcPr>
            <w:tcW w:w="1323" w:type="pct"/>
            <w:vAlign w:val="center"/>
          </w:tcPr>
          <w:p w14:paraId="1CAD169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11.55</w:t>
            </w:r>
          </w:p>
        </w:tc>
      </w:tr>
      <w:tr w:rsidR="00986418" w:rsidRPr="00986418" w14:paraId="49E96C5A" w14:textId="77777777" w:rsidTr="00986418">
        <w:trPr>
          <w:trHeight w:val="340"/>
          <w:jc w:val="center"/>
        </w:trPr>
        <w:tc>
          <w:tcPr>
            <w:tcW w:w="2354" w:type="pct"/>
            <w:vAlign w:val="center"/>
          </w:tcPr>
          <w:p w14:paraId="732CAAE3"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减：营业外支出</w:t>
            </w:r>
          </w:p>
        </w:tc>
        <w:tc>
          <w:tcPr>
            <w:tcW w:w="1324" w:type="pct"/>
            <w:vAlign w:val="center"/>
          </w:tcPr>
          <w:p w14:paraId="13A4C219" w14:textId="5B2C080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15,718.37</w:t>
            </w:r>
          </w:p>
        </w:tc>
        <w:tc>
          <w:tcPr>
            <w:tcW w:w="1323" w:type="pct"/>
            <w:vAlign w:val="center"/>
          </w:tcPr>
          <w:p w14:paraId="32B707D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7,084.31</w:t>
            </w:r>
          </w:p>
        </w:tc>
      </w:tr>
      <w:tr w:rsidR="00986418" w:rsidRPr="00986418" w14:paraId="5EBB9625" w14:textId="77777777" w:rsidTr="00986418">
        <w:trPr>
          <w:trHeight w:val="340"/>
          <w:jc w:val="center"/>
        </w:trPr>
        <w:tc>
          <w:tcPr>
            <w:tcW w:w="2354" w:type="pct"/>
            <w:vAlign w:val="center"/>
          </w:tcPr>
          <w:p w14:paraId="1AEE9C3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四、利润总额</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4EEB32C2" w14:textId="433C5E9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57,584.07</w:t>
            </w:r>
          </w:p>
        </w:tc>
        <w:tc>
          <w:tcPr>
            <w:tcW w:w="1323" w:type="pct"/>
            <w:vAlign w:val="center"/>
          </w:tcPr>
          <w:p w14:paraId="30071B5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38,438.90</w:t>
            </w:r>
          </w:p>
        </w:tc>
      </w:tr>
      <w:tr w:rsidR="00986418" w:rsidRPr="00986418" w14:paraId="410522C5" w14:textId="77777777" w:rsidTr="00986418">
        <w:trPr>
          <w:trHeight w:val="340"/>
          <w:jc w:val="center"/>
        </w:trPr>
        <w:tc>
          <w:tcPr>
            <w:tcW w:w="2354" w:type="pct"/>
            <w:vAlign w:val="center"/>
          </w:tcPr>
          <w:p w14:paraId="5D7BF0C4" w14:textId="77777777" w:rsidR="00986418" w:rsidRPr="00986418" w:rsidRDefault="00986418" w:rsidP="00986418">
            <w:pPr>
              <w:widowControl/>
              <w:ind w:firstLineChars="100" w:firstLine="210"/>
              <w:textAlignment w:val="center"/>
              <w:rPr>
                <w:rFonts w:ascii="Times New Roman" w:hAnsi="Times New Roman"/>
                <w:color w:val="000000"/>
                <w:kern w:val="0"/>
                <w:szCs w:val="21"/>
              </w:rPr>
            </w:pPr>
            <w:r w:rsidRPr="00986418">
              <w:rPr>
                <w:rFonts w:ascii="Times New Roman" w:hAnsi="Times New Roman"/>
                <w:color w:val="000000"/>
                <w:kern w:val="0"/>
                <w:szCs w:val="21"/>
              </w:rPr>
              <w:t>减：所得税</w:t>
            </w:r>
          </w:p>
        </w:tc>
        <w:tc>
          <w:tcPr>
            <w:tcW w:w="1324" w:type="pct"/>
            <w:vAlign w:val="center"/>
          </w:tcPr>
          <w:p w14:paraId="76D07B8C" w14:textId="7E059839"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87.14</w:t>
            </w:r>
          </w:p>
        </w:tc>
        <w:tc>
          <w:tcPr>
            <w:tcW w:w="1323" w:type="pct"/>
            <w:vAlign w:val="center"/>
          </w:tcPr>
          <w:p w14:paraId="37209CB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373.78</w:t>
            </w:r>
          </w:p>
        </w:tc>
      </w:tr>
      <w:tr w:rsidR="00986418" w:rsidRPr="00986418" w14:paraId="32D74837" w14:textId="77777777" w:rsidTr="00986418">
        <w:trPr>
          <w:trHeight w:val="340"/>
          <w:jc w:val="center"/>
        </w:trPr>
        <w:tc>
          <w:tcPr>
            <w:tcW w:w="2354" w:type="pct"/>
            <w:vAlign w:val="center"/>
          </w:tcPr>
          <w:p w14:paraId="7D13B3B5"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五、净利润</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亏损以</w:t>
            </w:r>
            <w:r w:rsidRPr="00986418">
              <w:rPr>
                <w:rFonts w:ascii="Times New Roman" w:hAnsi="Times New Roman"/>
                <w:b/>
                <w:bCs/>
                <w:color w:val="000000"/>
                <w:kern w:val="0"/>
                <w:szCs w:val="21"/>
              </w:rPr>
              <w:t>-</w:t>
            </w:r>
            <w:r w:rsidRPr="00986418">
              <w:rPr>
                <w:rFonts w:ascii="Times New Roman" w:hAnsi="Times New Roman"/>
                <w:b/>
                <w:bCs/>
                <w:color w:val="000000"/>
                <w:kern w:val="0"/>
                <w:szCs w:val="21"/>
              </w:rPr>
              <w:t>号填列</w:t>
            </w:r>
            <w:r w:rsidRPr="00986418">
              <w:rPr>
                <w:rFonts w:ascii="Times New Roman" w:hAnsi="Times New Roman"/>
                <w:b/>
                <w:bCs/>
                <w:color w:val="000000"/>
                <w:kern w:val="0"/>
                <w:szCs w:val="21"/>
              </w:rPr>
              <w:t>)</w:t>
            </w:r>
          </w:p>
        </w:tc>
        <w:tc>
          <w:tcPr>
            <w:tcW w:w="1324" w:type="pct"/>
            <w:vAlign w:val="center"/>
          </w:tcPr>
          <w:p w14:paraId="77E22647" w14:textId="37ADCCF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lang w:bidi="ar"/>
              </w:rPr>
              <w:t>57,496.94</w:t>
            </w:r>
          </w:p>
        </w:tc>
        <w:tc>
          <w:tcPr>
            <w:tcW w:w="1323" w:type="pct"/>
            <w:vAlign w:val="center"/>
          </w:tcPr>
          <w:p w14:paraId="39E377F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38,065.12</w:t>
            </w:r>
          </w:p>
        </w:tc>
      </w:tr>
      <w:tr w:rsidR="00986418" w:rsidRPr="00986418" w14:paraId="10410254" w14:textId="77777777" w:rsidTr="00986418">
        <w:trPr>
          <w:trHeight w:val="340"/>
          <w:jc w:val="center"/>
        </w:trPr>
        <w:tc>
          <w:tcPr>
            <w:tcW w:w="2354" w:type="pct"/>
            <w:vAlign w:val="center"/>
          </w:tcPr>
          <w:p w14:paraId="07FA27B2"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（一）按经营持续性分类：</w:t>
            </w:r>
          </w:p>
        </w:tc>
        <w:tc>
          <w:tcPr>
            <w:tcW w:w="1324" w:type="pct"/>
            <w:vAlign w:val="center"/>
          </w:tcPr>
          <w:p w14:paraId="22D1969B" w14:textId="77777777"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5D8B81F6"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6C48BCDF" w14:textId="77777777" w:rsidTr="00986418">
        <w:trPr>
          <w:trHeight w:val="340"/>
          <w:jc w:val="center"/>
        </w:trPr>
        <w:tc>
          <w:tcPr>
            <w:tcW w:w="2354" w:type="pct"/>
            <w:vAlign w:val="center"/>
          </w:tcPr>
          <w:p w14:paraId="29031A8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1</w:t>
            </w:r>
            <w:r w:rsidRPr="00986418">
              <w:rPr>
                <w:rFonts w:ascii="Times New Roman" w:hAnsi="Times New Roman"/>
                <w:color w:val="000000"/>
                <w:kern w:val="0"/>
                <w:szCs w:val="21"/>
              </w:rPr>
              <w:t>、持续经营净利润（净亏损以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771E3204" w14:textId="219C651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57,496.94</w:t>
            </w:r>
          </w:p>
        </w:tc>
        <w:tc>
          <w:tcPr>
            <w:tcW w:w="1323" w:type="pct"/>
            <w:vAlign w:val="center"/>
          </w:tcPr>
          <w:p w14:paraId="5C71B664"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38,065.12</w:t>
            </w:r>
          </w:p>
        </w:tc>
      </w:tr>
      <w:tr w:rsidR="00986418" w:rsidRPr="00986418" w14:paraId="5A45534F" w14:textId="77777777" w:rsidTr="00986418">
        <w:trPr>
          <w:trHeight w:val="340"/>
          <w:jc w:val="center"/>
        </w:trPr>
        <w:tc>
          <w:tcPr>
            <w:tcW w:w="2354" w:type="pct"/>
            <w:vAlign w:val="center"/>
          </w:tcPr>
          <w:p w14:paraId="3D82ADC6"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2</w:t>
            </w:r>
            <w:r w:rsidRPr="00986418">
              <w:rPr>
                <w:rFonts w:ascii="Times New Roman" w:hAnsi="Times New Roman"/>
                <w:color w:val="000000"/>
                <w:kern w:val="0"/>
                <w:szCs w:val="21"/>
              </w:rPr>
              <w:t>、终止经营净利润（净亏损以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59515B05" w14:textId="0D12BECD"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211DC3B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4D85B46D" w14:textId="77777777" w:rsidTr="00986418">
        <w:trPr>
          <w:trHeight w:val="340"/>
          <w:jc w:val="center"/>
        </w:trPr>
        <w:tc>
          <w:tcPr>
            <w:tcW w:w="2354" w:type="pct"/>
            <w:vAlign w:val="center"/>
          </w:tcPr>
          <w:p w14:paraId="3099E015"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（二）按所有权归属分类：</w:t>
            </w:r>
          </w:p>
        </w:tc>
        <w:tc>
          <w:tcPr>
            <w:tcW w:w="1324" w:type="pct"/>
            <w:vAlign w:val="center"/>
          </w:tcPr>
          <w:p w14:paraId="1A364C10" w14:textId="77777777" w:rsidR="00986418" w:rsidRPr="00986418" w:rsidRDefault="00986418" w:rsidP="00986418">
            <w:pPr>
              <w:widowControl/>
              <w:jc w:val="right"/>
              <w:textAlignment w:val="center"/>
              <w:rPr>
                <w:rFonts w:ascii="Times New Roman" w:hAnsi="Times New Roman"/>
                <w:color w:val="000000"/>
                <w:kern w:val="0"/>
                <w:szCs w:val="21"/>
                <w:lang w:bidi="ar"/>
              </w:rPr>
            </w:pPr>
          </w:p>
        </w:tc>
        <w:tc>
          <w:tcPr>
            <w:tcW w:w="1323" w:type="pct"/>
            <w:vAlign w:val="center"/>
          </w:tcPr>
          <w:p w14:paraId="3010D1C3"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5D859141" w14:textId="77777777" w:rsidTr="00986418">
        <w:trPr>
          <w:trHeight w:val="340"/>
          <w:jc w:val="center"/>
        </w:trPr>
        <w:tc>
          <w:tcPr>
            <w:tcW w:w="2354" w:type="pct"/>
            <w:vAlign w:val="center"/>
          </w:tcPr>
          <w:p w14:paraId="1D67A31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1</w:t>
            </w:r>
            <w:r w:rsidRPr="00986418">
              <w:rPr>
                <w:rFonts w:ascii="Times New Roman" w:hAnsi="Times New Roman"/>
                <w:color w:val="000000"/>
                <w:kern w:val="0"/>
                <w:szCs w:val="21"/>
              </w:rPr>
              <w:t>、归属于母公司股东的净利润（净亏损以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2BE8C655" w14:textId="07DDE80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57,421.49</w:t>
            </w:r>
          </w:p>
        </w:tc>
        <w:tc>
          <w:tcPr>
            <w:tcW w:w="1323" w:type="pct"/>
            <w:vAlign w:val="center"/>
          </w:tcPr>
          <w:p w14:paraId="1C0D72F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37,475.46</w:t>
            </w:r>
          </w:p>
        </w:tc>
      </w:tr>
      <w:tr w:rsidR="00986418" w:rsidRPr="00986418" w14:paraId="297DC1BA" w14:textId="77777777" w:rsidTr="00986418">
        <w:trPr>
          <w:trHeight w:val="340"/>
          <w:jc w:val="center"/>
        </w:trPr>
        <w:tc>
          <w:tcPr>
            <w:tcW w:w="2354" w:type="pct"/>
            <w:vAlign w:val="center"/>
          </w:tcPr>
          <w:p w14:paraId="68225323"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2</w:t>
            </w:r>
            <w:r w:rsidRPr="00986418">
              <w:rPr>
                <w:rFonts w:ascii="Times New Roman" w:hAnsi="Times New Roman"/>
                <w:color w:val="000000"/>
                <w:kern w:val="0"/>
                <w:szCs w:val="21"/>
              </w:rPr>
              <w:t>、少数股东损益（净亏损以</w:t>
            </w:r>
            <w:r w:rsidRPr="00986418">
              <w:rPr>
                <w:rFonts w:ascii="Times New Roman" w:hAnsi="Times New Roman"/>
                <w:color w:val="000000"/>
                <w:kern w:val="0"/>
                <w:szCs w:val="21"/>
              </w:rPr>
              <w:t>“-”</w:t>
            </w:r>
            <w:r w:rsidRPr="00986418">
              <w:rPr>
                <w:rFonts w:ascii="Times New Roman" w:hAnsi="Times New Roman"/>
                <w:color w:val="000000"/>
                <w:kern w:val="0"/>
                <w:szCs w:val="21"/>
              </w:rPr>
              <w:t>号填列）</w:t>
            </w:r>
          </w:p>
        </w:tc>
        <w:tc>
          <w:tcPr>
            <w:tcW w:w="1324" w:type="pct"/>
            <w:vAlign w:val="center"/>
          </w:tcPr>
          <w:p w14:paraId="07DC4E78" w14:textId="671B773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75.44</w:t>
            </w:r>
          </w:p>
        </w:tc>
        <w:tc>
          <w:tcPr>
            <w:tcW w:w="1323" w:type="pct"/>
            <w:vAlign w:val="center"/>
          </w:tcPr>
          <w:p w14:paraId="29BB0286"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589.66</w:t>
            </w:r>
          </w:p>
        </w:tc>
      </w:tr>
      <w:tr w:rsidR="00986418" w:rsidRPr="00986418" w14:paraId="6FC32E7F" w14:textId="77777777" w:rsidTr="00986418">
        <w:trPr>
          <w:trHeight w:val="340"/>
          <w:jc w:val="center"/>
        </w:trPr>
        <w:tc>
          <w:tcPr>
            <w:tcW w:w="2354" w:type="pct"/>
            <w:vAlign w:val="center"/>
          </w:tcPr>
          <w:p w14:paraId="587DBE0E"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六、其他综合收益的税后净额</w:t>
            </w:r>
          </w:p>
        </w:tc>
        <w:tc>
          <w:tcPr>
            <w:tcW w:w="1324" w:type="pct"/>
            <w:vAlign w:val="center"/>
          </w:tcPr>
          <w:p w14:paraId="6AF115D8" w14:textId="23B9399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lang w:bidi="ar"/>
              </w:rPr>
              <w:t>-5,004.19</w:t>
            </w:r>
          </w:p>
        </w:tc>
        <w:tc>
          <w:tcPr>
            <w:tcW w:w="1323" w:type="pct"/>
            <w:vAlign w:val="center"/>
          </w:tcPr>
          <w:p w14:paraId="3DDFFBDA"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-10,384.68</w:t>
            </w:r>
          </w:p>
        </w:tc>
      </w:tr>
      <w:tr w:rsidR="00986418" w:rsidRPr="00986418" w14:paraId="7E6317A3" w14:textId="77777777" w:rsidTr="00986418">
        <w:trPr>
          <w:trHeight w:val="340"/>
          <w:jc w:val="center"/>
        </w:trPr>
        <w:tc>
          <w:tcPr>
            <w:tcW w:w="2354" w:type="pct"/>
            <w:vAlign w:val="center"/>
          </w:tcPr>
          <w:p w14:paraId="2DDB9F9F"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七、综合收益总额</w:t>
            </w:r>
          </w:p>
        </w:tc>
        <w:tc>
          <w:tcPr>
            <w:tcW w:w="1324" w:type="pct"/>
            <w:vAlign w:val="center"/>
          </w:tcPr>
          <w:p w14:paraId="5D875660" w14:textId="13E25F8C"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lang w:bidi="ar"/>
              </w:rPr>
              <w:t>52,492.75</w:t>
            </w:r>
          </w:p>
        </w:tc>
        <w:tc>
          <w:tcPr>
            <w:tcW w:w="1323" w:type="pct"/>
            <w:vAlign w:val="center"/>
          </w:tcPr>
          <w:p w14:paraId="2C0982E2"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27,680.43</w:t>
            </w:r>
          </w:p>
        </w:tc>
      </w:tr>
      <w:tr w:rsidR="00986418" w:rsidRPr="00986418" w14:paraId="070EA83E" w14:textId="77777777" w:rsidTr="00986418">
        <w:trPr>
          <w:trHeight w:val="340"/>
          <w:jc w:val="center"/>
        </w:trPr>
        <w:tc>
          <w:tcPr>
            <w:tcW w:w="2354" w:type="pct"/>
            <w:vAlign w:val="center"/>
          </w:tcPr>
          <w:p w14:paraId="3A8EBF4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归属于母公司所有者的综合收益总额</w:t>
            </w:r>
          </w:p>
        </w:tc>
        <w:tc>
          <w:tcPr>
            <w:tcW w:w="1324" w:type="pct"/>
            <w:vAlign w:val="center"/>
          </w:tcPr>
          <w:p w14:paraId="114CD266" w14:textId="6E78389A"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52,417.30</w:t>
            </w:r>
          </w:p>
        </w:tc>
        <w:tc>
          <w:tcPr>
            <w:tcW w:w="1323" w:type="pct"/>
            <w:vAlign w:val="center"/>
          </w:tcPr>
          <w:p w14:paraId="4B30511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27,090.77</w:t>
            </w:r>
          </w:p>
        </w:tc>
      </w:tr>
      <w:tr w:rsidR="00986418" w:rsidRPr="009337DB" w14:paraId="4E4C2CB8" w14:textId="77777777" w:rsidTr="00986418">
        <w:trPr>
          <w:trHeight w:val="340"/>
          <w:jc w:val="center"/>
        </w:trPr>
        <w:tc>
          <w:tcPr>
            <w:tcW w:w="2354" w:type="pct"/>
            <w:vAlign w:val="center"/>
          </w:tcPr>
          <w:p w14:paraId="585908D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归属于少数股东的综合收益总额</w:t>
            </w:r>
          </w:p>
        </w:tc>
        <w:tc>
          <w:tcPr>
            <w:tcW w:w="1324" w:type="pct"/>
            <w:vAlign w:val="center"/>
          </w:tcPr>
          <w:p w14:paraId="6AB53AC1" w14:textId="1520555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lang w:bidi="ar"/>
              </w:rPr>
              <w:t>75.44</w:t>
            </w:r>
          </w:p>
        </w:tc>
        <w:tc>
          <w:tcPr>
            <w:tcW w:w="1323" w:type="pct"/>
            <w:vAlign w:val="center"/>
          </w:tcPr>
          <w:p w14:paraId="459BFAB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589.66</w:t>
            </w:r>
          </w:p>
        </w:tc>
      </w:tr>
    </w:tbl>
    <w:p w14:paraId="5B5C7173" w14:textId="34F8EAD4"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3</w:t>
      </w:r>
      <w:r w:rsidRPr="00986418">
        <w:rPr>
          <w:rFonts w:ascii="Times New Roman" w:hAnsi="Times New Roman"/>
          <w:sz w:val="24"/>
          <w:lang w:val="zh-TW"/>
        </w:rPr>
        <w:t>）合并现金流量表</w:t>
      </w:r>
    </w:p>
    <w:p w14:paraId="0479241E"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4"/>
        <w:gridCol w:w="1825"/>
        <w:gridCol w:w="1687"/>
      </w:tblGrid>
      <w:tr w:rsidR="004606C9" w:rsidRPr="00986418" w14:paraId="444E4368" w14:textId="77777777" w:rsidTr="004606C9">
        <w:trPr>
          <w:trHeight w:val="340"/>
          <w:tblHeader/>
          <w:jc w:val="center"/>
        </w:trPr>
        <w:tc>
          <w:tcPr>
            <w:tcW w:w="2883" w:type="pct"/>
            <w:vAlign w:val="center"/>
          </w:tcPr>
          <w:p w14:paraId="366B567C" w14:textId="77777777" w:rsidR="004606C9" w:rsidRPr="00986418" w:rsidRDefault="004606C9" w:rsidP="00653D99">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项目</w:t>
            </w:r>
          </w:p>
        </w:tc>
        <w:tc>
          <w:tcPr>
            <w:tcW w:w="1100" w:type="pct"/>
            <w:vAlign w:val="center"/>
          </w:tcPr>
          <w:p w14:paraId="4EE1A6BE" w14:textId="7744AC90"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hint="eastAsia"/>
                <w:b/>
                <w:color w:val="000000"/>
                <w:kern w:val="0"/>
                <w:szCs w:val="21"/>
              </w:rPr>
              <w:t>2025</w:t>
            </w:r>
            <w:r w:rsidRPr="00986418">
              <w:rPr>
                <w:rFonts w:ascii="Times New Roman" w:hAnsi="Times New Roman" w:hint="eastAsia"/>
                <w:b/>
                <w:color w:val="000000"/>
                <w:kern w:val="0"/>
                <w:szCs w:val="21"/>
              </w:rPr>
              <w:t>年度</w:t>
            </w:r>
          </w:p>
        </w:tc>
        <w:tc>
          <w:tcPr>
            <w:tcW w:w="1017" w:type="pct"/>
            <w:vAlign w:val="center"/>
          </w:tcPr>
          <w:p w14:paraId="41C69CBE" w14:textId="77777777" w:rsidR="004606C9" w:rsidRPr="00986418" w:rsidRDefault="004606C9" w:rsidP="00653D99">
            <w:pPr>
              <w:widowControl/>
              <w:jc w:val="center"/>
              <w:textAlignment w:val="center"/>
              <w:rPr>
                <w:rFonts w:ascii="Times New Roman" w:hAnsi="Times New Roman"/>
                <w:b/>
                <w:color w:val="000000"/>
                <w:kern w:val="0"/>
                <w:szCs w:val="21"/>
              </w:rPr>
            </w:pPr>
            <w:r w:rsidRPr="00986418">
              <w:rPr>
                <w:rFonts w:ascii="Times New Roman" w:hAnsi="Times New Roman"/>
                <w:b/>
                <w:color w:val="000000"/>
                <w:kern w:val="0"/>
                <w:szCs w:val="21"/>
              </w:rPr>
              <w:t>2024</w:t>
            </w:r>
            <w:r w:rsidRPr="00986418">
              <w:rPr>
                <w:rFonts w:ascii="Times New Roman" w:hAnsi="Times New Roman"/>
                <w:b/>
                <w:color w:val="000000"/>
                <w:kern w:val="0"/>
                <w:szCs w:val="21"/>
              </w:rPr>
              <w:t>年</w:t>
            </w:r>
            <w:r w:rsidRPr="00986418">
              <w:rPr>
                <w:rFonts w:ascii="Times New Roman" w:hAnsi="Times New Roman" w:hint="eastAsia"/>
                <w:b/>
                <w:color w:val="000000"/>
                <w:kern w:val="0"/>
                <w:szCs w:val="21"/>
              </w:rPr>
              <w:t>度</w:t>
            </w:r>
          </w:p>
        </w:tc>
      </w:tr>
      <w:tr w:rsidR="004606C9" w:rsidRPr="00986418" w14:paraId="4B431A80" w14:textId="77777777" w:rsidTr="004606C9">
        <w:trPr>
          <w:trHeight w:val="340"/>
          <w:jc w:val="center"/>
        </w:trPr>
        <w:tc>
          <w:tcPr>
            <w:tcW w:w="2883" w:type="pct"/>
            <w:vAlign w:val="center"/>
          </w:tcPr>
          <w:p w14:paraId="097CCCEB" w14:textId="77777777" w:rsidR="004606C9" w:rsidRPr="00986418" w:rsidRDefault="004606C9" w:rsidP="00653D99">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一、经营活动产生的现金流量</w:t>
            </w:r>
          </w:p>
        </w:tc>
        <w:tc>
          <w:tcPr>
            <w:tcW w:w="1100" w:type="pct"/>
            <w:vAlign w:val="center"/>
          </w:tcPr>
          <w:p w14:paraId="13CE0893" w14:textId="77777777" w:rsidR="004606C9" w:rsidRPr="00986418" w:rsidRDefault="004606C9" w:rsidP="00653D99">
            <w:pPr>
              <w:widowControl/>
              <w:jc w:val="right"/>
              <w:rPr>
                <w:rFonts w:ascii="Times New Roman" w:hAnsi="Times New Roman"/>
                <w:b/>
                <w:color w:val="000000"/>
                <w:kern w:val="0"/>
                <w:szCs w:val="21"/>
              </w:rPr>
            </w:pPr>
          </w:p>
        </w:tc>
        <w:tc>
          <w:tcPr>
            <w:tcW w:w="1017" w:type="pct"/>
            <w:vAlign w:val="center"/>
          </w:tcPr>
          <w:p w14:paraId="622BA187" w14:textId="77777777" w:rsidR="004606C9" w:rsidRPr="00986418" w:rsidRDefault="004606C9" w:rsidP="00653D99">
            <w:pPr>
              <w:widowControl/>
              <w:jc w:val="right"/>
              <w:rPr>
                <w:rFonts w:ascii="Times New Roman" w:hAnsi="Times New Roman"/>
                <w:b/>
                <w:color w:val="000000"/>
                <w:kern w:val="0"/>
                <w:szCs w:val="21"/>
              </w:rPr>
            </w:pPr>
          </w:p>
        </w:tc>
      </w:tr>
      <w:tr w:rsidR="00986418" w:rsidRPr="00986418" w14:paraId="112DD040" w14:textId="77777777" w:rsidTr="004606C9">
        <w:trPr>
          <w:trHeight w:val="340"/>
          <w:jc w:val="center"/>
        </w:trPr>
        <w:tc>
          <w:tcPr>
            <w:tcW w:w="2883" w:type="pct"/>
            <w:vAlign w:val="center"/>
          </w:tcPr>
          <w:p w14:paraId="685C8E5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销售商品、提供劳务收到的现金</w:t>
            </w:r>
          </w:p>
        </w:tc>
        <w:tc>
          <w:tcPr>
            <w:tcW w:w="1100" w:type="pct"/>
            <w:vAlign w:val="center"/>
          </w:tcPr>
          <w:p w14:paraId="41CDAABF" w14:textId="28A9C071"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164,216.68</w:t>
            </w:r>
          </w:p>
        </w:tc>
        <w:tc>
          <w:tcPr>
            <w:tcW w:w="1017" w:type="pct"/>
            <w:vAlign w:val="center"/>
          </w:tcPr>
          <w:p w14:paraId="0A1C46F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358,261.33</w:t>
            </w:r>
          </w:p>
        </w:tc>
      </w:tr>
      <w:tr w:rsidR="00986418" w:rsidRPr="00986418" w14:paraId="6166AAD4" w14:textId="77777777" w:rsidTr="004606C9">
        <w:trPr>
          <w:trHeight w:val="340"/>
          <w:jc w:val="center"/>
        </w:trPr>
        <w:tc>
          <w:tcPr>
            <w:tcW w:w="2883" w:type="pct"/>
            <w:vAlign w:val="center"/>
          </w:tcPr>
          <w:p w14:paraId="259AE3B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收到的税费返还</w:t>
            </w:r>
          </w:p>
        </w:tc>
        <w:tc>
          <w:tcPr>
            <w:tcW w:w="1100" w:type="pct"/>
            <w:vAlign w:val="center"/>
          </w:tcPr>
          <w:p w14:paraId="421ED3B9" w14:textId="1348763C"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126.63</w:t>
            </w:r>
          </w:p>
        </w:tc>
        <w:tc>
          <w:tcPr>
            <w:tcW w:w="1017" w:type="pct"/>
            <w:vAlign w:val="center"/>
          </w:tcPr>
          <w:p w14:paraId="33AD3DC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32.10</w:t>
            </w:r>
          </w:p>
        </w:tc>
      </w:tr>
      <w:tr w:rsidR="00986418" w:rsidRPr="00986418" w14:paraId="271F6A8C" w14:textId="77777777" w:rsidTr="004606C9">
        <w:trPr>
          <w:trHeight w:val="340"/>
          <w:jc w:val="center"/>
        </w:trPr>
        <w:tc>
          <w:tcPr>
            <w:tcW w:w="2883" w:type="pct"/>
            <w:vAlign w:val="center"/>
          </w:tcPr>
          <w:p w14:paraId="3AB467F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收到其他与经营活动有关的现金</w:t>
            </w:r>
          </w:p>
        </w:tc>
        <w:tc>
          <w:tcPr>
            <w:tcW w:w="1100" w:type="pct"/>
            <w:vAlign w:val="center"/>
          </w:tcPr>
          <w:p w14:paraId="360596F2" w14:textId="5DECA4B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769,144.14</w:t>
            </w:r>
          </w:p>
        </w:tc>
        <w:tc>
          <w:tcPr>
            <w:tcW w:w="1017" w:type="pct"/>
            <w:vAlign w:val="center"/>
          </w:tcPr>
          <w:p w14:paraId="0F7C937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348,297.14</w:t>
            </w:r>
          </w:p>
        </w:tc>
      </w:tr>
      <w:tr w:rsidR="00986418" w:rsidRPr="00986418" w14:paraId="50F068A5" w14:textId="77777777" w:rsidTr="004606C9">
        <w:trPr>
          <w:trHeight w:val="340"/>
          <w:jc w:val="center"/>
        </w:trPr>
        <w:tc>
          <w:tcPr>
            <w:tcW w:w="2883" w:type="pct"/>
            <w:vAlign w:val="center"/>
          </w:tcPr>
          <w:p w14:paraId="7B4747DC"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经营活动现金流入小计</w:t>
            </w:r>
          </w:p>
        </w:tc>
        <w:tc>
          <w:tcPr>
            <w:tcW w:w="1100" w:type="pct"/>
            <w:vAlign w:val="center"/>
          </w:tcPr>
          <w:p w14:paraId="789CBC4D" w14:textId="5A775D1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933,487.45</w:t>
            </w:r>
          </w:p>
        </w:tc>
        <w:tc>
          <w:tcPr>
            <w:tcW w:w="1017" w:type="pct"/>
            <w:vAlign w:val="center"/>
          </w:tcPr>
          <w:p w14:paraId="2FF0E011"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706,590.57</w:t>
            </w:r>
          </w:p>
        </w:tc>
      </w:tr>
      <w:tr w:rsidR="00986418" w:rsidRPr="00986418" w14:paraId="15738C41" w14:textId="77777777" w:rsidTr="004606C9">
        <w:trPr>
          <w:trHeight w:val="340"/>
          <w:jc w:val="center"/>
        </w:trPr>
        <w:tc>
          <w:tcPr>
            <w:tcW w:w="2883" w:type="pct"/>
            <w:vAlign w:val="center"/>
          </w:tcPr>
          <w:p w14:paraId="31EB5723"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购买商品、接受劳务支付的现金</w:t>
            </w:r>
          </w:p>
        </w:tc>
        <w:tc>
          <w:tcPr>
            <w:tcW w:w="1100" w:type="pct"/>
            <w:vAlign w:val="center"/>
          </w:tcPr>
          <w:p w14:paraId="2C7AA159" w14:textId="303C059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88,899.71</w:t>
            </w:r>
          </w:p>
        </w:tc>
        <w:tc>
          <w:tcPr>
            <w:tcW w:w="1017" w:type="pct"/>
            <w:vAlign w:val="center"/>
          </w:tcPr>
          <w:p w14:paraId="778C9FA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420,692.33</w:t>
            </w:r>
          </w:p>
        </w:tc>
      </w:tr>
      <w:tr w:rsidR="00986418" w:rsidRPr="00986418" w14:paraId="7DB1E5AB" w14:textId="77777777" w:rsidTr="004606C9">
        <w:trPr>
          <w:trHeight w:val="340"/>
          <w:jc w:val="center"/>
        </w:trPr>
        <w:tc>
          <w:tcPr>
            <w:tcW w:w="2883" w:type="pct"/>
            <w:vAlign w:val="center"/>
          </w:tcPr>
          <w:p w14:paraId="0CD858B5"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支付给职工以及为职工支付的现金</w:t>
            </w:r>
          </w:p>
        </w:tc>
        <w:tc>
          <w:tcPr>
            <w:tcW w:w="1100" w:type="pct"/>
            <w:vAlign w:val="center"/>
          </w:tcPr>
          <w:p w14:paraId="62CFC8FB" w14:textId="09AE51F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1,765.00</w:t>
            </w:r>
          </w:p>
        </w:tc>
        <w:tc>
          <w:tcPr>
            <w:tcW w:w="1017" w:type="pct"/>
            <w:vAlign w:val="center"/>
          </w:tcPr>
          <w:p w14:paraId="585E2BF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1,900.15</w:t>
            </w:r>
          </w:p>
        </w:tc>
      </w:tr>
      <w:tr w:rsidR="00986418" w:rsidRPr="00986418" w14:paraId="5B1FBECC" w14:textId="77777777" w:rsidTr="004606C9">
        <w:trPr>
          <w:trHeight w:val="340"/>
          <w:jc w:val="center"/>
        </w:trPr>
        <w:tc>
          <w:tcPr>
            <w:tcW w:w="2883" w:type="pct"/>
            <w:vAlign w:val="center"/>
          </w:tcPr>
          <w:p w14:paraId="2CC4B9C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lastRenderedPageBreak/>
              <w:t>支付的各项税费</w:t>
            </w:r>
          </w:p>
        </w:tc>
        <w:tc>
          <w:tcPr>
            <w:tcW w:w="1100" w:type="pct"/>
            <w:vAlign w:val="center"/>
          </w:tcPr>
          <w:p w14:paraId="12189783" w14:textId="7F8B0C6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26,352.15</w:t>
            </w:r>
          </w:p>
        </w:tc>
        <w:tc>
          <w:tcPr>
            <w:tcW w:w="1017" w:type="pct"/>
            <w:vAlign w:val="center"/>
          </w:tcPr>
          <w:p w14:paraId="54792C3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52,975.53</w:t>
            </w:r>
          </w:p>
        </w:tc>
      </w:tr>
      <w:tr w:rsidR="00986418" w:rsidRPr="00986418" w14:paraId="7B16EAB8" w14:textId="77777777" w:rsidTr="004606C9">
        <w:trPr>
          <w:trHeight w:val="340"/>
          <w:jc w:val="center"/>
        </w:trPr>
        <w:tc>
          <w:tcPr>
            <w:tcW w:w="2883" w:type="pct"/>
            <w:vAlign w:val="center"/>
          </w:tcPr>
          <w:p w14:paraId="6BE7799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支付其他与经营活动有关的现金</w:t>
            </w:r>
          </w:p>
        </w:tc>
        <w:tc>
          <w:tcPr>
            <w:tcW w:w="1100" w:type="pct"/>
            <w:vAlign w:val="center"/>
          </w:tcPr>
          <w:p w14:paraId="2A307BC2" w14:textId="1466C00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264,713.90</w:t>
            </w:r>
          </w:p>
        </w:tc>
        <w:tc>
          <w:tcPr>
            <w:tcW w:w="1017" w:type="pct"/>
            <w:vAlign w:val="center"/>
          </w:tcPr>
          <w:p w14:paraId="21089C84"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938,318.76</w:t>
            </w:r>
          </w:p>
        </w:tc>
      </w:tr>
      <w:tr w:rsidR="00986418" w:rsidRPr="00986418" w14:paraId="0A0DB8E6" w14:textId="77777777" w:rsidTr="004606C9">
        <w:trPr>
          <w:trHeight w:val="340"/>
          <w:jc w:val="center"/>
        </w:trPr>
        <w:tc>
          <w:tcPr>
            <w:tcW w:w="2883" w:type="pct"/>
            <w:vAlign w:val="center"/>
          </w:tcPr>
          <w:p w14:paraId="39378F6D"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经营活动现金流出小计</w:t>
            </w:r>
          </w:p>
        </w:tc>
        <w:tc>
          <w:tcPr>
            <w:tcW w:w="1100" w:type="pct"/>
            <w:vAlign w:val="center"/>
          </w:tcPr>
          <w:p w14:paraId="238628BC" w14:textId="44E2924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381,730.76</w:t>
            </w:r>
          </w:p>
        </w:tc>
        <w:tc>
          <w:tcPr>
            <w:tcW w:w="1017" w:type="pct"/>
            <w:vAlign w:val="center"/>
          </w:tcPr>
          <w:p w14:paraId="6CD5697E"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1,413,886.77</w:t>
            </w:r>
          </w:p>
        </w:tc>
      </w:tr>
      <w:tr w:rsidR="00986418" w:rsidRPr="00986418" w14:paraId="424696C9" w14:textId="77777777" w:rsidTr="004606C9">
        <w:trPr>
          <w:trHeight w:val="340"/>
          <w:jc w:val="center"/>
        </w:trPr>
        <w:tc>
          <w:tcPr>
            <w:tcW w:w="2883" w:type="pct"/>
            <w:vAlign w:val="center"/>
          </w:tcPr>
          <w:p w14:paraId="4B7B0700"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经营活动产生的现金流量净额</w:t>
            </w:r>
          </w:p>
        </w:tc>
        <w:tc>
          <w:tcPr>
            <w:tcW w:w="1100" w:type="pct"/>
            <w:vAlign w:val="center"/>
          </w:tcPr>
          <w:p w14:paraId="49C874B9" w14:textId="4311B828"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551,756.69</w:t>
            </w:r>
          </w:p>
        </w:tc>
        <w:tc>
          <w:tcPr>
            <w:tcW w:w="1017" w:type="pct"/>
            <w:vAlign w:val="center"/>
          </w:tcPr>
          <w:p w14:paraId="2A32C25D"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-707,296.19</w:t>
            </w:r>
          </w:p>
        </w:tc>
      </w:tr>
      <w:tr w:rsidR="00986418" w:rsidRPr="00986418" w14:paraId="2ED7C4A7" w14:textId="77777777" w:rsidTr="004606C9">
        <w:trPr>
          <w:trHeight w:val="340"/>
          <w:jc w:val="center"/>
        </w:trPr>
        <w:tc>
          <w:tcPr>
            <w:tcW w:w="2883" w:type="pct"/>
            <w:vAlign w:val="center"/>
          </w:tcPr>
          <w:p w14:paraId="29137D74"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二、投资活动产生的现金流量</w:t>
            </w:r>
          </w:p>
        </w:tc>
        <w:tc>
          <w:tcPr>
            <w:tcW w:w="1100" w:type="pct"/>
            <w:vAlign w:val="center"/>
          </w:tcPr>
          <w:p w14:paraId="6BC09C36" w14:textId="77777777" w:rsidR="00986418" w:rsidRPr="00986418" w:rsidRDefault="00986418" w:rsidP="00986418">
            <w:pPr>
              <w:widowControl/>
              <w:jc w:val="right"/>
              <w:textAlignment w:val="center"/>
              <w:rPr>
                <w:rFonts w:ascii="Times New Roman" w:hAnsi="Times New Roman"/>
                <w:color w:val="000000"/>
                <w:kern w:val="0"/>
                <w:szCs w:val="21"/>
              </w:rPr>
            </w:pPr>
          </w:p>
        </w:tc>
        <w:tc>
          <w:tcPr>
            <w:tcW w:w="1017" w:type="pct"/>
            <w:vAlign w:val="center"/>
          </w:tcPr>
          <w:p w14:paraId="5735B1FC"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56490816" w14:textId="77777777" w:rsidTr="004606C9">
        <w:trPr>
          <w:trHeight w:val="340"/>
          <w:jc w:val="center"/>
        </w:trPr>
        <w:tc>
          <w:tcPr>
            <w:tcW w:w="2883" w:type="pct"/>
            <w:vAlign w:val="center"/>
          </w:tcPr>
          <w:p w14:paraId="269FF856"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收回投资所收到的现金</w:t>
            </w:r>
          </w:p>
        </w:tc>
        <w:tc>
          <w:tcPr>
            <w:tcW w:w="1100" w:type="pct"/>
            <w:shd w:val="clear" w:color="auto" w:fill="FFFFFF"/>
            <w:vAlign w:val="center"/>
          </w:tcPr>
          <w:p w14:paraId="6206C186" w14:textId="19D2A9A1"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400.00</w:t>
            </w:r>
          </w:p>
        </w:tc>
        <w:tc>
          <w:tcPr>
            <w:tcW w:w="1017" w:type="pct"/>
            <w:shd w:val="clear" w:color="auto" w:fill="FFFFFF"/>
            <w:vAlign w:val="center"/>
          </w:tcPr>
          <w:p w14:paraId="383B1A0E"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5,364.06</w:t>
            </w:r>
          </w:p>
        </w:tc>
      </w:tr>
      <w:tr w:rsidR="00986418" w:rsidRPr="00986418" w14:paraId="20B73566" w14:textId="77777777" w:rsidTr="004606C9">
        <w:trPr>
          <w:trHeight w:val="340"/>
          <w:jc w:val="center"/>
        </w:trPr>
        <w:tc>
          <w:tcPr>
            <w:tcW w:w="2883" w:type="pct"/>
            <w:vAlign w:val="center"/>
          </w:tcPr>
          <w:p w14:paraId="4AC8248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取得投资收益所收到的现金</w:t>
            </w:r>
          </w:p>
        </w:tc>
        <w:tc>
          <w:tcPr>
            <w:tcW w:w="1100" w:type="pct"/>
            <w:vAlign w:val="center"/>
          </w:tcPr>
          <w:p w14:paraId="7B2E6EDD" w14:textId="41C249D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7,745.65</w:t>
            </w:r>
          </w:p>
        </w:tc>
        <w:tc>
          <w:tcPr>
            <w:tcW w:w="1017" w:type="pct"/>
            <w:vAlign w:val="center"/>
          </w:tcPr>
          <w:p w14:paraId="3F5FFEFC"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5,791.55</w:t>
            </w:r>
          </w:p>
        </w:tc>
      </w:tr>
      <w:tr w:rsidR="00986418" w:rsidRPr="00986418" w14:paraId="501191BA" w14:textId="77777777" w:rsidTr="004606C9">
        <w:trPr>
          <w:trHeight w:val="340"/>
          <w:jc w:val="center"/>
        </w:trPr>
        <w:tc>
          <w:tcPr>
            <w:tcW w:w="2883" w:type="pct"/>
            <w:vAlign w:val="center"/>
          </w:tcPr>
          <w:p w14:paraId="2F885FD9"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处置固定资产、无形资产和其他长期资产而收回的现金净额</w:t>
            </w:r>
          </w:p>
        </w:tc>
        <w:tc>
          <w:tcPr>
            <w:tcW w:w="1100" w:type="pct"/>
            <w:shd w:val="clear" w:color="auto" w:fill="FFFFFF"/>
            <w:vAlign w:val="center"/>
          </w:tcPr>
          <w:p w14:paraId="1DD1E0D9" w14:textId="5596F04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1,566.31</w:t>
            </w:r>
          </w:p>
        </w:tc>
        <w:tc>
          <w:tcPr>
            <w:tcW w:w="1017" w:type="pct"/>
            <w:shd w:val="clear" w:color="auto" w:fill="FFFFFF"/>
            <w:vAlign w:val="center"/>
          </w:tcPr>
          <w:p w14:paraId="17ABB695"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w:t>
            </w:r>
          </w:p>
        </w:tc>
      </w:tr>
      <w:tr w:rsidR="00986418" w:rsidRPr="00986418" w14:paraId="0240F1D3" w14:textId="77777777" w:rsidTr="004606C9">
        <w:trPr>
          <w:trHeight w:val="340"/>
          <w:jc w:val="center"/>
        </w:trPr>
        <w:tc>
          <w:tcPr>
            <w:tcW w:w="2883" w:type="pct"/>
            <w:vAlign w:val="center"/>
          </w:tcPr>
          <w:p w14:paraId="4D107F0F" w14:textId="77777777" w:rsidR="00986418" w:rsidRPr="00986418" w:rsidRDefault="00986418" w:rsidP="00986418">
            <w:pPr>
              <w:widowControl/>
              <w:jc w:val="left"/>
              <w:textAlignment w:val="center"/>
              <w:rPr>
                <w:rFonts w:ascii="Times New Roman" w:hAnsi="Times New Roman"/>
                <w:color w:val="000000"/>
                <w:kern w:val="0"/>
                <w:szCs w:val="21"/>
              </w:rPr>
            </w:pPr>
            <w:r w:rsidRPr="00986418">
              <w:rPr>
                <w:rFonts w:ascii="Times New Roman" w:hAnsi="Times New Roman" w:hint="eastAsia"/>
                <w:color w:val="000000"/>
                <w:kern w:val="0"/>
                <w:szCs w:val="21"/>
              </w:rPr>
              <w:t>处置子公司及其他营业单位收到的现金净额</w:t>
            </w:r>
          </w:p>
        </w:tc>
        <w:tc>
          <w:tcPr>
            <w:tcW w:w="1100" w:type="pct"/>
            <w:vAlign w:val="center"/>
          </w:tcPr>
          <w:p w14:paraId="0CE75146" w14:textId="1A8DB336"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hint="eastAsia"/>
                <w:color w:val="000000"/>
                <w:kern w:val="0"/>
                <w:szCs w:val="21"/>
              </w:rPr>
              <w:t>-</w:t>
            </w:r>
          </w:p>
        </w:tc>
        <w:tc>
          <w:tcPr>
            <w:tcW w:w="1017" w:type="pct"/>
            <w:vAlign w:val="center"/>
          </w:tcPr>
          <w:p w14:paraId="21259058"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44,347.24</w:t>
            </w:r>
          </w:p>
        </w:tc>
      </w:tr>
      <w:tr w:rsidR="00986418" w:rsidRPr="00986418" w14:paraId="761C72C9" w14:textId="77777777" w:rsidTr="004606C9">
        <w:trPr>
          <w:trHeight w:val="340"/>
          <w:jc w:val="center"/>
        </w:trPr>
        <w:tc>
          <w:tcPr>
            <w:tcW w:w="2883" w:type="pct"/>
            <w:vAlign w:val="center"/>
          </w:tcPr>
          <w:p w14:paraId="1089DC6F"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投资活动现金流入小计</w:t>
            </w:r>
          </w:p>
        </w:tc>
        <w:tc>
          <w:tcPr>
            <w:tcW w:w="1100" w:type="pct"/>
            <w:vAlign w:val="center"/>
          </w:tcPr>
          <w:p w14:paraId="13DA4B52" w14:textId="4920CE0C"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rPr>
              <w:t>9,711.96</w:t>
            </w:r>
          </w:p>
        </w:tc>
        <w:tc>
          <w:tcPr>
            <w:tcW w:w="1017" w:type="pct"/>
            <w:vAlign w:val="center"/>
          </w:tcPr>
          <w:p w14:paraId="38884DB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rPr>
              <w:t>55,502.85</w:t>
            </w:r>
          </w:p>
        </w:tc>
      </w:tr>
      <w:tr w:rsidR="00986418" w:rsidRPr="00986418" w14:paraId="6246CE45" w14:textId="77777777" w:rsidTr="004606C9">
        <w:trPr>
          <w:trHeight w:val="340"/>
          <w:jc w:val="center"/>
        </w:trPr>
        <w:tc>
          <w:tcPr>
            <w:tcW w:w="2883" w:type="pct"/>
            <w:vAlign w:val="center"/>
          </w:tcPr>
          <w:p w14:paraId="3C6C882C"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购建固定资产、无形资产和其他长期资产所支付的现金</w:t>
            </w:r>
          </w:p>
        </w:tc>
        <w:tc>
          <w:tcPr>
            <w:tcW w:w="1100" w:type="pct"/>
            <w:shd w:val="clear" w:color="auto" w:fill="FFFFFF"/>
            <w:vAlign w:val="center"/>
          </w:tcPr>
          <w:p w14:paraId="2AB0E344" w14:textId="0A8D7B61"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939.83</w:t>
            </w:r>
          </w:p>
        </w:tc>
        <w:tc>
          <w:tcPr>
            <w:tcW w:w="1017" w:type="pct"/>
            <w:shd w:val="clear" w:color="auto" w:fill="FFFFFF"/>
            <w:vAlign w:val="center"/>
          </w:tcPr>
          <w:p w14:paraId="5F0B7507"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9,866.97</w:t>
            </w:r>
          </w:p>
        </w:tc>
      </w:tr>
      <w:tr w:rsidR="00986418" w:rsidRPr="00986418" w14:paraId="4421E4CD" w14:textId="77777777" w:rsidTr="004606C9">
        <w:trPr>
          <w:trHeight w:val="340"/>
          <w:jc w:val="center"/>
        </w:trPr>
        <w:tc>
          <w:tcPr>
            <w:tcW w:w="2883" w:type="pct"/>
            <w:vAlign w:val="center"/>
          </w:tcPr>
          <w:p w14:paraId="51640974"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投资所支付的现金</w:t>
            </w:r>
          </w:p>
        </w:tc>
        <w:tc>
          <w:tcPr>
            <w:tcW w:w="1100" w:type="pct"/>
            <w:vAlign w:val="center"/>
          </w:tcPr>
          <w:p w14:paraId="05CB7F8F" w14:textId="70C2E39E"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180,300.00</w:t>
            </w:r>
          </w:p>
        </w:tc>
        <w:tc>
          <w:tcPr>
            <w:tcW w:w="1017" w:type="pct"/>
            <w:vAlign w:val="center"/>
          </w:tcPr>
          <w:p w14:paraId="6AE9514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46052202" w14:textId="77777777" w:rsidTr="004606C9">
        <w:trPr>
          <w:trHeight w:val="340"/>
          <w:jc w:val="center"/>
        </w:trPr>
        <w:tc>
          <w:tcPr>
            <w:tcW w:w="2883" w:type="pct"/>
            <w:vAlign w:val="center"/>
          </w:tcPr>
          <w:p w14:paraId="63535C5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支付其他与投资活动有关的现金</w:t>
            </w:r>
          </w:p>
        </w:tc>
        <w:tc>
          <w:tcPr>
            <w:tcW w:w="1100" w:type="pct"/>
            <w:vAlign w:val="center"/>
          </w:tcPr>
          <w:p w14:paraId="100A8DF0" w14:textId="7FA32B1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10.11</w:t>
            </w:r>
          </w:p>
        </w:tc>
        <w:tc>
          <w:tcPr>
            <w:tcW w:w="1017" w:type="pct"/>
            <w:vAlign w:val="center"/>
          </w:tcPr>
          <w:p w14:paraId="7FF3EE3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13,564.11</w:t>
            </w:r>
          </w:p>
        </w:tc>
      </w:tr>
      <w:tr w:rsidR="00986418" w:rsidRPr="00986418" w14:paraId="4B3BD16A" w14:textId="77777777" w:rsidTr="004606C9">
        <w:trPr>
          <w:trHeight w:val="340"/>
          <w:jc w:val="center"/>
        </w:trPr>
        <w:tc>
          <w:tcPr>
            <w:tcW w:w="2883" w:type="pct"/>
            <w:vAlign w:val="center"/>
          </w:tcPr>
          <w:p w14:paraId="4DF68A61"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投资活动现金流出小计</w:t>
            </w:r>
          </w:p>
        </w:tc>
        <w:tc>
          <w:tcPr>
            <w:tcW w:w="1100" w:type="pct"/>
            <w:vAlign w:val="center"/>
          </w:tcPr>
          <w:p w14:paraId="06279B69" w14:textId="31BA0E84"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181,249.94</w:t>
            </w:r>
          </w:p>
        </w:tc>
        <w:tc>
          <w:tcPr>
            <w:tcW w:w="1017" w:type="pct"/>
            <w:vAlign w:val="center"/>
          </w:tcPr>
          <w:p w14:paraId="3881BB66"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23,431.09</w:t>
            </w:r>
          </w:p>
        </w:tc>
      </w:tr>
      <w:tr w:rsidR="00986418" w:rsidRPr="00986418" w14:paraId="3145D5C2" w14:textId="77777777" w:rsidTr="004606C9">
        <w:trPr>
          <w:trHeight w:val="340"/>
          <w:jc w:val="center"/>
        </w:trPr>
        <w:tc>
          <w:tcPr>
            <w:tcW w:w="2883" w:type="pct"/>
            <w:vAlign w:val="center"/>
          </w:tcPr>
          <w:p w14:paraId="50DDB3FC"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投资活动产生的现金流量净额</w:t>
            </w:r>
          </w:p>
        </w:tc>
        <w:tc>
          <w:tcPr>
            <w:tcW w:w="1100" w:type="pct"/>
            <w:vAlign w:val="center"/>
          </w:tcPr>
          <w:p w14:paraId="644EBAA3" w14:textId="49CBB817"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-171,537.97</w:t>
            </w:r>
          </w:p>
        </w:tc>
        <w:tc>
          <w:tcPr>
            <w:tcW w:w="1017" w:type="pct"/>
            <w:vAlign w:val="center"/>
          </w:tcPr>
          <w:p w14:paraId="3B5AF53A"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32,071.76</w:t>
            </w:r>
          </w:p>
        </w:tc>
      </w:tr>
      <w:tr w:rsidR="00986418" w:rsidRPr="00986418" w14:paraId="456548B7" w14:textId="77777777" w:rsidTr="004606C9">
        <w:trPr>
          <w:trHeight w:val="340"/>
          <w:jc w:val="center"/>
        </w:trPr>
        <w:tc>
          <w:tcPr>
            <w:tcW w:w="2883" w:type="pct"/>
            <w:vAlign w:val="center"/>
          </w:tcPr>
          <w:p w14:paraId="5F26351D"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三、筹资活动产生的现金流量</w:t>
            </w:r>
          </w:p>
        </w:tc>
        <w:tc>
          <w:tcPr>
            <w:tcW w:w="1100" w:type="pct"/>
            <w:vAlign w:val="center"/>
          </w:tcPr>
          <w:p w14:paraId="57D077DE" w14:textId="77777777" w:rsidR="00986418" w:rsidRPr="00986418" w:rsidRDefault="00986418" w:rsidP="00986418">
            <w:pPr>
              <w:widowControl/>
              <w:jc w:val="right"/>
              <w:textAlignment w:val="center"/>
              <w:rPr>
                <w:rFonts w:ascii="Times New Roman" w:hAnsi="Times New Roman"/>
                <w:color w:val="000000"/>
                <w:kern w:val="0"/>
                <w:szCs w:val="21"/>
              </w:rPr>
            </w:pPr>
          </w:p>
        </w:tc>
        <w:tc>
          <w:tcPr>
            <w:tcW w:w="1017" w:type="pct"/>
            <w:vAlign w:val="center"/>
          </w:tcPr>
          <w:p w14:paraId="739373C9" w14:textId="77777777" w:rsidR="00986418" w:rsidRPr="00986418" w:rsidRDefault="00986418" w:rsidP="00986418">
            <w:pPr>
              <w:widowControl/>
              <w:jc w:val="right"/>
              <w:textAlignment w:val="center"/>
              <w:rPr>
                <w:rFonts w:ascii="Times New Roman" w:hAnsi="Times New Roman"/>
                <w:color w:val="000000"/>
                <w:kern w:val="0"/>
                <w:szCs w:val="21"/>
              </w:rPr>
            </w:pPr>
          </w:p>
        </w:tc>
      </w:tr>
      <w:tr w:rsidR="00986418" w:rsidRPr="00986418" w14:paraId="4AAC29D1" w14:textId="77777777" w:rsidTr="004606C9">
        <w:trPr>
          <w:trHeight w:val="340"/>
          <w:jc w:val="center"/>
        </w:trPr>
        <w:tc>
          <w:tcPr>
            <w:tcW w:w="2883" w:type="pct"/>
            <w:vAlign w:val="center"/>
          </w:tcPr>
          <w:p w14:paraId="59A37A28"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hint="eastAsia"/>
                <w:color w:val="000000"/>
                <w:kern w:val="0"/>
                <w:szCs w:val="21"/>
              </w:rPr>
              <w:t>吸收投资收到的现金</w:t>
            </w:r>
          </w:p>
        </w:tc>
        <w:tc>
          <w:tcPr>
            <w:tcW w:w="1100" w:type="pct"/>
            <w:vAlign w:val="center"/>
          </w:tcPr>
          <w:p w14:paraId="6F923D06" w14:textId="276237E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w:t>
            </w:r>
          </w:p>
        </w:tc>
        <w:tc>
          <w:tcPr>
            <w:tcW w:w="1017" w:type="pct"/>
            <w:vAlign w:val="center"/>
          </w:tcPr>
          <w:p w14:paraId="583C0FF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505,652.76</w:t>
            </w:r>
          </w:p>
        </w:tc>
      </w:tr>
      <w:tr w:rsidR="00986418" w:rsidRPr="00986418" w14:paraId="562ED5FC" w14:textId="77777777" w:rsidTr="004606C9">
        <w:trPr>
          <w:trHeight w:val="340"/>
          <w:jc w:val="center"/>
        </w:trPr>
        <w:tc>
          <w:tcPr>
            <w:tcW w:w="2883" w:type="pct"/>
            <w:vAlign w:val="center"/>
          </w:tcPr>
          <w:p w14:paraId="49CD040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hint="eastAsia"/>
                <w:color w:val="000000"/>
                <w:kern w:val="0"/>
                <w:szCs w:val="21"/>
              </w:rPr>
              <w:t>取得</w:t>
            </w:r>
            <w:r w:rsidRPr="00986418">
              <w:rPr>
                <w:rFonts w:ascii="Times New Roman" w:hAnsi="Times New Roman"/>
                <w:color w:val="000000"/>
                <w:kern w:val="0"/>
                <w:szCs w:val="21"/>
              </w:rPr>
              <w:t>借款收到的现金</w:t>
            </w:r>
          </w:p>
        </w:tc>
        <w:tc>
          <w:tcPr>
            <w:tcW w:w="1100" w:type="pct"/>
            <w:vAlign w:val="center"/>
          </w:tcPr>
          <w:p w14:paraId="592056DC" w14:textId="7E0761D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959,409.53</w:t>
            </w:r>
          </w:p>
        </w:tc>
        <w:tc>
          <w:tcPr>
            <w:tcW w:w="1017" w:type="pct"/>
            <w:vAlign w:val="center"/>
          </w:tcPr>
          <w:p w14:paraId="48B1195A"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1,834,690.00</w:t>
            </w:r>
          </w:p>
        </w:tc>
      </w:tr>
      <w:tr w:rsidR="00986418" w:rsidRPr="00986418" w14:paraId="18AA1B90" w14:textId="77777777" w:rsidTr="004606C9">
        <w:trPr>
          <w:trHeight w:val="340"/>
          <w:jc w:val="center"/>
        </w:trPr>
        <w:tc>
          <w:tcPr>
            <w:tcW w:w="2883" w:type="pct"/>
            <w:vAlign w:val="center"/>
          </w:tcPr>
          <w:p w14:paraId="5DD3FC5D"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收到其他与筹资活动有关的现金</w:t>
            </w:r>
          </w:p>
        </w:tc>
        <w:tc>
          <w:tcPr>
            <w:tcW w:w="1100" w:type="pct"/>
            <w:vAlign w:val="center"/>
          </w:tcPr>
          <w:p w14:paraId="28855121" w14:textId="7C40AB5F"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1,232,429.26</w:t>
            </w:r>
          </w:p>
        </w:tc>
        <w:tc>
          <w:tcPr>
            <w:tcW w:w="1017" w:type="pct"/>
            <w:vAlign w:val="center"/>
          </w:tcPr>
          <w:p w14:paraId="1D86348F"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1,444,050.80</w:t>
            </w:r>
          </w:p>
        </w:tc>
      </w:tr>
      <w:tr w:rsidR="00986418" w:rsidRPr="00986418" w14:paraId="58FEC22E" w14:textId="77777777" w:rsidTr="004606C9">
        <w:trPr>
          <w:trHeight w:val="340"/>
          <w:jc w:val="center"/>
        </w:trPr>
        <w:tc>
          <w:tcPr>
            <w:tcW w:w="2883" w:type="pct"/>
            <w:vAlign w:val="center"/>
          </w:tcPr>
          <w:p w14:paraId="50F01C2F"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筹资活动现金流入小计</w:t>
            </w:r>
          </w:p>
        </w:tc>
        <w:tc>
          <w:tcPr>
            <w:tcW w:w="1100" w:type="pct"/>
            <w:vAlign w:val="center"/>
          </w:tcPr>
          <w:p w14:paraId="26760BBF" w14:textId="57FB65E7"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2,191,838.79</w:t>
            </w:r>
          </w:p>
        </w:tc>
        <w:tc>
          <w:tcPr>
            <w:tcW w:w="1017" w:type="pct"/>
            <w:vAlign w:val="center"/>
          </w:tcPr>
          <w:p w14:paraId="19AD5B9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b/>
                <w:bCs/>
                <w:color w:val="000000"/>
                <w:kern w:val="0"/>
                <w:szCs w:val="21"/>
              </w:rPr>
              <w:t>3,784,393.56</w:t>
            </w:r>
          </w:p>
        </w:tc>
      </w:tr>
      <w:tr w:rsidR="00986418" w:rsidRPr="00986418" w14:paraId="62E0E79C" w14:textId="77777777" w:rsidTr="004606C9">
        <w:trPr>
          <w:trHeight w:val="340"/>
          <w:jc w:val="center"/>
        </w:trPr>
        <w:tc>
          <w:tcPr>
            <w:tcW w:w="2883" w:type="pct"/>
            <w:vAlign w:val="center"/>
          </w:tcPr>
          <w:p w14:paraId="406C374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偿还债务所支付的现金</w:t>
            </w:r>
          </w:p>
        </w:tc>
        <w:tc>
          <w:tcPr>
            <w:tcW w:w="1100" w:type="pct"/>
            <w:vAlign w:val="center"/>
          </w:tcPr>
          <w:p w14:paraId="12916D19" w14:textId="62813BA3"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1,219,539.62</w:t>
            </w:r>
          </w:p>
        </w:tc>
        <w:tc>
          <w:tcPr>
            <w:tcW w:w="1017" w:type="pct"/>
            <w:vAlign w:val="center"/>
          </w:tcPr>
          <w:p w14:paraId="7013047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1,624,663.93</w:t>
            </w:r>
          </w:p>
        </w:tc>
      </w:tr>
      <w:tr w:rsidR="00986418" w:rsidRPr="00986418" w14:paraId="0826586D" w14:textId="77777777" w:rsidTr="004606C9">
        <w:trPr>
          <w:trHeight w:val="340"/>
          <w:jc w:val="center"/>
        </w:trPr>
        <w:tc>
          <w:tcPr>
            <w:tcW w:w="2883" w:type="pct"/>
            <w:vAlign w:val="center"/>
          </w:tcPr>
          <w:p w14:paraId="69224A00"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分配利润股利、利润或偿付利息所支付的现金</w:t>
            </w:r>
          </w:p>
        </w:tc>
        <w:tc>
          <w:tcPr>
            <w:tcW w:w="1100" w:type="pct"/>
            <w:vAlign w:val="center"/>
          </w:tcPr>
          <w:p w14:paraId="637DC547" w14:textId="12D9CB90"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139,821.88</w:t>
            </w:r>
          </w:p>
        </w:tc>
        <w:tc>
          <w:tcPr>
            <w:tcW w:w="1017" w:type="pct"/>
            <w:vAlign w:val="center"/>
          </w:tcPr>
          <w:p w14:paraId="6B06287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211,187.88</w:t>
            </w:r>
          </w:p>
        </w:tc>
      </w:tr>
      <w:tr w:rsidR="00986418" w:rsidRPr="00986418" w14:paraId="3379AC13" w14:textId="77777777" w:rsidTr="004606C9">
        <w:trPr>
          <w:trHeight w:val="340"/>
          <w:jc w:val="center"/>
        </w:trPr>
        <w:tc>
          <w:tcPr>
            <w:tcW w:w="2883" w:type="pct"/>
            <w:vAlign w:val="center"/>
          </w:tcPr>
          <w:p w14:paraId="421B0A9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支付其他与筹资活动有关的现金</w:t>
            </w:r>
          </w:p>
        </w:tc>
        <w:tc>
          <w:tcPr>
            <w:tcW w:w="1100" w:type="pct"/>
            <w:vAlign w:val="center"/>
          </w:tcPr>
          <w:p w14:paraId="22721727" w14:textId="486303A4"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1,263,838.14</w:t>
            </w:r>
          </w:p>
        </w:tc>
        <w:tc>
          <w:tcPr>
            <w:tcW w:w="1017" w:type="pct"/>
            <w:vAlign w:val="center"/>
          </w:tcPr>
          <w:p w14:paraId="0DEEF3E9"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1,222,699.26</w:t>
            </w:r>
          </w:p>
        </w:tc>
      </w:tr>
      <w:tr w:rsidR="00986418" w:rsidRPr="00986418" w14:paraId="5D0C937B" w14:textId="77777777" w:rsidTr="004606C9">
        <w:trPr>
          <w:trHeight w:val="340"/>
          <w:jc w:val="center"/>
        </w:trPr>
        <w:tc>
          <w:tcPr>
            <w:tcW w:w="2883" w:type="pct"/>
            <w:vAlign w:val="center"/>
          </w:tcPr>
          <w:p w14:paraId="5DCB18B6"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筹资活动现金流出小计</w:t>
            </w:r>
          </w:p>
        </w:tc>
        <w:tc>
          <w:tcPr>
            <w:tcW w:w="1100" w:type="pct"/>
            <w:vAlign w:val="center"/>
          </w:tcPr>
          <w:p w14:paraId="537FE6B7" w14:textId="198F8A7D"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2,623,199.63</w:t>
            </w:r>
          </w:p>
        </w:tc>
        <w:tc>
          <w:tcPr>
            <w:tcW w:w="1017" w:type="pct"/>
            <w:vAlign w:val="center"/>
          </w:tcPr>
          <w:p w14:paraId="6CC2EA32"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3,058,551.08</w:t>
            </w:r>
          </w:p>
        </w:tc>
      </w:tr>
      <w:tr w:rsidR="00986418" w:rsidRPr="00986418" w14:paraId="5F1EA97D" w14:textId="77777777" w:rsidTr="004606C9">
        <w:trPr>
          <w:trHeight w:val="340"/>
          <w:jc w:val="center"/>
        </w:trPr>
        <w:tc>
          <w:tcPr>
            <w:tcW w:w="2883" w:type="pct"/>
            <w:vAlign w:val="center"/>
          </w:tcPr>
          <w:p w14:paraId="4682AC27" w14:textId="77777777" w:rsidR="00986418" w:rsidRPr="00986418" w:rsidRDefault="00986418" w:rsidP="00986418">
            <w:pPr>
              <w:widowControl/>
              <w:jc w:val="center"/>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筹资活动产生的现金流量净额</w:t>
            </w:r>
          </w:p>
        </w:tc>
        <w:tc>
          <w:tcPr>
            <w:tcW w:w="1100" w:type="pct"/>
            <w:vAlign w:val="center"/>
          </w:tcPr>
          <w:p w14:paraId="1E131F2C" w14:textId="32C0A412" w:rsidR="00986418" w:rsidRPr="00986418" w:rsidRDefault="00986418" w:rsidP="00986418">
            <w:pPr>
              <w:widowControl/>
              <w:jc w:val="right"/>
              <w:textAlignment w:val="center"/>
              <w:rPr>
                <w:rFonts w:ascii="Times New Roman" w:hAnsi="Times New Roman"/>
                <w:b/>
                <w:bCs/>
                <w:color w:val="000000"/>
                <w:kern w:val="0"/>
                <w:szCs w:val="21"/>
                <w:lang w:bidi="ar"/>
              </w:rPr>
            </w:pPr>
            <w:r w:rsidRPr="00986418">
              <w:rPr>
                <w:rFonts w:ascii="Times New Roman" w:hAnsi="Times New Roman"/>
                <w:b/>
                <w:bCs/>
                <w:color w:val="000000"/>
                <w:kern w:val="0"/>
                <w:szCs w:val="21"/>
              </w:rPr>
              <w:t>-431,360.84</w:t>
            </w:r>
          </w:p>
        </w:tc>
        <w:tc>
          <w:tcPr>
            <w:tcW w:w="1017" w:type="pct"/>
            <w:vAlign w:val="center"/>
          </w:tcPr>
          <w:p w14:paraId="5E9FAE01" w14:textId="77777777" w:rsidR="00986418" w:rsidRPr="00986418" w:rsidRDefault="00986418" w:rsidP="00986418">
            <w:pPr>
              <w:widowControl/>
              <w:jc w:val="right"/>
              <w:textAlignment w:val="center"/>
              <w:rPr>
                <w:rFonts w:ascii="Times New Roman" w:hAnsi="Times New Roman"/>
                <w:b/>
                <w:bCs/>
                <w:color w:val="000000"/>
                <w:kern w:val="0"/>
                <w:szCs w:val="21"/>
              </w:rPr>
            </w:pPr>
            <w:r w:rsidRPr="00986418">
              <w:rPr>
                <w:rFonts w:ascii="Times New Roman" w:hAnsi="Times New Roman"/>
                <w:b/>
                <w:bCs/>
                <w:color w:val="000000"/>
                <w:kern w:val="0"/>
                <w:szCs w:val="21"/>
                <w:lang w:bidi="ar"/>
              </w:rPr>
              <w:t>725,842.49</w:t>
            </w:r>
          </w:p>
        </w:tc>
      </w:tr>
      <w:tr w:rsidR="00986418" w:rsidRPr="00986418" w14:paraId="6BC4A7DC" w14:textId="77777777" w:rsidTr="004606C9">
        <w:trPr>
          <w:trHeight w:val="340"/>
          <w:jc w:val="center"/>
        </w:trPr>
        <w:tc>
          <w:tcPr>
            <w:tcW w:w="2883" w:type="pct"/>
            <w:vAlign w:val="center"/>
          </w:tcPr>
          <w:p w14:paraId="36591945"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四、汇率变动对现金的影响</w:t>
            </w:r>
          </w:p>
        </w:tc>
        <w:tc>
          <w:tcPr>
            <w:tcW w:w="1100" w:type="pct"/>
            <w:vAlign w:val="center"/>
          </w:tcPr>
          <w:p w14:paraId="132B4562" w14:textId="23630508"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hint="eastAsia"/>
                <w:color w:val="000000"/>
                <w:kern w:val="0"/>
                <w:szCs w:val="21"/>
              </w:rPr>
              <w:t>-</w:t>
            </w:r>
          </w:p>
        </w:tc>
        <w:tc>
          <w:tcPr>
            <w:tcW w:w="1017" w:type="pct"/>
            <w:vAlign w:val="center"/>
          </w:tcPr>
          <w:p w14:paraId="7E1187DB"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rPr>
              <w:t>-</w:t>
            </w:r>
          </w:p>
        </w:tc>
      </w:tr>
      <w:tr w:rsidR="00986418" w:rsidRPr="00986418" w14:paraId="355661AD" w14:textId="77777777" w:rsidTr="004606C9">
        <w:trPr>
          <w:trHeight w:val="340"/>
          <w:jc w:val="center"/>
        </w:trPr>
        <w:tc>
          <w:tcPr>
            <w:tcW w:w="2883" w:type="pct"/>
            <w:vAlign w:val="center"/>
          </w:tcPr>
          <w:p w14:paraId="72689543"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五、现金及现金等价物净增加额</w:t>
            </w:r>
          </w:p>
        </w:tc>
        <w:tc>
          <w:tcPr>
            <w:tcW w:w="1100" w:type="pct"/>
            <w:vAlign w:val="center"/>
          </w:tcPr>
          <w:p w14:paraId="313317C3" w14:textId="28C4CA1E"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-51,142.12</w:t>
            </w:r>
          </w:p>
        </w:tc>
        <w:tc>
          <w:tcPr>
            <w:tcW w:w="1017" w:type="pct"/>
            <w:vAlign w:val="center"/>
          </w:tcPr>
          <w:p w14:paraId="1023676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50,618.05</w:t>
            </w:r>
          </w:p>
        </w:tc>
      </w:tr>
      <w:tr w:rsidR="00986418" w:rsidRPr="00986418" w14:paraId="2F8C2124" w14:textId="77777777" w:rsidTr="004606C9">
        <w:trPr>
          <w:trHeight w:val="340"/>
          <w:jc w:val="center"/>
        </w:trPr>
        <w:tc>
          <w:tcPr>
            <w:tcW w:w="2883" w:type="pct"/>
            <w:vAlign w:val="center"/>
          </w:tcPr>
          <w:p w14:paraId="4DEDFEF7" w14:textId="77777777" w:rsidR="00986418" w:rsidRPr="00986418" w:rsidRDefault="00986418" w:rsidP="00986418">
            <w:pPr>
              <w:widowControl/>
              <w:textAlignment w:val="center"/>
              <w:rPr>
                <w:rFonts w:ascii="Times New Roman" w:hAnsi="Times New Roman"/>
                <w:color w:val="000000"/>
                <w:kern w:val="0"/>
                <w:szCs w:val="21"/>
              </w:rPr>
            </w:pPr>
            <w:r w:rsidRPr="00986418">
              <w:rPr>
                <w:rFonts w:ascii="Times New Roman" w:hAnsi="Times New Roman"/>
                <w:color w:val="000000"/>
                <w:kern w:val="0"/>
                <w:szCs w:val="21"/>
              </w:rPr>
              <w:t>加：期初现金及现金等价物余额</w:t>
            </w:r>
          </w:p>
        </w:tc>
        <w:tc>
          <w:tcPr>
            <w:tcW w:w="1100" w:type="pct"/>
            <w:vAlign w:val="center"/>
          </w:tcPr>
          <w:p w14:paraId="3E5B30C2" w14:textId="208A9BF2"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color w:val="000000"/>
                <w:kern w:val="0"/>
                <w:szCs w:val="21"/>
              </w:rPr>
              <w:t>75,375.01</w:t>
            </w:r>
          </w:p>
        </w:tc>
        <w:tc>
          <w:tcPr>
            <w:tcW w:w="1017" w:type="pct"/>
            <w:vAlign w:val="center"/>
          </w:tcPr>
          <w:p w14:paraId="4B6A52F3"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color w:val="000000"/>
                <w:kern w:val="0"/>
                <w:szCs w:val="21"/>
                <w:lang w:bidi="ar"/>
              </w:rPr>
              <w:t>24,756.96</w:t>
            </w:r>
          </w:p>
        </w:tc>
      </w:tr>
      <w:tr w:rsidR="00986418" w:rsidRPr="00986418" w14:paraId="56FF4FA9" w14:textId="77777777" w:rsidTr="004606C9">
        <w:trPr>
          <w:trHeight w:val="340"/>
          <w:jc w:val="center"/>
        </w:trPr>
        <w:tc>
          <w:tcPr>
            <w:tcW w:w="2883" w:type="pct"/>
            <w:vAlign w:val="center"/>
          </w:tcPr>
          <w:p w14:paraId="2DE027D6" w14:textId="77777777" w:rsidR="00986418" w:rsidRPr="00986418" w:rsidRDefault="00986418" w:rsidP="00986418">
            <w:pPr>
              <w:widowControl/>
              <w:textAlignment w:val="center"/>
              <w:rPr>
                <w:rFonts w:ascii="Times New Roman" w:hAnsi="Times New Roman"/>
                <w:b/>
                <w:bCs/>
                <w:color w:val="000000"/>
                <w:kern w:val="0"/>
                <w:szCs w:val="21"/>
              </w:rPr>
            </w:pPr>
            <w:r w:rsidRPr="00986418">
              <w:rPr>
                <w:rFonts w:ascii="Times New Roman" w:hAnsi="Times New Roman"/>
                <w:b/>
                <w:bCs/>
                <w:color w:val="000000"/>
                <w:kern w:val="0"/>
                <w:szCs w:val="21"/>
              </w:rPr>
              <w:t>六、期末现金及现金等价物余额</w:t>
            </w:r>
          </w:p>
        </w:tc>
        <w:tc>
          <w:tcPr>
            <w:tcW w:w="1100" w:type="pct"/>
            <w:vAlign w:val="center"/>
          </w:tcPr>
          <w:p w14:paraId="0B651AB5" w14:textId="008D4B7D" w:rsidR="00986418" w:rsidRPr="00986418" w:rsidRDefault="00986418" w:rsidP="00986418">
            <w:pPr>
              <w:widowControl/>
              <w:jc w:val="right"/>
              <w:textAlignment w:val="center"/>
              <w:rPr>
                <w:rFonts w:ascii="Times New Roman" w:hAnsi="Times New Roman"/>
                <w:color w:val="000000"/>
                <w:kern w:val="0"/>
                <w:szCs w:val="21"/>
                <w:lang w:bidi="ar"/>
              </w:rPr>
            </w:pPr>
            <w:r w:rsidRPr="00986418">
              <w:rPr>
                <w:rFonts w:ascii="Times New Roman" w:hAnsi="Times New Roman"/>
                <w:b/>
                <w:bCs/>
                <w:color w:val="000000"/>
                <w:kern w:val="0"/>
                <w:szCs w:val="21"/>
              </w:rPr>
              <w:t>24,232.89</w:t>
            </w:r>
          </w:p>
        </w:tc>
        <w:tc>
          <w:tcPr>
            <w:tcW w:w="1017" w:type="pct"/>
            <w:vAlign w:val="center"/>
          </w:tcPr>
          <w:p w14:paraId="40BE3CB0" w14:textId="77777777" w:rsidR="00986418" w:rsidRPr="00986418" w:rsidRDefault="00986418" w:rsidP="00986418">
            <w:pPr>
              <w:widowControl/>
              <w:jc w:val="right"/>
              <w:textAlignment w:val="center"/>
              <w:rPr>
                <w:rFonts w:ascii="Times New Roman" w:hAnsi="Times New Roman"/>
                <w:color w:val="000000"/>
                <w:kern w:val="0"/>
                <w:szCs w:val="21"/>
              </w:rPr>
            </w:pPr>
            <w:r w:rsidRPr="00986418">
              <w:rPr>
                <w:rFonts w:ascii="Times New Roman" w:hAnsi="Times New Roman"/>
                <w:b/>
                <w:bCs/>
                <w:color w:val="000000"/>
                <w:kern w:val="0"/>
                <w:szCs w:val="21"/>
                <w:lang w:bidi="ar"/>
              </w:rPr>
              <w:t>75,375.01</w:t>
            </w:r>
          </w:p>
        </w:tc>
      </w:tr>
    </w:tbl>
    <w:p w14:paraId="1B9FF6A4" w14:textId="747AADA7" w:rsidR="00653D99" w:rsidRPr="00986418" w:rsidRDefault="00653D99" w:rsidP="00653D99">
      <w:pPr>
        <w:keepNext/>
        <w:keepLines/>
        <w:spacing w:before="240" w:after="240" w:line="360" w:lineRule="auto"/>
        <w:outlineLvl w:val="2"/>
        <w:rPr>
          <w:rFonts w:ascii="Times New Roman" w:hAnsi="Times New Roman"/>
          <w:sz w:val="24"/>
          <w:lang w:val="zh-TW"/>
        </w:rPr>
      </w:pPr>
      <w:r w:rsidRPr="00986418">
        <w:rPr>
          <w:rFonts w:ascii="Times New Roman" w:hAnsi="Times New Roman"/>
          <w:sz w:val="24"/>
          <w:lang w:val="zh-TW"/>
        </w:rPr>
        <w:t>（</w:t>
      </w:r>
      <w:r w:rsidRPr="00986418">
        <w:rPr>
          <w:rFonts w:ascii="Times New Roman" w:hAnsi="Times New Roman" w:hint="eastAsia"/>
          <w:sz w:val="24"/>
          <w:lang w:val="zh-TW"/>
        </w:rPr>
        <w:t>4</w:t>
      </w:r>
      <w:r w:rsidRPr="00986418">
        <w:rPr>
          <w:rFonts w:ascii="Times New Roman" w:hAnsi="Times New Roman"/>
          <w:sz w:val="24"/>
          <w:lang w:val="zh-TW"/>
        </w:rPr>
        <w:t>）母公司资产负债表</w:t>
      </w:r>
    </w:p>
    <w:p w14:paraId="62C5A8CC" w14:textId="77777777" w:rsidR="00653D99" w:rsidRPr="00986418" w:rsidRDefault="00653D99" w:rsidP="00653D99">
      <w:pPr>
        <w:spacing w:line="360" w:lineRule="auto"/>
        <w:ind w:firstLineChars="200" w:firstLine="420"/>
        <w:jc w:val="right"/>
        <w:rPr>
          <w:rFonts w:ascii="Times New Roman" w:hAnsi="Times New Roman" w:cs="Arial"/>
          <w:szCs w:val="21"/>
        </w:rPr>
      </w:pPr>
      <w:r w:rsidRPr="00986418">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4"/>
        <w:gridCol w:w="2661"/>
        <w:gridCol w:w="2661"/>
      </w:tblGrid>
      <w:tr w:rsidR="004606C9" w:rsidRPr="00776FBF" w14:paraId="55091C49" w14:textId="77777777" w:rsidTr="004606C9">
        <w:trPr>
          <w:trHeight w:val="340"/>
          <w:tblHeader/>
          <w:jc w:val="center"/>
        </w:trPr>
        <w:tc>
          <w:tcPr>
            <w:tcW w:w="1792" w:type="pct"/>
            <w:vAlign w:val="center"/>
          </w:tcPr>
          <w:p w14:paraId="53E9954A"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604" w:type="pct"/>
            <w:vAlign w:val="center"/>
          </w:tcPr>
          <w:p w14:paraId="43112966" w14:textId="1DE0E310"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w:t>
            </w:r>
            <w:r w:rsidRPr="00776FBF">
              <w:rPr>
                <w:rFonts w:ascii="Times New Roman" w:hAnsi="Times New Roman"/>
                <w:b/>
                <w:color w:val="000000"/>
                <w:kern w:val="0"/>
                <w:szCs w:val="21"/>
              </w:rPr>
              <w:t>12</w:t>
            </w:r>
            <w:r w:rsidRPr="00776FBF">
              <w:rPr>
                <w:rFonts w:ascii="Times New Roman" w:hAnsi="Times New Roman" w:hint="eastAsia"/>
                <w:b/>
                <w:color w:val="000000"/>
                <w:kern w:val="0"/>
                <w:szCs w:val="21"/>
              </w:rPr>
              <w:t>月</w:t>
            </w:r>
            <w:r w:rsidRPr="00776FBF">
              <w:rPr>
                <w:rFonts w:ascii="Times New Roman" w:hAnsi="Times New Roman" w:hint="eastAsia"/>
                <w:b/>
                <w:color w:val="000000"/>
                <w:kern w:val="0"/>
                <w:szCs w:val="21"/>
              </w:rPr>
              <w:t>31</w:t>
            </w:r>
            <w:r w:rsidRPr="00776FBF">
              <w:rPr>
                <w:rFonts w:ascii="Times New Roman" w:hAnsi="Times New Roman" w:hint="eastAsia"/>
                <w:b/>
                <w:color w:val="000000"/>
                <w:kern w:val="0"/>
                <w:szCs w:val="21"/>
              </w:rPr>
              <w:t>日</w:t>
            </w:r>
          </w:p>
        </w:tc>
        <w:tc>
          <w:tcPr>
            <w:tcW w:w="1604" w:type="pct"/>
            <w:vAlign w:val="center"/>
          </w:tcPr>
          <w:p w14:paraId="046E0F04"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12</w:t>
            </w:r>
            <w:r w:rsidRPr="00776FBF">
              <w:rPr>
                <w:rFonts w:ascii="Times New Roman" w:hAnsi="Times New Roman"/>
                <w:b/>
                <w:color w:val="000000"/>
                <w:kern w:val="0"/>
                <w:szCs w:val="21"/>
              </w:rPr>
              <w:t>月</w:t>
            </w:r>
            <w:r w:rsidRPr="00776FBF">
              <w:rPr>
                <w:rFonts w:ascii="Times New Roman" w:hAnsi="Times New Roman"/>
                <w:b/>
                <w:color w:val="000000"/>
                <w:kern w:val="0"/>
                <w:szCs w:val="21"/>
              </w:rPr>
              <w:t>3</w:t>
            </w:r>
            <w:r w:rsidRPr="00776FBF">
              <w:rPr>
                <w:rFonts w:ascii="Times New Roman" w:hAnsi="Times New Roman" w:hint="eastAsia"/>
                <w:b/>
                <w:color w:val="000000"/>
                <w:kern w:val="0"/>
                <w:szCs w:val="21"/>
              </w:rPr>
              <w:t>1</w:t>
            </w:r>
            <w:r w:rsidRPr="00776FBF">
              <w:rPr>
                <w:rFonts w:ascii="Times New Roman" w:hAnsi="Times New Roman"/>
                <w:b/>
                <w:color w:val="000000"/>
                <w:kern w:val="0"/>
                <w:szCs w:val="21"/>
              </w:rPr>
              <w:t>日</w:t>
            </w:r>
          </w:p>
        </w:tc>
      </w:tr>
      <w:tr w:rsidR="004606C9" w:rsidRPr="00776FBF" w14:paraId="25B7A9E3" w14:textId="77777777" w:rsidTr="004606C9">
        <w:trPr>
          <w:trHeight w:val="340"/>
          <w:jc w:val="center"/>
        </w:trPr>
        <w:tc>
          <w:tcPr>
            <w:tcW w:w="1792" w:type="pct"/>
            <w:vAlign w:val="center"/>
          </w:tcPr>
          <w:p w14:paraId="598F0E56"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流动资产：</w:t>
            </w:r>
          </w:p>
        </w:tc>
        <w:tc>
          <w:tcPr>
            <w:tcW w:w="1604" w:type="pct"/>
            <w:vAlign w:val="center"/>
          </w:tcPr>
          <w:p w14:paraId="6025CFB5" w14:textId="77777777" w:rsidR="004606C9" w:rsidRPr="00776FBF" w:rsidRDefault="004606C9" w:rsidP="00653D99">
            <w:pPr>
              <w:widowControl/>
              <w:jc w:val="right"/>
              <w:rPr>
                <w:rFonts w:ascii="Times New Roman" w:hAnsi="Times New Roman"/>
                <w:b/>
                <w:color w:val="000000"/>
                <w:kern w:val="0"/>
                <w:szCs w:val="21"/>
              </w:rPr>
            </w:pPr>
          </w:p>
        </w:tc>
        <w:tc>
          <w:tcPr>
            <w:tcW w:w="1604" w:type="pct"/>
            <w:vAlign w:val="center"/>
          </w:tcPr>
          <w:p w14:paraId="259E441F" w14:textId="77777777" w:rsidR="004606C9" w:rsidRPr="00776FBF" w:rsidRDefault="004606C9" w:rsidP="00653D99">
            <w:pPr>
              <w:widowControl/>
              <w:jc w:val="right"/>
              <w:rPr>
                <w:rFonts w:ascii="Times New Roman" w:hAnsi="Times New Roman"/>
                <w:b/>
                <w:color w:val="000000"/>
                <w:kern w:val="0"/>
                <w:szCs w:val="21"/>
              </w:rPr>
            </w:pPr>
          </w:p>
        </w:tc>
      </w:tr>
      <w:tr w:rsidR="00776FBF" w:rsidRPr="00776FBF" w14:paraId="74E6D7BA" w14:textId="77777777" w:rsidTr="004606C9">
        <w:trPr>
          <w:trHeight w:val="340"/>
          <w:jc w:val="center"/>
        </w:trPr>
        <w:tc>
          <w:tcPr>
            <w:tcW w:w="1792" w:type="pct"/>
            <w:vAlign w:val="center"/>
          </w:tcPr>
          <w:p w14:paraId="11FD3A3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货币资金</w:t>
            </w:r>
          </w:p>
        </w:tc>
        <w:tc>
          <w:tcPr>
            <w:tcW w:w="1604" w:type="pct"/>
            <w:vAlign w:val="center"/>
          </w:tcPr>
          <w:p w14:paraId="3AB008A8" w14:textId="0E87C79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134,173.50</w:t>
            </w:r>
          </w:p>
        </w:tc>
        <w:tc>
          <w:tcPr>
            <w:tcW w:w="1604" w:type="pct"/>
            <w:vAlign w:val="center"/>
          </w:tcPr>
          <w:p w14:paraId="0E48EE5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344,698.33</w:t>
            </w:r>
          </w:p>
        </w:tc>
      </w:tr>
      <w:tr w:rsidR="00776FBF" w:rsidRPr="00776FBF" w14:paraId="24012C71" w14:textId="77777777" w:rsidTr="004606C9">
        <w:trPr>
          <w:trHeight w:val="340"/>
          <w:jc w:val="center"/>
        </w:trPr>
        <w:tc>
          <w:tcPr>
            <w:tcW w:w="1792" w:type="pct"/>
            <w:vAlign w:val="center"/>
          </w:tcPr>
          <w:p w14:paraId="56EEEC8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应收票据</w:t>
            </w:r>
          </w:p>
        </w:tc>
        <w:tc>
          <w:tcPr>
            <w:tcW w:w="1604" w:type="pct"/>
            <w:vAlign w:val="center"/>
          </w:tcPr>
          <w:p w14:paraId="26F52840" w14:textId="0A017BC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40,500.00</w:t>
            </w:r>
          </w:p>
        </w:tc>
        <w:tc>
          <w:tcPr>
            <w:tcW w:w="1604" w:type="pct"/>
            <w:vAlign w:val="center"/>
          </w:tcPr>
          <w:p w14:paraId="2615E8F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3,100.00</w:t>
            </w:r>
          </w:p>
        </w:tc>
      </w:tr>
      <w:tr w:rsidR="00776FBF" w:rsidRPr="00776FBF" w14:paraId="71F17AD3" w14:textId="77777777" w:rsidTr="004606C9">
        <w:trPr>
          <w:trHeight w:val="340"/>
          <w:jc w:val="center"/>
        </w:trPr>
        <w:tc>
          <w:tcPr>
            <w:tcW w:w="1792" w:type="pct"/>
            <w:vAlign w:val="center"/>
          </w:tcPr>
          <w:p w14:paraId="5C12B574"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应收账款</w:t>
            </w:r>
          </w:p>
        </w:tc>
        <w:tc>
          <w:tcPr>
            <w:tcW w:w="1604" w:type="pct"/>
            <w:vAlign w:val="center"/>
          </w:tcPr>
          <w:p w14:paraId="54C80B24" w14:textId="75F6151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1,593,698.56</w:t>
            </w:r>
          </w:p>
        </w:tc>
        <w:tc>
          <w:tcPr>
            <w:tcW w:w="1604" w:type="pct"/>
            <w:vAlign w:val="center"/>
          </w:tcPr>
          <w:p w14:paraId="1960426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1,462,344.20</w:t>
            </w:r>
          </w:p>
        </w:tc>
      </w:tr>
      <w:tr w:rsidR="00776FBF" w:rsidRPr="00776FBF" w14:paraId="521D4E12" w14:textId="77777777" w:rsidTr="004606C9">
        <w:trPr>
          <w:trHeight w:val="340"/>
          <w:jc w:val="center"/>
        </w:trPr>
        <w:tc>
          <w:tcPr>
            <w:tcW w:w="1792" w:type="pct"/>
            <w:vAlign w:val="center"/>
          </w:tcPr>
          <w:p w14:paraId="5801D55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预付款项</w:t>
            </w:r>
          </w:p>
        </w:tc>
        <w:tc>
          <w:tcPr>
            <w:tcW w:w="1604" w:type="pct"/>
            <w:vAlign w:val="center"/>
          </w:tcPr>
          <w:p w14:paraId="5962E2B1" w14:textId="7C9351F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127.04</w:t>
            </w:r>
          </w:p>
        </w:tc>
        <w:tc>
          <w:tcPr>
            <w:tcW w:w="1604" w:type="pct"/>
            <w:vAlign w:val="center"/>
          </w:tcPr>
          <w:p w14:paraId="419F89F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7,649.27</w:t>
            </w:r>
          </w:p>
        </w:tc>
      </w:tr>
      <w:tr w:rsidR="00776FBF" w:rsidRPr="00776FBF" w14:paraId="26A1D523" w14:textId="77777777" w:rsidTr="004606C9">
        <w:trPr>
          <w:trHeight w:val="340"/>
          <w:jc w:val="center"/>
        </w:trPr>
        <w:tc>
          <w:tcPr>
            <w:tcW w:w="1792" w:type="pct"/>
            <w:vAlign w:val="center"/>
          </w:tcPr>
          <w:p w14:paraId="4948D91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其他应收款</w:t>
            </w:r>
          </w:p>
        </w:tc>
        <w:tc>
          <w:tcPr>
            <w:tcW w:w="1604" w:type="pct"/>
            <w:vAlign w:val="center"/>
          </w:tcPr>
          <w:p w14:paraId="0ABD04F3" w14:textId="3ABB74E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2,265,501.15</w:t>
            </w:r>
          </w:p>
        </w:tc>
        <w:tc>
          <w:tcPr>
            <w:tcW w:w="1604" w:type="pct"/>
            <w:vAlign w:val="center"/>
          </w:tcPr>
          <w:p w14:paraId="10739D9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2,845,356.93</w:t>
            </w:r>
          </w:p>
        </w:tc>
      </w:tr>
      <w:tr w:rsidR="00776FBF" w:rsidRPr="00776FBF" w14:paraId="7A926B16" w14:textId="77777777" w:rsidTr="004606C9">
        <w:trPr>
          <w:trHeight w:val="340"/>
          <w:jc w:val="center"/>
        </w:trPr>
        <w:tc>
          <w:tcPr>
            <w:tcW w:w="1792" w:type="pct"/>
            <w:vAlign w:val="center"/>
          </w:tcPr>
          <w:p w14:paraId="297A5C6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存货</w:t>
            </w:r>
          </w:p>
        </w:tc>
        <w:tc>
          <w:tcPr>
            <w:tcW w:w="1604" w:type="pct"/>
            <w:vAlign w:val="center"/>
          </w:tcPr>
          <w:p w14:paraId="5637E091" w14:textId="447F85A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808,301.23</w:t>
            </w:r>
          </w:p>
        </w:tc>
        <w:tc>
          <w:tcPr>
            <w:tcW w:w="1604" w:type="pct"/>
            <w:vAlign w:val="center"/>
          </w:tcPr>
          <w:p w14:paraId="38AEEBE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988,775.54</w:t>
            </w:r>
          </w:p>
        </w:tc>
      </w:tr>
      <w:tr w:rsidR="00776FBF" w:rsidRPr="00776FBF" w14:paraId="2F009A49" w14:textId="77777777" w:rsidTr="004606C9">
        <w:trPr>
          <w:trHeight w:val="340"/>
          <w:jc w:val="center"/>
        </w:trPr>
        <w:tc>
          <w:tcPr>
            <w:tcW w:w="1792" w:type="pct"/>
            <w:vAlign w:val="center"/>
          </w:tcPr>
          <w:p w14:paraId="5E231ADC"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其他流动资产</w:t>
            </w:r>
          </w:p>
        </w:tc>
        <w:tc>
          <w:tcPr>
            <w:tcW w:w="1604" w:type="pct"/>
            <w:vAlign w:val="center"/>
          </w:tcPr>
          <w:p w14:paraId="03CA4B1C" w14:textId="6B36133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10,480.00</w:t>
            </w:r>
          </w:p>
        </w:tc>
        <w:tc>
          <w:tcPr>
            <w:tcW w:w="1604" w:type="pct"/>
            <w:vAlign w:val="center"/>
          </w:tcPr>
          <w:p w14:paraId="02B014D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9,397.70</w:t>
            </w:r>
          </w:p>
        </w:tc>
      </w:tr>
      <w:tr w:rsidR="00776FBF" w:rsidRPr="00776FBF" w14:paraId="6BA92887" w14:textId="77777777" w:rsidTr="004606C9">
        <w:trPr>
          <w:trHeight w:val="340"/>
          <w:jc w:val="center"/>
        </w:trPr>
        <w:tc>
          <w:tcPr>
            <w:tcW w:w="1792" w:type="pct"/>
            <w:vAlign w:val="center"/>
          </w:tcPr>
          <w:p w14:paraId="452B9F1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流动资产合计</w:t>
            </w:r>
          </w:p>
        </w:tc>
        <w:tc>
          <w:tcPr>
            <w:tcW w:w="1604" w:type="pct"/>
            <w:vAlign w:val="center"/>
          </w:tcPr>
          <w:p w14:paraId="3581F9A9" w14:textId="148BA80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4,852,781.48</w:t>
            </w:r>
          </w:p>
        </w:tc>
        <w:tc>
          <w:tcPr>
            <w:tcW w:w="1604" w:type="pct"/>
            <w:vAlign w:val="center"/>
          </w:tcPr>
          <w:p w14:paraId="5653A1D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5,661,321.96</w:t>
            </w:r>
          </w:p>
        </w:tc>
      </w:tr>
      <w:tr w:rsidR="004606C9" w:rsidRPr="00776FBF" w14:paraId="03DAEFEB" w14:textId="77777777" w:rsidTr="004606C9">
        <w:trPr>
          <w:trHeight w:val="340"/>
          <w:jc w:val="center"/>
        </w:trPr>
        <w:tc>
          <w:tcPr>
            <w:tcW w:w="1792" w:type="pct"/>
            <w:vAlign w:val="center"/>
          </w:tcPr>
          <w:p w14:paraId="5384B5C2"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非流动资产：</w:t>
            </w:r>
          </w:p>
        </w:tc>
        <w:tc>
          <w:tcPr>
            <w:tcW w:w="1604" w:type="pct"/>
            <w:vAlign w:val="center"/>
          </w:tcPr>
          <w:p w14:paraId="253DB0EA"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4AB8C7E4"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075E6ED0" w14:textId="77777777" w:rsidTr="004606C9">
        <w:trPr>
          <w:trHeight w:val="340"/>
          <w:jc w:val="center"/>
        </w:trPr>
        <w:tc>
          <w:tcPr>
            <w:tcW w:w="1792" w:type="pct"/>
            <w:vAlign w:val="center"/>
          </w:tcPr>
          <w:p w14:paraId="0132C68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其他债权投资</w:t>
            </w:r>
          </w:p>
        </w:tc>
        <w:tc>
          <w:tcPr>
            <w:tcW w:w="1604" w:type="pct"/>
            <w:vAlign w:val="center"/>
          </w:tcPr>
          <w:p w14:paraId="13F77081" w14:textId="114F61B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2,450.00</w:t>
            </w:r>
          </w:p>
        </w:tc>
        <w:tc>
          <w:tcPr>
            <w:tcW w:w="1604" w:type="pct"/>
            <w:vAlign w:val="center"/>
          </w:tcPr>
          <w:p w14:paraId="16A3CC9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2,450.00</w:t>
            </w:r>
          </w:p>
        </w:tc>
      </w:tr>
      <w:tr w:rsidR="00776FBF" w:rsidRPr="00776FBF" w14:paraId="045DF370" w14:textId="77777777" w:rsidTr="004606C9">
        <w:trPr>
          <w:trHeight w:val="340"/>
          <w:jc w:val="center"/>
        </w:trPr>
        <w:tc>
          <w:tcPr>
            <w:tcW w:w="1792" w:type="pct"/>
            <w:vAlign w:val="center"/>
          </w:tcPr>
          <w:p w14:paraId="4CCDE24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长期股权投资</w:t>
            </w:r>
          </w:p>
        </w:tc>
        <w:tc>
          <w:tcPr>
            <w:tcW w:w="1604" w:type="pct"/>
            <w:vAlign w:val="center"/>
          </w:tcPr>
          <w:p w14:paraId="116E0B7B" w14:textId="2D63A96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147,900.82</w:t>
            </w:r>
          </w:p>
        </w:tc>
        <w:tc>
          <w:tcPr>
            <w:tcW w:w="1604" w:type="pct"/>
            <w:vAlign w:val="center"/>
          </w:tcPr>
          <w:p w14:paraId="45BB357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137,460.45</w:t>
            </w:r>
          </w:p>
        </w:tc>
      </w:tr>
      <w:tr w:rsidR="00776FBF" w:rsidRPr="00776FBF" w14:paraId="6CA07AE0" w14:textId="77777777" w:rsidTr="004606C9">
        <w:trPr>
          <w:trHeight w:val="340"/>
          <w:jc w:val="center"/>
        </w:trPr>
        <w:tc>
          <w:tcPr>
            <w:tcW w:w="1792" w:type="pct"/>
            <w:vAlign w:val="center"/>
          </w:tcPr>
          <w:p w14:paraId="2350D0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其他非流动金融资产</w:t>
            </w:r>
          </w:p>
        </w:tc>
        <w:tc>
          <w:tcPr>
            <w:tcW w:w="1604" w:type="pct"/>
            <w:vAlign w:val="center"/>
          </w:tcPr>
          <w:p w14:paraId="6E55DD2A" w14:textId="6367AA8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307,229.33</w:t>
            </w:r>
          </w:p>
        </w:tc>
        <w:tc>
          <w:tcPr>
            <w:tcW w:w="1604" w:type="pct"/>
            <w:vAlign w:val="center"/>
          </w:tcPr>
          <w:p w14:paraId="6F12979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125,893.49</w:t>
            </w:r>
          </w:p>
        </w:tc>
      </w:tr>
      <w:tr w:rsidR="00776FBF" w:rsidRPr="00776FBF" w14:paraId="675426EA" w14:textId="77777777" w:rsidTr="004606C9">
        <w:trPr>
          <w:trHeight w:val="340"/>
          <w:jc w:val="center"/>
        </w:trPr>
        <w:tc>
          <w:tcPr>
            <w:tcW w:w="1792" w:type="pct"/>
            <w:vAlign w:val="center"/>
          </w:tcPr>
          <w:p w14:paraId="6396C42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投资性房地产</w:t>
            </w:r>
          </w:p>
        </w:tc>
        <w:tc>
          <w:tcPr>
            <w:tcW w:w="1604" w:type="pct"/>
            <w:vAlign w:val="center"/>
          </w:tcPr>
          <w:p w14:paraId="29F10CA0" w14:textId="1B06583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220,983.13</w:t>
            </w:r>
          </w:p>
        </w:tc>
        <w:tc>
          <w:tcPr>
            <w:tcW w:w="1604" w:type="pct"/>
            <w:vAlign w:val="center"/>
          </w:tcPr>
          <w:p w14:paraId="1F7E2FE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240,960.11</w:t>
            </w:r>
          </w:p>
        </w:tc>
      </w:tr>
      <w:tr w:rsidR="00776FBF" w:rsidRPr="00776FBF" w14:paraId="1F87A8BF" w14:textId="77777777" w:rsidTr="004606C9">
        <w:trPr>
          <w:trHeight w:val="340"/>
          <w:jc w:val="center"/>
        </w:trPr>
        <w:tc>
          <w:tcPr>
            <w:tcW w:w="1792" w:type="pct"/>
            <w:vAlign w:val="center"/>
          </w:tcPr>
          <w:p w14:paraId="2265D33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固定资产</w:t>
            </w:r>
          </w:p>
        </w:tc>
        <w:tc>
          <w:tcPr>
            <w:tcW w:w="1604" w:type="pct"/>
            <w:vAlign w:val="center"/>
          </w:tcPr>
          <w:p w14:paraId="376500FB" w14:textId="5D72CE8E"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20,818.61</w:t>
            </w:r>
          </w:p>
        </w:tc>
        <w:tc>
          <w:tcPr>
            <w:tcW w:w="1604" w:type="pct"/>
            <w:vAlign w:val="center"/>
          </w:tcPr>
          <w:p w14:paraId="38E37DC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21,567.69</w:t>
            </w:r>
          </w:p>
        </w:tc>
      </w:tr>
      <w:tr w:rsidR="00776FBF" w:rsidRPr="00776FBF" w14:paraId="12D6960E" w14:textId="77777777" w:rsidTr="004606C9">
        <w:trPr>
          <w:trHeight w:val="340"/>
          <w:jc w:val="center"/>
        </w:trPr>
        <w:tc>
          <w:tcPr>
            <w:tcW w:w="1792" w:type="pct"/>
            <w:vAlign w:val="center"/>
          </w:tcPr>
          <w:p w14:paraId="326170F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在建工程</w:t>
            </w:r>
          </w:p>
        </w:tc>
        <w:tc>
          <w:tcPr>
            <w:tcW w:w="1604" w:type="pct"/>
            <w:vAlign w:val="center"/>
          </w:tcPr>
          <w:p w14:paraId="5F379BCE" w14:textId="186B0D9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104,940.84</w:t>
            </w:r>
          </w:p>
        </w:tc>
        <w:tc>
          <w:tcPr>
            <w:tcW w:w="1604" w:type="pct"/>
            <w:vAlign w:val="center"/>
          </w:tcPr>
          <w:p w14:paraId="73611323"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109,660.98</w:t>
            </w:r>
          </w:p>
        </w:tc>
      </w:tr>
      <w:tr w:rsidR="00776FBF" w:rsidRPr="00776FBF" w14:paraId="7929A51B" w14:textId="77777777" w:rsidTr="004606C9">
        <w:trPr>
          <w:trHeight w:val="340"/>
          <w:jc w:val="center"/>
        </w:trPr>
        <w:tc>
          <w:tcPr>
            <w:tcW w:w="1792" w:type="pct"/>
            <w:vAlign w:val="center"/>
          </w:tcPr>
          <w:p w14:paraId="4D4758F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无形资产</w:t>
            </w:r>
          </w:p>
        </w:tc>
        <w:tc>
          <w:tcPr>
            <w:tcW w:w="1604" w:type="pct"/>
            <w:vAlign w:val="center"/>
          </w:tcPr>
          <w:p w14:paraId="452C2F27" w14:textId="5DF5BBF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33.92</w:t>
            </w:r>
          </w:p>
        </w:tc>
        <w:tc>
          <w:tcPr>
            <w:tcW w:w="1604" w:type="pct"/>
            <w:vAlign w:val="center"/>
          </w:tcPr>
          <w:p w14:paraId="4B19D2F1"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40.06</w:t>
            </w:r>
          </w:p>
        </w:tc>
      </w:tr>
      <w:tr w:rsidR="00776FBF" w:rsidRPr="00776FBF" w14:paraId="59DAF86A" w14:textId="77777777" w:rsidTr="004606C9">
        <w:trPr>
          <w:trHeight w:val="340"/>
          <w:jc w:val="center"/>
        </w:trPr>
        <w:tc>
          <w:tcPr>
            <w:tcW w:w="1792" w:type="pct"/>
            <w:vAlign w:val="center"/>
          </w:tcPr>
          <w:p w14:paraId="4DAFEA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长期待摊费用</w:t>
            </w:r>
          </w:p>
        </w:tc>
        <w:tc>
          <w:tcPr>
            <w:tcW w:w="1604" w:type="pct"/>
            <w:vAlign w:val="center"/>
          </w:tcPr>
          <w:p w14:paraId="70BE6E1C" w14:textId="3739BA1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14.30</w:t>
            </w:r>
          </w:p>
        </w:tc>
        <w:tc>
          <w:tcPr>
            <w:tcW w:w="1604" w:type="pct"/>
            <w:vAlign w:val="center"/>
          </w:tcPr>
          <w:p w14:paraId="54932C32"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16.98</w:t>
            </w:r>
          </w:p>
        </w:tc>
      </w:tr>
      <w:tr w:rsidR="00776FBF" w:rsidRPr="00776FBF" w14:paraId="2DC3F08A" w14:textId="77777777" w:rsidTr="004606C9">
        <w:trPr>
          <w:trHeight w:val="340"/>
          <w:jc w:val="center"/>
        </w:trPr>
        <w:tc>
          <w:tcPr>
            <w:tcW w:w="1792" w:type="pct"/>
            <w:vAlign w:val="center"/>
          </w:tcPr>
          <w:p w14:paraId="4078D39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其他非流动资产</w:t>
            </w:r>
          </w:p>
        </w:tc>
        <w:tc>
          <w:tcPr>
            <w:tcW w:w="1604" w:type="pct"/>
            <w:vAlign w:val="center"/>
          </w:tcPr>
          <w:p w14:paraId="765A6D4B" w14:textId="3CA4F4C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7,532.51</w:t>
            </w:r>
          </w:p>
        </w:tc>
        <w:tc>
          <w:tcPr>
            <w:tcW w:w="1604" w:type="pct"/>
            <w:vAlign w:val="center"/>
          </w:tcPr>
          <w:p w14:paraId="061FD8D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473.63</w:t>
            </w:r>
          </w:p>
        </w:tc>
      </w:tr>
      <w:tr w:rsidR="00776FBF" w:rsidRPr="00776FBF" w14:paraId="2F449FAF" w14:textId="77777777" w:rsidTr="004606C9">
        <w:trPr>
          <w:trHeight w:val="340"/>
          <w:jc w:val="center"/>
        </w:trPr>
        <w:tc>
          <w:tcPr>
            <w:tcW w:w="1792" w:type="pct"/>
            <w:vAlign w:val="center"/>
          </w:tcPr>
          <w:p w14:paraId="50EFB43A"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非流动资产合计</w:t>
            </w:r>
          </w:p>
        </w:tc>
        <w:tc>
          <w:tcPr>
            <w:tcW w:w="1604" w:type="pct"/>
            <w:vAlign w:val="center"/>
          </w:tcPr>
          <w:p w14:paraId="16E1E399" w14:textId="1F4E2EE9"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811,903.45</w:t>
            </w:r>
          </w:p>
        </w:tc>
        <w:tc>
          <w:tcPr>
            <w:tcW w:w="1604" w:type="pct"/>
            <w:vAlign w:val="center"/>
          </w:tcPr>
          <w:p w14:paraId="72E525D7"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638,523.39</w:t>
            </w:r>
          </w:p>
        </w:tc>
      </w:tr>
      <w:tr w:rsidR="00776FBF" w:rsidRPr="00776FBF" w14:paraId="59FF0131" w14:textId="77777777" w:rsidTr="004606C9">
        <w:trPr>
          <w:trHeight w:val="340"/>
          <w:jc w:val="center"/>
        </w:trPr>
        <w:tc>
          <w:tcPr>
            <w:tcW w:w="1792" w:type="pct"/>
            <w:vAlign w:val="center"/>
          </w:tcPr>
          <w:p w14:paraId="76AED0F1"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资产合计</w:t>
            </w:r>
          </w:p>
        </w:tc>
        <w:tc>
          <w:tcPr>
            <w:tcW w:w="1604" w:type="pct"/>
            <w:vAlign w:val="center"/>
          </w:tcPr>
          <w:p w14:paraId="2B929B9F" w14:textId="156A6D39"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5,664,684.94</w:t>
            </w:r>
          </w:p>
        </w:tc>
        <w:tc>
          <w:tcPr>
            <w:tcW w:w="1604" w:type="pct"/>
            <w:vAlign w:val="center"/>
          </w:tcPr>
          <w:p w14:paraId="3268F628"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6,299,845.34</w:t>
            </w:r>
          </w:p>
        </w:tc>
      </w:tr>
      <w:tr w:rsidR="004606C9" w:rsidRPr="00776FBF" w14:paraId="28DD2C06" w14:textId="77777777" w:rsidTr="004606C9">
        <w:trPr>
          <w:trHeight w:val="340"/>
          <w:jc w:val="center"/>
        </w:trPr>
        <w:tc>
          <w:tcPr>
            <w:tcW w:w="1792" w:type="pct"/>
            <w:vAlign w:val="center"/>
          </w:tcPr>
          <w:p w14:paraId="26DD893F"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流动负债：</w:t>
            </w:r>
          </w:p>
        </w:tc>
        <w:tc>
          <w:tcPr>
            <w:tcW w:w="1604" w:type="pct"/>
            <w:vAlign w:val="center"/>
          </w:tcPr>
          <w:p w14:paraId="1BE70490"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08A6D784"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3F38D886" w14:textId="77777777" w:rsidTr="004606C9">
        <w:trPr>
          <w:trHeight w:val="340"/>
          <w:jc w:val="center"/>
        </w:trPr>
        <w:tc>
          <w:tcPr>
            <w:tcW w:w="1792" w:type="pct"/>
            <w:vAlign w:val="center"/>
          </w:tcPr>
          <w:p w14:paraId="47EEA19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短期借款</w:t>
            </w:r>
          </w:p>
        </w:tc>
        <w:tc>
          <w:tcPr>
            <w:tcW w:w="1604" w:type="pct"/>
            <w:vAlign w:val="center"/>
          </w:tcPr>
          <w:p w14:paraId="28B92B24" w14:textId="32C8EAF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84,809.00</w:t>
            </w:r>
          </w:p>
        </w:tc>
        <w:tc>
          <w:tcPr>
            <w:tcW w:w="1604" w:type="pct"/>
            <w:vAlign w:val="center"/>
          </w:tcPr>
          <w:p w14:paraId="62B8DA6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343,704.18</w:t>
            </w:r>
          </w:p>
        </w:tc>
      </w:tr>
      <w:tr w:rsidR="00776FBF" w:rsidRPr="00776FBF" w14:paraId="53A79F98" w14:textId="77777777" w:rsidTr="004606C9">
        <w:trPr>
          <w:trHeight w:val="340"/>
          <w:jc w:val="center"/>
        </w:trPr>
        <w:tc>
          <w:tcPr>
            <w:tcW w:w="1792" w:type="pct"/>
            <w:vAlign w:val="center"/>
          </w:tcPr>
          <w:p w14:paraId="02D76FA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应付票据</w:t>
            </w:r>
          </w:p>
        </w:tc>
        <w:tc>
          <w:tcPr>
            <w:tcW w:w="1604" w:type="pct"/>
            <w:vAlign w:val="center"/>
          </w:tcPr>
          <w:p w14:paraId="1DE37E37" w14:textId="60EBFB1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259,956.00</w:t>
            </w:r>
          </w:p>
        </w:tc>
        <w:tc>
          <w:tcPr>
            <w:tcW w:w="1604" w:type="pct"/>
            <w:vAlign w:val="center"/>
          </w:tcPr>
          <w:p w14:paraId="3B6DB2F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299,306.73</w:t>
            </w:r>
          </w:p>
        </w:tc>
      </w:tr>
      <w:tr w:rsidR="00776FBF" w:rsidRPr="00776FBF" w14:paraId="0F433D0A" w14:textId="77777777" w:rsidTr="004606C9">
        <w:trPr>
          <w:trHeight w:val="340"/>
          <w:jc w:val="center"/>
        </w:trPr>
        <w:tc>
          <w:tcPr>
            <w:tcW w:w="1792" w:type="pct"/>
            <w:vAlign w:val="center"/>
          </w:tcPr>
          <w:p w14:paraId="60A2692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应付账款</w:t>
            </w:r>
          </w:p>
        </w:tc>
        <w:tc>
          <w:tcPr>
            <w:tcW w:w="1604" w:type="pct"/>
            <w:vAlign w:val="center"/>
          </w:tcPr>
          <w:p w14:paraId="51A8DC53" w14:textId="580CCC5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23,118.43</w:t>
            </w:r>
          </w:p>
        </w:tc>
        <w:tc>
          <w:tcPr>
            <w:tcW w:w="1604" w:type="pct"/>
            <w:vAlign w:val="center"/>
          </w:tcPr>
          <w:p w14:paraId="5619503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26,109.48</w:t>
            </w:r>
          </w:p>
        </w:tc>
      </w:tr>
      <w:tr w:rsidR="00776FBF" w:rsidRPr="00776FBF" w14:paraId="7E196853" w14:textId="77777777" w:rsidTr="004606C9">
        <w:trPr>
          <w:trHeight w:val="340"/>
          <w:jc w:val="center"/>
        </w:trPr>
        <w:tc>
          <w:tcPr>
            <w:tcW w:w="1792" w:type="pct"/>
            <w:vAlign w:val="center"/>
          </w:tcPr>
          <w:p w14:paraId="2189608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合同负债</w:t>
            </w:r>
          </w:p>
        </w:tc>
        <w:tc>
          <w:tcPr>
            <w:tcW w:w="1604" w:type="pct"/>
            <w:vAlign w:val="center"/>
          </w:tcPr>
          <w:p w14:paraId="2E490837" w14:textId="7E0812C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13,143.25</w:t>
            </w:r>
          </w:p>
        </w:tc>
        <w:tc>
          <w:tcPr>
            <w:tcW w:w="1604" w:type="pct"/>
            <w:vAlign w:val="center"/>
          </w:tcPr>
          <w:p w14:paraId="42CCF26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15,338.56</w:t>
            </w:r>
          </w:p>
        </w:tc>
      </w:tr>
      <w:tr w:rsidR="00776FBF" w:rsidRPr="00776FBF" w14:paraId="2A095E9A" w14:textId="77777777" w:rsidTr="004606C9">
        <w:trPr>
          <w:trHeight w:val="340"/>
          <w:jc w:val="center"/>
        </w:trPr>
        <w:tc>
          <w:tcPr>
            <w:tcW w:w="1792" w:type="pct"/>
            <w:vAlign w:val="center"/>
          </w:tcPr>
          <w:p w14:paraId="2FC4366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应交税费</w:t>
            </w:r>
          </w:p>
        </w:tc>
        <w:tc>
          <w:tcPr>
            <w:tcW w:w="1604" w:type="pct"/>
            <w:vAlign w:val="center"/>
          </w:tcPr>
          <w:p w14:paraId="1568102C" w14:textId="16C528B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3,597.79</w:t>
            </w:r>
          </w:p>
        </w:tc>
        <w:tc>
          <w:tcPr>
            <w:tcW w:w="1604" w:type="pct"/>
            <w:vAlign w:val="center"/>
          </w:tcPr>
          <w:p w14:paraId="54411A0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2,062.19</w:t>
            </w:r>
          </w:p>
        </w:tc>
      </w:tr>
      <w:tr w:rsidR="00776FBF" w:rsidRPr="00776FBF" w14:paraId="699702B2" w14:textId="77777777" w:rsidTr="004606C9">
        <w:trPr>
          <w:trHeight w:val="340"/>
          <w:jc w:val="center"/>
        </w:trPr>
        <w:tc>
          <w:tcPr>
            <w:tcW w:w="1792" w:type="pct"/>
            <w:vAlign w:val="center"/>
          </w:tcPr>
          <w:p w14:paraId="447F010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其他应付款</w:t>
            </w:r>
          </w:p>
        </w:tc>
        <w:tc>
          <w:tcPr>
            <w:tcW w:w="1604" w:type="pct"/>
            <w:vAlign w:val="center"/>
          </w:tcPr>
          <w:p w14:paraId="57583806" w14:textId="24B7FF2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1,017,937.87</w:t>
            </w:r>
          </w:p>
        </w:tc>
        <w:tc>
          <w:tcPr>
            <w:tcW w:w="1604" w:type="pct"/>
            <w:vAlign w:val="center"/>
          </w:tcPr>
          <w:p w14:paraId="6E6A120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1,422,464.13</w:t>
            </w:r>
          </w:p>
        </w:tc>
      </w:tr>
      <w:tr w:rsidR="00776FBF" w:rsidRPr="00776FBF" w14:paraId="18150427" w14:textId="77777777" w:rsidTr="004606C9">
        <w:trPr>
          <w:trHeight w:val="340"/>
          <w:jc w:val="center"/>
        </w:trPr>
        <w:tc>
          <w:tcPr>
            <w:tcW w:w="1792" w:type="pct"/>
            <w:vAlign w:val="center"/>
          </w:tcPr>
          <w:p w14:paraId="614F4B4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一年内到期的非流动负债</w:t>
            </w:r>
          </w:p>
        </w:tc>
        <w:tc>
          <w:tcPr>
            <w:tcW w:w="1604" w:type="pct"/>
            <w:vAlign w:val="center"/>
          </w:tcPr>
          <w:p w14:paraId="3A0853EA" w14:textId="41C51D2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475,959.03</w:t>
            </w:r>
          </w:p>
        </w:tc>
        <w:tc>
          <w:tcPr>
            <w:tcW w:w="1604" w:type="pct"/>
            <w:vAlign w:val="center"/>
          </w:tcPr>
          <w:p w14:paraId="6C87FF6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215,637.12</w:t>
            </w:r>
          </w:p>
        </w:tc>
      </w:tr>
      <w:tr w:rsidR="00776FBF" w:rsidRPr="00776FBF" w14:paraId="3951DA04" w14:textId="77777777" w:rsidTr="004606C9">
        <w:trPr>
          <w:trHeight w:val="340"/>
          <w:jc w:val="center"/>
        </w:trPr>
        <w:tc>
          <w:tcPr>
            <w:tcW w:w="1792" w:type="pct"/>
            <w:vAlign w:val="center"/>
          </w:tcPr>
          <w:p w14:paraId="794D0AF4"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其他流动负债</w:t>
            </w:r>
          </w:p>
        </w:tc>
        <w:tc>
          <w:tcPr>
            <w:tcW w:w="1604" w:type="pct"/>
            <w:vAlign w:val="center"/>
          </w:tcPr>
          <w:p w14:paraId="1BAA3B16" w14:textId="41FBC5F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1,182.89</w:t>
            </w:r>
          </w:p>
        </w:tc>
        <w:tc>
          <w:tcPr>
            <w:tcW w:w="1604" w:type="pct"/>
            <w:vAlign w:val="center"/>
          </w:tcPr>
          <w:p w14:paraId="6CA98BF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1,380.44</w:t>
            </w:r>
          </w:p>
        </w:tc>
      </w:tr>
      <w:tr w:rsidR="00776FBF" w:rsidRPr="00776FBF" w14:paraId="070D746C" w14:textId="77777777" w:rsidTr="004606C9">
        <w:trPr>
          <w:trHeight w:val="340"/>
          <w:jc w:val="center"/>
        </w:trPr>
        <w:tc>
          <w:tcPr>
            <w:tcW w:w="1792" w:type="pct"/>
            <w:vAlign w:val="center"/>
          </w:tcPr>
          <w:p w14:paraId="142593D6"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流动负债合计</w:t>
            </w:r>
          </w:p>
        </w:tc>
        <w:tc>
          <w:tcPr>
            <w:tcW w:w="1604" w:type="pct"/>
            <w:vAlign w:val="center"/>
          </w:tcPr>
          <w:p w14:paraId="00A53E0E" w14:textId="72E6976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1,879,704.26</w:t>
            </w:r>
          </w:p>
        </w:tc>
        <w:tc>
          <w:tcPr>
            <w:tcW w:w="1604" w:type="pct"/>
            <w:vAlign w:val="center"/>
          </w:tcPr>
          <w:p w14:paraId="5E4A533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2,326,002.85</w:t>
            </w:r>
          </w:p>
        </w:tc>
      </w:tr>
      <w:tr w:rsidR="004606C9" w:rsidRPr="00776FBF" w14:paraId="462E7449" w14:textId="77777777" w:rsidTr="004606C9">
        <w:trPr>
          <w:trHeight w:val="340"/>
          <w:jc w:val="center"/>
        </w:trPr>
        <w:tc>
          <w:tcPr>
            <w:tcW w:w="1792" w:type="pct"/>
            <w:vAlign w:val="center"/>
          </w:tcPr>
          <w:p w14:paraId="2A37F674"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非流动负债：</w:t>
            </w:r>
          </w:p>
        </w:tc>
        <w:tc>
          <w:tcPr>
            <w:tcW w:w="1604" w:type="pct"/>
            <w:vAlign w:val="center"/>
          </w:tcPr>
          <w:p w14:paraId="3FF681DA"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6EE06D7F"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3926E51F" w14:textId="77777777" w:rsidTr="004606C9">
        <w:trPr>
          <w:trHeight w:val="340"/>
          <w:jc w:val="center"/>
        </w:trPr>
        <w:tc>
          <w:tcPr>
            <w:tcW w:w="1792" w:type="pct"/>
            <w:vAlign w:val="center"/>
          </w:tcPr>
          <w:p w14:paraId="7F2FFCAB"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长期借款</w:t>
            </w:r>
          </w:p>
        </w:tc>
        <w:tc>
          <w:tcPr>
            <w:tcW w:w="1604" w:type="pct"/>
            <w:vAlign w:val="center"/>
          </w:tcPr>
          <w:p w14:paraId="6EFD1864" w14:textId="00761AA5"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1,105,517.44</w:t>
            </w:r>
          </w:p>
        </w:tc>
        <w:tc>
          <w:tcPr>
            <w:tcW w:w="1604" w:type="pct"/>
            <w:vAlign w:val="center"/>
          </w:tcPr>
          <w:p w14:paraId="7E9DA04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1,460,314.24</w:t>
            </w:r>
          </w:p>
        </w:tc>
      </w:tr>
      <w:tr w:rsidR="00776FBF" w:rsidRPr="00776FBF" w14:paraId="05CA7D10" w14:textId="77777777" w:rsidTr="004606C9">
        <w:trPr>
          <w:trHeight w:val="340"/>
          <w:jc w:val="center"/>
        </w:trPr>
        <w:tc>
          <w:tcPr>
            <w:tcW w:w="1792" w:type="pct"/>
            <w:vAlign w:val="center"/>
          </w:tcPr>
          <w:p w14:paraId="2430B54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应付债券</w:t>
            </w:r>
          </w:p>
        </w:tc>
        <w:tc>
          <w:tcPr>
            <w:tcW w:w="1604" w:type="pct"/>
            <w:vAlign w:val="center"/>
          </w:tcPr>
          <w:p w14:paraId="7BA70C94" w14:textId="4DE8E9C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384,880.00</w:t>
            </w:r>
          </w:p>
        </w:tc>
        <w:tc>
          <w:tcPr>
            <w:tcW w:w="1604" w:type="pct"/>
            <w:vAlign w:val="center"/>
          </w:tcPr>
          <w:p w14:paraId="529A74E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305,300.00</w:t>
            </w:r>
          </w:p>
        </w:tc>
      </w:tr>
      <w:tr w:rsidR="00776FBF" w:rsidRPr="00776FBF" w14:paraId="1728978A" w14:textId="77777777" w:rsidTr="004606C9">
        <w:trPr>
          <w:trHeight w:val="340"/>
          <w:jc w:val="center"/>
        </w:trPr>
        <w:tc>
          <w:tcPr>
            <w:tcW w:w="1792" w:type="pct"/>
            <w:vAlign w:val="center"/>
          </w:tcPr>
          <w:p w14:paraId="442C783F"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非流动负债合计</w:t>
            </w:r>
          </w:p>
        </w:tc>
        <w:tc>
          <w:tcPr>
            <w:tcW w:w="1604" w:type="pct"/>
            <w:vAlign w:val="center"/>
          </w:tcPr>
          <w:p w14:paraId="790DF3E2" w14:textId="7B5C8BB2"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1,490,397.44</w:t>
            </w:r>
          </w:p>
        </w:tc>
        <w:tc>
          <w:tcPr>
            <w:tcW w:w="1604" w:type="pct"/>
            <w:vAlign w:val="center"/>
          </w:tcPr>
          <w:p w14:paraId="27520DA1"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1,765,614.24</w:t>
            </w:r>
          </w:p>
        </w:tc>
      </w:tr>
      <w:tr w:rsidR="00776FBF" w:rsidRPr="00776FBF" w14:paraId="65EB9B42" w14:textId="77777777" w:rsidTr="004606C9">
        <w:trPr>
          <w:trHeight w:val="340"/>
          <w:jc w:val="center"/>
        </w:trPr>
        <w:tc>
          <w:tcPr>
            <w:tcW w:w="1792" w:type="pct"/>
            <w:vAlign w:val="center"/>
          </w:tcPr>
          <w:p w14:paraId="0B4A4FF2"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负债合计</w:t>
            </w:r>
          </w:p>
        </w:tc>
        <w:tc>
          <w:tcPr>
            <w:tcW w:w="1604" w:type="pct"/>
            <w:vAlign w:val="center"/>
          </w:tcPr>
          <w:p w14:paraId="3CE99CFA" w14:textId="28681743"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3,370,101.70</w:t>
            </w:r>
          </w:p>
        </w:tc>
        <w:tc>
          <w:tcPr>
            <w:tcW w:w="1604" w:type="pct"/>
            <w:vAlign w:val="center"/>
          </w:tcPr>
          <w:p w14:paraId="6938072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4,091,617.09</w:t>
            </w:r>
          </w:p>
        </w:tc>
      </w:tr>
      <w:tr w:rsidR="004606C9" w:rsidRPr="00776FBF" w14:paraId="34985F3F" w14:textId="77777777" w:rsidTr="004606C9">
        <w:trPr>
          <w:trHeight w:val="340"/>
          <w:jc w:val="center"/>
        </w:trPr>
        <w:tc>
          <w:tcPr>
            <w:tcW w:w="1792" w:type="pct"/>
            <w:vAlign w:val="center"/>
          </w:tcPr>
          <w:p w14:paraId="1AB00F4A"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所有者权益：</w:t>
            </w:r>
          </w:p>
        </w:tc>
        <w:tc>
          <w:tcPr>
            <w:tcW w:w="1604" w:type="pct"/>
            <w:vAlign w:val="center"/>
          </w:tcPr>
          <w:p w14:paraId="6F475B54" w14:textId="77777777" w:rsidR="004606C9" w:rsidRPr="00776FBF" w:rsidRDefault="004606C9" w:rsidP="00653D99">
            <w:pPr>
              <w:widowControl/>
              <w:jc w:val="right"/>
              <w:textAlignment w:val="center"/>
              <w:rPr>
                <w:rFonts w:ascii="Times New Roman" w:hAnsi="Times New Roman"/>
                <w:color w:val="000000"/>
                <w:kern w:val="0"/>
                <w:szCs w:val="21"/>
              </w:rPr>
            </w:pPr>
          </w:p>
        </w:tc>
        <w:tc>
          <w:tcPr>
            <w:tcW w:w="1604" w:type="pct"/>
            <w:vAlign w:val="center"/>
          </w:tcPr>
          <w:p w14:paraId="1F87905E" w14:textId="77777777" w:rsidR="004606C9" w:rsidRPr="00776FBF" w:rsidRDefault="004606C9" w:rsidP="00653D99">
            <w:pPr>
              <w:widowControl/>
              <w:jc w:val="right"/>
              <w:textAlignment w:val="center"/>
              <w:rPr>
                <w:rFonts w:ascii="Times New Roman" w:hAnsi="Times New Roman"/>
                <w:color w:val="000000"/>
                <w:kern w:val="0"/>
                <w:szCs w:val="21"/>
              </w:rPr>
            </w:pPr>
          </w:p>
        </w:tc>
      </w:tr>
      <w:tr w:rsidR="00776FBF" w:rsidRPr="00776FBF" w14:paraId="05EA8AE1" w14:textId="77777777" w:rsidTr="004606C9">
        <w:trPr>
          <w:trHeight w:val="340"/>
          <w:jc w:val="center"/>
        </w:trPr>
        <w:tc>
          <w:tcPr>
            <w:tcW w:w="1792" w:type="pct"/>
            <w:vAlign w:val="center"/>
          </w:tcPr>
          <w:p w14:paraId="548AC230"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实收资本</w:t>
            </w:r>
          </w:p>
        </w:tc>
        <w:tc>
          <w:tcPr>
            <w:tcW w:w="1604" w:type="pct"/>
            <w:vAlign w:val="center"/>
          </w:tcPr>
          <w:p w14:paraId="6A487E28" w14:textId="5A6CB5D5"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370,117.51</w:t>
            </w:r>
          </w:p>
        </w:tc>
        <w:tc>
          <w:tcPr>
            <w:tcW w:w="1604" w:type="pct"/>
            <w:vAlign w:val="center"/>
          </w:tcPr>
          <w:p w14:paraId="7A1CB2BF"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370,117.51</w:t>
            </w:r>
          </w:p>
        </w:tc>
      </w:tr>
      <w:tr w:rsidR="00776FBF" w:rsidRPr="00776FBF" w14:paraId="6B1CBD18" w14:textId="77777777" w:rsidTr="004606C9">
        <w:trPr>
          <w:trHeight w:val="340"/>
          <w:jc w:val="center"/>
        </w:trPr>
        <w:tc>
          <w:tcPr>
            <w:tcW w:w="1792" w:type="pct"/>
            <w:vAlign w:val="center"/>
          </w:tcPr>
          <w:p w14:paraId="11DE825A"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资本公积</w:t>
            </w:r>
          </w:p>
        </w:tc>
        <w:tc>
          <w:tcPr>
            <w:tcW w:w="1604" w:type="pct"/>
            <w:vAlign w:val="center"/>
          </w:tcPr>
          <w:p w14:paraId="203B7B68" w14:textId="17888E8A"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1,117,512.24</w:t>
            </w:r>
          </w:p>
        </w:tc>
        <w:tc>
          <w:tcPr>
            <w:tcW w:w="1604" w:type="pct"/>
            <w:vAlign w:val="center"/>
          </w:tcPr>
          <w:p w14:paraId="24FA0DE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1,121,024.31</w:t>
            </w:r>
          </w:p>
        </w:tc>
      </w:tr>
      <w:tr w:rsidR="00776FBF" w:rsidRPr="00776FBF" w14:paraId="790C6FCC" w14:textId="77777777" w:rsidTr="004606C9">
        <w:trPr>
          <w:trHeight w:val="340"/>
          <w:jc w:val="center"/>
        </w:trPr>
        <w:tc>
          <w:tcPr>
            <w:tcW w:w="1792" w:type="pct"/>
            <w:vAlign w:val="center"/>
          </w:tcPr>
          <w:p w14:paraId="488F2F7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其他综合收益</w:t>
            </w:r>
          </w:p>
        </w:tc>
        <w:tc>
          <w:tcPr>
            <w:tcW w:w="1604" w:type="pct"/>
            <w:vAlign w:val="center"/>
          </w:tcPr>
          <w:p w14:paraId="381DAC4C" w14:textId="6CD0F5A8"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65,275.09</w:t>
            </w:r>
          </w:p>
        </w:tc>
        <w:tc>
          <w:tcPr>
            <w:tcW w:w="1604" w:type="pct"/>
            <w:vAlign w:val="center"/>
          </w:tcPr>
          <w:p w14:paraId="6567A9F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72,132.74</w:t>
            </w:r>
          </w:p>
        </w:tc>
      </w:tr>
      <w:tr w:rsidR="00776FBF" w:rsidRPr="00776FBF" w14:paraId="1215A7B9" w14:textId="77777777" w:rsidTr="004606C9">
        <w:trPr>
          <w:trHeight w:val="340"/>
          <w:jc w:val="center"/>
        </w:trPr>
        <w:tc>
          <w:tcPr>
            <w:tcW w:w="1792" w:type="pct"/>
            <w:vAlign w:val="center"/>
          </w:tcPr>
          <w:p w14:paraId="6D29D8DF"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盈余公积</w:t>
            </w:r>
          </w:p>
        </w:tc>
        <w:tc>
          <w:tcPr>
            <w:tcW w:w="1604" w:type="pct"/>
            <w:vAlign w:val="center"/>
          </w:tcPr>
          <w:p w14:paraId="7971D546" w14:textId="276D30B5"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74,080.13</w:t>
            </w:r>
          </w:p>
        </w:tc>
        <w:tc>
          <w:tcPr>
            <w:tcW w:w="1604" w:type="pct"/>
            <w:vAlign w:val="center"/>
          </w:tcPr>
          <w:p w14:paraId="1F0FDEC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64,407.66</w:t>
            </w:r>
          </w:p>
        </w:tc>
      </w:tr>
      <w:tr w:rsidR="00776FBF" w:rsidRPr="00776FBF" w14:paraId="202588B3" w14:textId="77777777" w:rsidTr="004606C9">
        <w:trPr>
          <w:trHeight w:val="340"/>
          <w:jc w:val="center"/>
        </w:trPr>
        <w:tc>
          <w:tcPr>
            <w:tcW w:w="1792" w:type="pct"/>
            <w:vAlign w:val="center"/>
          </w:tcPr>
          <w:p w14:paraId="63D02F0F"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未分配利润</w:t>
            </w:r>
          </w:p>
        </w:tc>
        <w:tc>
          <w:tcPr>
            <w:tcW w:w="1604" w:type="pct"/>
            <w:vAlign w:val="center"/>
          </w:tcPr>
          <w:p w14:paraId="44AA3DE5" w14:textId="22F2613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667,598.27</w:t>
            </w:r>
          </w:p>
        </w:tc>
        <w:tc>
          <w:tcPr>
            <w:tcW w:w="1604" w:type="pct"/>
            <w:vAlign w:val="center"/>
          </w:tcPr>
          <w:p w14:paraId="5215662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580,546.04</w:t>
            </w:r>
          </w:p>
        </w:tc>
      </w:tr>
      <w:tr w:rsidR="00776FBF" w:rsidRPr="00776FBF" w14:paraId="6B700173" w14:textId="77777777" w:rsidTr="004606C9">
        <w:trPr>
          <w:trHeight w:val="340"/>
          <w:jc w:val="center"/>
        </w:trPr>
        <w:tc>
          <w:tcPr>
            <w:tcW w:w="1792" w:type="pct"/>
            <w:vAlign w:val="center"/>
          </w:tcPr>
          <w:p w14:paraId="5AF9F0D3"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所有者权益合计</w:t>
            </w:r>
          </w:p>
        </w:tc>
        <w:tc>
          <w:tcPr>
            <w:tcW w:w="1604" w:type="pct"/>
            <w:vAlign w:val="center"/>
          </w:tcPr>
          <w:p w14:paraId="4198B887" w14:textId="4787CC60"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2,294,583.24</w:t>
            </w:r>
          </w:p>
        </w:tc>
        <w:tc>
          <w:tcPr>
            <w:tcW w:w="1604" w:type="pct"/>
            <w:vAlign w:val="center"/>
          </w:tcPr>
          <w:p w14:paraId="1AEBDFC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2,208,228.25</w:t>
            </w:r>
          </w:p>
        </w:tc>
      </w:tr>
      <w:tr w:rsidR="00776FBF" w:rsidRPr="009337DB" w14:paraId="33F974AE" w14:textId="77777777" w:rsidTr="004606C9">
        <w:trPr>
          <w:trHeight w:val="340"/>
          <w:jc w:val="center"/>
        </w:trPr>
        <w:tc>
          <w:tcPr>
            <w:tcW w:w="1792" w:type="pct"/>
            <w:vAlign w:val="center"/>
          </w:tcPr>
          <w:p w14:paraId="42F4988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负债和所有者权益总计</w:t>
            </w:r>
          </w:p>
        </w:tc>
        <w:tc>
          <w:tcPr>
            <w:tcW w:w="1604" w:type="pct"/>
            <w:vAlign w:val="center"/>
          </w:tcPr>
          <w:p w14:paraId="3C8C67B5" w14:textId="3FB85977"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5,664,684.94</w:t>
            </w:r>
          </w:p>
        </w:tc>
        <w:tc>
          <w:tcPr>
            <w:tcW w:w="1604" w:type="pct"/>
            <w:vAlign w:val="center"/>
          </w:tcPr>
          <w:p w14:paraId="71735D79"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6,299,845.34</w:t>
            </w:r>
          </w:p>
        </w:tc>
      </w:tr>
    </w:tbl>
    <w:p w14:paraId="03FE0F41" w14:textId="1A468CDD" w:rsidR="00653D99" w:rsidRPr="00776FBF" w:rsidRDefault="00653D99" w:rsidP="00653D99">
      <w:pPr>
        <w:keepNext/>
        <w:keepLines/>
        <w:spacing w:before="240" w:after="240" w:line="360" w:lineRule="auto"/>
        <w:outlineLvl w:val="2"/>
        <w:rPr>
          <w:rFonts w:ascii="Times New Roman" w:hAnsi="Times New Roman"/>
          <w:sz w:val="24"/>
          <w:lang w:val="zh-TW"/>
        </w:rPr>
      </w:pPr>
      <w:r w:rsidRPr="00776FBF">
        <w:rPr>
          <w:rFonts w:ascii="Times New Roman" w:hAnsi="Times New Roman"/>
          <w:sz w:val="24"/>
          <w:lang w:val="zh-TW"/>
        </w:rPr>
        <w:t>（</w:t>
      </w:r>
      <w:r w:rsidRPr="00776FBF">
        <w:rPr>
          <w:rFonts w:ascii="Times New Roman" w:hAnsi="Times New Roman" w:hint="eastAsia"/>
          <w:sz w:val="24"/>
          <w:lang w:val="zh-TW"/>
        </w:rPr>
        <w:t>5</w:t>
      </w:r>
      <w:r w:rsidRPr="00776FBF">
        <w:rPr>
          <w:rFonts w:ascii="Times New Roman" w:hAnsi="Times New Roman"/>
          <w:sz w:val="24"/>
          <w:lang w:val="zh-TW"/>
        </w:rPr>
        <w:t>）母公司利润表</w:t>
      </w:r>
    </w:p>
    <w:p w14:paraId="449BF480" w14:textId="77777777" w:rsidR="00653D99" w:rsidRPr="00776FBF" w:rsidRDefault="00653D99" w:rsidP="00653D99">
      <w:pPr>
        <w:spacing w:line="360" w:lineRule="auto"/>
        <w:ind w:firstLineChars="200" w:firstLine="420"/>
        <w:jc w:val="right"/>
        <w:rPr>
          <w:rFonts w:ascii="Times New Roman" w:hAnsi="Times New Roman" w:cs="Arial"/>
          <w:szCs w:val="21"/>
        </w:rPr>
      </w:pPr>
      <w:r w:rsidRPr="00776FBF">
        <w:rPr>
          <w:rFonts w:ascii="Times New Roman" w:hAnsi="Times New Roman" w:cs="Arial"/>
          <w:szCs w:val="21"/>
        </w:rPr>
        <w:t>单位：万元</w:t>
      </w:r>
    </w:p>
    <w:tbl>
      <w:tblPr>
        <w:tblpPr w:leftFromText="180" w:rightFromText="180" w:vertAnchor="text" w:tblpXSpec="center"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55"/>
        <w:gridCol w:w="1921"/>
        <w:gridCol w:w="1920"/>
      </w:tblGrid>
      <w:tr w:rsidR="004606C9" w:rsidRPr="00776FBF" w14:paraId="2B4C3ECF" w14:textId="77777777" w:rsidTr="004606C9">
        <w:trPr>
          <w:trHeight w:val="340"/>
          <w:tblHeader/>
        </w:trPr>
        <w:tc>
          <w:tcPr>
            <w:tcW w:w="2685" w:type="pct"/>
            <w:vAlign w:val="center"/>
          </w:tcPr>
          <w:p w14:paraId="2DFF9BB5"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158" w:type="pct"/>
            <w:vAlign w:val="center"/>
          </w:tcPr>
          <w:p w14:paraId="420533FD" w14:textId="38601F50"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年度</w:t>
            </w:r>
          </w:p>
        </w:tc>
        <w:tc>
          <w:tcPr>
            <w:tcW w:w="1157" w:type="pct"/>
            <w:vAlign w:val="center"/>
          </w:tcPr>
          <w:p w14:paraId="5CA84474"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度</w:t>
            </w:r>
          </w:p>
        </w:tc>
      </w:tr>
      <w:tr w:rsidR="00776FBF" w:rsidRPr="00776FBF" w14:paraId="61AAD19D" w14:textId="77777777" w:rsidTr="004606C9">
        <w:trPr>
          <w:trHeight w:val="340"/>
        </w:trPr>
        <w:tc>
          <w:tcPr>
            <w:tcW w:w="2685" w:type="pct"/>
            <w:vAlign w:val="center"/>
          </w:tcPr>
          <w:p w14:paraId="27126052"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一、营业收入</w:t>
            </w:r>
          </w:p>
        </w:tc>
        <w:tc>
          <w:tcPr>
            <w:tcW w:w="1158" w:type="pct"/>
            <w:vAlign w:val="center"/>
          </w:tcPr>
          <w:p w14:paraId="0705EA75" w14:textId="0AC45841"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240,185.59</w:t>
            </w:r>
          </w:p>
        </w:tc>
        <w:tc>
          <w:tcPr>
            <w:tcW w:w="1157" w:type="pct"/>
            <w:vAlign w:val="center"/>
          </w:tcPr>
          <w:p w14:paraId="0900349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233,841.71</w:t>
            </w:r>
          </w:p>
        </w:tc>
      </w:tr>
      <w:tr w:rsidR="00776FBF" w:rsidRPr="00776FBF" w14:paraId="107B1C64" w14:textId="77777777" w:rsidTr="004606C9">
        <w:trPr>
          <w:trHeight w:val="340"/>
        </w:trPr>
        <w:tc>
          <w:tcPr>
            <w:tcW w:w="2685" w:type="pct"/>
            <w:vAlign w:val="center"/>
          </w:tcPr>
          <w:p w14:paraId="7138602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减：营业成本</w:t>
            </w:r>
          </w:p>
        </w:tc>
        <w:tc>
          <w:tcPr>
            <w:tcW w:w="1158" w:type="pct"/>
            <w:vAlign w:val="center"/>
          </w:tcPr>
          <w:p w14:paraId="1ACDBC7E" w14:textId="297A6EA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196,712.91</w:t>
            </w:r>
          </w:p>
        </w:tc>
        <w:tc>
          <w:tcPr>
            <w:tcW w:w="1157" w:type="pct"/>
            <w:vAlign w:val="center"/>
          </w:tcPr>
          <w:p w14:paraId="61C4FF3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190,856.11</w:t>
            </w:r>
          </w:p>
        </w:tc>
      </w:tr>
      <w:tr w:rsidR="00776FBF" w:rsidRPr="00776FBF" w14:paraId="491798F9" w14:textId="77777777" w:rsidTr="004606C9">
        <w:trPr>
          <w:trHeight w:val="340"/>
        </w:trPr>
        <w:tc>
          <w:tcPr>
            <w:tcW w:w="2685" w:type="pct"/>
            <w:vAlign w:val="center"/>
          </w:tcPr>
          <w:p w14:paraId="5DFCF2F5"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税金及附加</w:t>
            </w:r>
          </w:p>
        </w:tc>
        <w:tc>
          <w:tcPr>
            <w:tcW w:w="1158" w:type="pct"/>
            <w:vAlign w:val="center"/>
          </w:tcPr>
          <w:p w14:paraId="4C01778C" w14:textId="58F31F75"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24,911.66</w:t>
            </w:r>
          </w:p>
        </w:tc>
        <w:tc>
          <w:tcPr>
            <w:tcW w:w="1157" w:type="pct"/>
            <w:vAlign w:val="center"/>
          </w:tcPr>
          <w:p w14:paraId="6F5407D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51,467.22</w:t>
            </w:r>
          </w:p>
        </w:tc>
      </w:tr>
      <w:tr w:rsidR="00776FBF" w:rsidRPr="00776FBF" w14:paraId="70260A11" w14:textId="77777777" w:rsidTr="004606C9">
        <w:trPr>
          <w:trHeight w:val="340"/>
        </w:trPr>
        <w:tc>
          <w:tcPr>
            <w:tcW w:w="2685" w:type="pct"/>
            <w:vAlign w:val="center"/>
          </w:tcPr>
          <w:p w14:paraId="29545CAE"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销售费用</w:t>
            </w:r>
          </w:p>
        </w:tc>
        <w:tc>
          <w:tcPr>
            <w:tcW w:w="1158" w:type="pct"/>
            <w:vAlign w:val="center"/>
          </w:tcPr>
          <w:p w14:paraId="247438FC" w14:textId="020AA6D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90.02</w:t>
            </w:r>
          </w:p>
        </w:tc>
        <w:tc>
          <w:tcPr>
            <w:tcW w:w="1157" w:type="pct"/>
            <w:vAlign w:val="center"/>
          </w:tcPr>
          <w:p w14:paraId="19BAD0C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733.62</w:t>
            </w:r>
          </w:p>
        </w:tc>
      </w:tr>
      <w:tr w:rsidR="00776FBF" w:rsidRPr="00776FBF" w14:paraId="45214639" w14:textId="77777777" w:rsidTr="004606C9">
        <w:trPr>
          <w:trHeight w:val="340"/>
        </w:trPr>
        <w:tc>
          <w:tcPr>
            <w:tcW w:w="2685" w:type="pct"/>
            <w:vAlign w:val="center"/>
          </w:tcPr>
          <w:p w14:paraId="7E5D2B61"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管理费用</w:t>
            </w:r>
          </w:p>
        </w:tc>
        <w:tc>
          <w:tcPr>
            <w:tcW w:w="1158" w:type="pct"/>
            <w:vAlign w:val="center"/>
          </w:tcPr>
          <w:p w14:paraId="57561628" w14:textId="6DAF700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2,327.26</w:t>
            </w:r>
          </w:p>
        </w:tc>
        <w:tc>
          <w:tcPr>
            <w:tcW w:w="1157" w:type="pct"/>
            <w:vAlign w:val="center"/>
          </w:tcPr>
          <w:p w14:paraId="1C9CE8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3,163.30</w:t>
            </w:r>
          </w:p>
        </w:tc>
      </w:tr>
      <w:tr w:rsidR="00776FBF" w:rsidRPr="00776FBF" w14:paraId="5E2731BE" w14:textId="77777777" w:rsidTr="004606C9">
        <w:trPr>
          <w:trHeight w:val="340"/>
        </w:trPr>
        <w:tc>
          <w:tcPr>
            <w:tcW w:w="2685" w:type="pct"/>
            <w:vAlign w:val="center"/>
          </w:tcPr>
          <w:p w14:paraId="288FD41F"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财务费用</w:t>
            </w:r>
          </w:p>
        </w:tc>
        <w:tc>
          <w:tcPr>
            <w:tcW w:w="1158" w:type="pct"/>
            <w:vAlign w:val="center"/>
          </w:tcPr>
          <w:p w14:paraId="30C973D1" w14:textId="7E6A9CC8"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84,711.16</w:t>
            </w:r>
          </w:p>
        </w:tc>
        <w:tc>
          <w:tcPr>
            <w:tcW w:w="1157" w:type="pct"/>
            <w:vAlign w:val="center"/>
          </w:tcPr>
          <w:p w14:paraId="3B6CE88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103,708.31</w:t>
            </w:r>
          </w:p>
        </w:tc>
      </w:tr>
      <w:tr w:rsidR="00776FBF" w:rsidRPr="00776FBF" w14:paraId="73670904" w14:textId="77777777" w:rsidTr="004606C9">
        <w:trPr>
          <w:trHeight w:val="340"/>
        </w:trPr>
        <w:tc>
          <w:tcPr>
            <w:tcW w:w="2685" w:type="pct"/>
            <w:vAlign w:val="center"/>
          </w:tcPr>
          <w:p w14:paraId="20AC2DA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加：其他收益</w:t>
            </w:r>
          </w:p>
        </w:tc>
        <w:tc>
          <w:tcPr>
            <w:tcW w:w="1158" w:type="pct"/>
            <w:vAlign w:val="center"/>
          </w:tcPr>
          <w:p w14:paraId="08601B2A" w14:textId="5B0D916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170,914.50</w:t>
            </w:r>
          </w:p>
        </w:tc>
        <w:tc>
          <w:tcPr>
            <w:tcW w:w="1157" w:type="pct"/>
            <w:vAlign w:val="center"/>
          </w:tcPr>
          <w:p w14:paraId="69FED64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179,580.58</w:t>
            </w:r>
          </w:p>
        </w:tc>
      </w:tr>
      <w:tr w:rsidR="00776FBF" w:rsidRPr="00776FBF" w14:paraId="1E3C3AA3" w14:textId="77777777" w:rsidTr="004606C9">
        <w:trPr>
          <w:trHeight w:val="340"/>
        </w:trPr>
        <w:tc>
          <w:tcPr>
            <w:tcW w:w="2685" w:type="pct"/>
            <w:vAlign w:val="center"/>
          </w:tcPr>
          <w:p w14:paraId="52D1D776"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投资收益</w:t>
            </w:r>
          </w:p>
        </w:tc>
        <w:tc>
          <w:tcPr>
            <w:tcW w:w="1158" w:type="pct"/>
            <w:vAlign w:val="center"/>
          </w:tcPr>
          <w:p w14:paraId="5743B131" w14:textId="328EFF4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10,678.23</w:t>
            </w:r>
          </w:p>
        </w:tc>
        <w:tc>
          <w:tcPr>
            <w:tcW w:w="1157" w:type="pct"/>
            <w:vAlign w:val="center"/>
          </w:tcPr>
          <w:p w14:paraId="5AF1912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6,557.79</w:t>
            </w:r>
          </w:p>
        </w:tc>
      </w:tr>
      <w:tr w:rsidR="00776FBF" w:rsidRPr="00776FBF" w14:paraId="51330BBE" w14:textId="77777777" w:rsidTr="004606C9">
        <w:trPr>
          <w:trHeight w:val="340"/>
        </w:trPr>
        <w:tc>
          <w:tcPr>
            <w:tcW w:w="2685" w:type="pct"/>
            <w:vAlign w:val="center"/>
          </w:tcPr>
          <w:p w14:paraId="07A236E4"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其中：对联营企业和合营企业的投资收益</w:t>
            </w:r>
          </w:p>
        </w:tc>
        <w:tc>
          <w:tcPr>
            <w:tcW w:w="1158" w:type="pct"/>
            <w:vAlign w:val="center"/>
          </w:tcPr>
          <w:p w14:paraId="7520891D" w14:textId="32E4BDE8"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440.37</w:t>
            </w:r>
          </w:p>
        </w:tc>
        <w:tc>
          <w:tcPr>
            <w:tcW w:w="1157" w:type="pct"/>
            <w:vAlign w:val="center"/>
          </w:tcPr>
          <w:p w14:paraId="7C3917E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767.56</w:t>
            </w:r>
          </w:p>
        </w:tc>
      </w:tr>
      <w:tr w:rsidR="00776FBF" w:rsidRPr="00776FBF" w14:paraId="3301440B" w14:textId="77777777" w:rsidTr="004606C9">
        <w:trPr>
          <w:trHeight w:val="340"/>
        </w:trPr>
        <w:tc>
          <w:tcPr>
            <w:tcW w:w="2685" w:type="pct"/>
            <w:vAlign w:val="center"/>
          </w:tcPr>
          <w:p w14:paraId="2E56523D"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公允价值变动收益（损失以</w:t>
            </w:r>
            <w:r w:rsidRPr="00776FBF">
              <w:rPr>
                <w:rFonts w:ascii="Times New Roman" w:hAnsi="Times New Roman"/>
                <w:color w:val="000000"/>
                <w:kern w:val="0"/>
                <w:szCs w:val="21"/>
              </w:rPr>
              <w:t>“</w:t>
            </w:r>
            <w:r w:rsidRPr="00776FBF">
              <w:rPr>
                <w:rFonts w:ascii="Times New Roman" w:hAnsi="Times New Roman"/>
                <w:color w:val="000000"/>
                <w:kern w:val="0"/>
                <w:szCs w:val="21"/>
              </w:rPr>
              <w:t>－</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09DBC50" w14:textId="0C564912"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-717.06</w:t>
            </w:r>
          </w:p>
        </w:tc>
        <w:tc>
          <w:tcPr>
            <w:tcW w:w="1157" w:type="pct"/>
            <w:vAlign w:val="center"/>
          </w:tcPr>
          <w:p w14:paraId="7E4E0DD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7,995.30</w:t>
            </w:r>
          </w:p>
        </w:tc>
      </w:tr>
      <w:tr w:rsidR="00776FBF" w:rsidRPr="00776FBF" w14:paraId="29CFC6DF" w14:textId="77777777" w:rsidTr="004606C9">
        <w:trPr>
          <w:trHeight w:val="340"/>
        </w:trPr>
        <w:tc>
          <w:tcPr>
            <w:tcW w:w="2685" w:type="pct"/>
            <w:vAlign w:val="center"/>
          </w:tcPr>
          <w:p w14:paraId="529C3901"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信用减值损失（损失以</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E43C17D" w14:textId="653DFE92"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-21.93</w:t>
            </w:r>
          </w:p>
        </w:tc>
        <w:tc>
          <w:tcPr>
            <w:tcW w:w="1157" w:type="pct"/>
            <w:vAlign w:val="center"/>
          </w:tcPr>
          <w:p w14:paraId="1862C8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0.00</w:t>
            </w:r>
          </w:p>
        </w:tc>
      </w:tr>
      <w:tr w:rsidR="00776FBF" w:rsidRPr="00776FBF" w14:paraId="2E1AD0F9" w14:textId="77777777" w:rsidTr="004606C9">
        <w:trPr>
          <w:trHeight w:val="340"/>
        </w:trPr>
        <w:tc>
          <w:tcPr>
            <w:tcW w:w="2685" w:type="pct"/>
            <w:vAlign w:val="center"/>
          </w:tcPr>
          <w:p w14:paraId="230D22AB" w14:textId="77777777" w:rsidR="00776FBF" w:rsidRPr="00776FBF" w:rsidRDefault="00776FBF" w:rsidP="00776FBF">
            <w:pPr>
              <w:widowControl/>
              <w:ind w:firstLineChars="200" w:firstLine="420"/>
              <w:textAlignment w:val="center"/>
              <w:rPr>
                <w:rFonts w:ascii="Times New Roman" w:hAnsi="Times New Roman"/>
                <w:color w:val="000000"/>
                <w:kern w:val="0"/>
                <w:szCs w:val="21"/>
              </w:rPr>
            </w:pPr>
            <w:r w:rsidRPr="00776FBF">
              <w:rPr>
                <w:rFonts w:ascii="Times New Roman" w:hAnsi="Times New Roman"/>
                <w:color w:val="000000"/>
                <w:kern w:val="0"/>
                <w:szCs w:val="21"/>
              </w:rPr>
              <w:t>资产处置收益（损失以</w:t>
            </w:r>
            <w:r w:rsidRPr="00776FBF">
              <w:rPr>
                <w:rFonts w:ascii="Times New Roman" w:hAnsi="Times New Roman"/>
                <w:color w:val="000000"/>
                <w:kern w:val="0"/>
                <w:szCs w:val="21"/>
              </w:rPr>
              <w:t>“-”</w:t>
            </w:r>
            <w:r w:rsidRPr="00776FBF">
              <w:rPr>
                <w:rFonts w:ascii="Times New Roman" w:hAnsi="Times New Roman"/>
                <w:color w:val="000000"/>
                <w:kern w:val="0"/>
                <w:szCs w:val="21"/>
              </w:rPr>
              <w:t>号填列）</w:t>
            </w:r>
          </w:p>
        </w:tc>
        <w:tc>
          <w:tcPr>
            <w:tcW w:w="1158" w:type="pct"/>
            <w:vAlign w:val="center"/>
          </w:tcPr>
          <w:p w14:paraId="49F7C2CD" w14:textId="165C086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-19.72</w:t>
            </w:r>
          </w:p>
        </w:tc>
        <w:tc>
          <w:tcPr>
            <w:tcW w:w="1157" w:type="pct"/>
            <w:vAlign w:val="center"/>
          </w:tcPr>
          <w:p w14:paraId="40F913A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-351.70</w:t>
            </w:r>
          </w:p>
        </w:tc>
      </w:tr>
      <w:tr w:rsidR="00776FBF" w:rsidRPr="00776FBF" w14:paraId="3D2B126F" w14:textId="77777777" w:rsidTr="004606C9">
        <w:trPr>
          <w:trHeight w:val="340"/>
        </w:trPr>
        <w:tc>
          <w:tcPr>
            <w:tcW w:w="2685" w:type="pct"/>
            <w:vAlign w:val="center"/>
          </w:tcPr>
          <w:p w14:paraId="55CFAD0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二、营业利润</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1B2DFE2D" w14:textId="63B9FC7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112,266.60</w:t>
            </w:r>
          </w:p>
        </w:tc>
        <w:tc>
          <w:tcPr>
            <w:tcW w:w="1157" w:type="pct"/>
            <w:vAlign w:val="center"/>
          </w:tcPr>
          <w:p w14:paraId="4E7CB7E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77,695.12</w:t>
            </w:r>
          </w:p>
        </w:tc>
      </w:tr>
      <w:tr w:rsidR="00776FBF" w:rsidRPr="00776FBF" w14:paraId="46750BA3" w14:textId="77777777" w:rsidTr="004606C9">
        <w:trPr>
          <w:trHeight w:val="340"/>
        </w:trPr>
        <w:tc>
          <w:tcPr>
            <w:tcW w:w="2685" w:type="pct"/>
            <w:vAlign w:val="center"/>
          </w:tcPr>
          <w:p w14:paraId="386EFAED"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加：营业外收入</w:t>
            </w:r>
          </w:p>
        </w:tc>
        <w:tc>
          <w:tcPr>
            <w:tcW w:w="1158" w:type="pct"/>
            <w:vAlign w:val="center"/>
          </w:tcPr>
          <w:p w14:paraId="149D1E55" w14:textId="4C71D92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31.51</w:t>
            </w:r>
          </w:p>
        </w:tc>
        <w:tc>
          <w:tcPr>
            <w:tcW w:w="1157" w:type="pct"/>
            <w:vAlign w:val="center"/>
          </w:tcPr>
          <w:p w14:paraId="6AA15A4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6.91</w:t>
            </w:r>
          </w:p>
        </w:tc>
      </w:tr>
      <w:tr w:rsidR="00776FBF" w:rsidRPr="00776FBF" w14:paraId="6287379D" w14:textId="77777777" w:rsidTr="004606C9">
        <w:trPr>
          <w:trHeight w:val="340"/>
        </w:trPr>
        <w:tc>
          <w:tcPr>
            <w:tcW w:w="2685" w:type="pct"/>
            <w:vAlign w:val="center"/>
          </w:tcPr>
          <w:p w14:paraId="134C4DED"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减：营业外支出</w:t>
            </w:r>
          </w:p>
        </w:tc>
        <w:tc>
          <w:tcPr>
            <w:tcW w:w="1158" w:type="pct"/>
            <w:vAlign w:val="center"/>
          </w:tcPr>
          <w:p w14:paraId="71562B2D" w14:textId="46A46E2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15,573.42</w:t>
            </w:r>
          </w:p>
        </w:tc>
        <w:tc>
          <w:tcPr>
            <w:tcW w:w="1157" w:type="pct"/>
            <w:vAlign w:val="center"/>
          </w:tcPr>
          <w:p w14:paraId="11C3526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6,993.48</w:t>
            </w:r>
          </w:p>
        </w:tc>
      </w:tr>
      <w:tr w:rsidR="00776FBF" w:rsidRPr="00776FBF" w14:paraId="3A5F37BD" w14:textId="77777777" w:rsidTr="004606C9">
        <w:trPr>
          <w:trHeight w:val="340"/>
        </w:trPr>
        <w:tc>
          <w:tcPr>
            <w:tcW w:w="2685" w:type="pct"/>
            <w:vAlign w:val="center"/>
          </w:tcPr>
          <w:p w14:paraId="786D5CEC"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三、利润总额</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1692B03D" w14:textId="2D21D456"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96,724.70</w:t>
            </w:r>
          </w:p>
        </w:tc>
        <w:tc>
          <w:tcPr>
            <w:tcW w:w="1157" w:type="pct"/>
            <w:vAlign w:val="center"/>
          </w:tcPr>
          <w:p w14:paraId="147FDA3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70,708.56</w:t>
            </w:r>
          </w:p>
        </w:tc>
      </w:tr>
      <w:tr w:rsidR="00776FBF" w:rsidRPr="00776FBF" w14:paraId="08FCC99A" w14:textId="77777777" w:rsidTr="004606C9">
        <w:trPr>
          <w:trHeight w:val="340"/>
        </w:trPr>
        <w:tc>
          <w:tcPr>
            <w:tcW w:w="2685" w:type="pct"/>
            <w:vAlign w:val="center"/>
          </w:tcPr>
          <w:p w14:paraId="71EA2C11" w14:textId="77777777" w:rsidR="00776FBF" w:rsidRPr="00776FBF" w:rsidRDefault="00776FBF" w:rsidP="00776FBF">
            <w:pPr>
              <w:widowControl/>
              <w:ind w:firstLineChars="100" w:firstLine="210"/>
              <w:textAlignment w:val="center"/>
              <w:rPr>
                <w:rFonts w:ascii="Times New Roman" w:hAnsi="Times New Roman"/>
                <w:color w:val="000000"/>
                <w:kern w:val="0"/>
                <w:szCs w:val="21"/>
              </w:rPr>
            </w:pPr>
            <w:r w:rsidRPr="00776FBF">
              <w:rPr>
                <w:rFonts w:ascii="Times New Roman" w:hAnsi="Times New Roman"/>
                <w:color w:val="000000"/>
                <w:kern w:val="0"/>
                <w:szCs w:val="21"/>
              </w:rPr>
              <w:t>减：所得税费用</w:t>
            </w:r>
          </w:p>
        </w:tc>
        <w:tc>
          <w:tcPr>
            <w:tcW w:w="1158" w:type="pct"/>
            <w:vAlign w:val="center"/>
          </w:tcPr>
          <w:p w14:paraId="3FA98349" w14:textId="05DBB3B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w:t>
            </w:r>
          </w:p>
        </w:tc>
        <w:tc>
          <w:tcPr>
            <w:tcW w:w="1157" w:type="pct"/>
            <w:vAlign w:val="center"/>
          </w:tcPr>
          <w:p w14:paraId="651E4BC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-351.70</w:t>
            </w:r>
          </w:p>
        </w:tc>
      </w:tr>
      <w:tr w:rsidR="00776FBF" w:rsidRPr="00776FBF" w14:paraId="7DDCC3D6" w14:textId="77777777" w:rsidTr="004606C9">
        <w:trPr>
          <w:trHeight w:val="340"/>
        </w:trPr>
        <w:tc>
          <w:tcPr>
            <w:tcW w:w="2685" w:type="pct"/>
            <w:vAlign w:val="center"/>
          </w:tcPr>
          <w:p w14:paraId="64CEC80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四、净利润</w:t>
            </w:r>
            <w:r w:rsidRPr="00776FBF">
              <w:rPr>
                <w:rFonts w:ascii="Times New Roman" w:hAnsi="Times New Roman"/>
                <w:b/>
                <w:bCs/>
                <w:color w:val="000000"/>
                <w:kern w:val="0"/>
                <w:szCs w:val="21"/>
              </w:rPr>
              <w:t>(</w:t>
            </w:r>
            <w:r w:rsidRPr="00776FBF">
              <w:rPr>
                <w:rFonts w:ascii="Times New Roman" w:hAnsi="Times New Roman"/>
                <w:b/>
                <w:bCs/>
                <w:color w:val="000000"/>
                <w:kern w:val="0"/>
                <w:szCs w:val="21"/>
              </w:rPr>
              <w:t>亏损以</w:t>
            </w:r>
            <w:r w:rsidRPr="00776FBF">
              <w:rPr>
                <w:rFonts w:ascii="Times New Roman" w:hAnsi="Times New Roman" w:hint="eastAsia"/>
                <w:b/>
                <w:bCs/>
                <w:color w:val="000000"/>
                <w:kern w:val="0"/>
                <w:szCs w:val="21"/>
              </w:rPr>
              <w:t>-</w:t>
            </w:r>
            <w:r w:rsidRPr="00776FBF">
              <w:rPr>
                <w:rFonts w:ascii="Times New Roman" w:hAnsi="Times New Roman"/>
                <w:b/>
                <w:bCs/>
                <w:color w:val="000000"/>
                <w:kern w:val="0"/>
                <w:szCs w:val="21"/>
              </w:rPr>
              <w:t>号填列</w:t>
            </w:r>
            <w:r w:rsidRPr="00776FBF">
              <w:rPr>
                <w:rFonts w:ascii="Times New Roman" w:hAnsi="Times New Roman"/>
                <w:b/>
                <w:bCs/>
                <w:color w:val="000000"/>
                <w:kern w:val="0"/>
                <w:szCs w:val="21"/>
              </w:rPr>
              <w:t>)</w:t>
            </w:r>
          </w:p>
        </w:tc>
        <w:tc>
          <w:tcPr>
            <w:tcW w:w="1158" w:type="pct"/>
            <w:vAlign w:val="center"/>
          </w:tcPr>
          <w:p w14:paraId="6BDB8489" w14:textId="588B6B5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96,724.70</w:t>
            </w:r>
          </w:p>
        </w:tc>
        <w:tc>
          <w:tcPr>
            <w:tcW w:w="1157" w:type="pct"/>
            <w:vAlign w:val="center"/>
          </w:tcPr>
          <w:p w14:paraId="5F78621F"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70,708.56</w:t>
            </w:r>
          </w:p>
        </w:tc>
      </w:tr>
      <w:tr w:rsidR="00776FBF" w:rsidRPr="00776FBF" w14:paraId="0BE9F5E0" w14:textId="77777777" w:rsidTr="004606C9">
        <w:trPr>
          <w:trHeight w:val="340"/>
        </w:trPr>
        <w:tc>
          <w:tcPr>
            <w:tcW w:w="2685" w:type="pct"/>
            <w:vAlign w:val="center"/>
          </w:tcPr>
          <w:p w14:paraId="1951ED4B"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五、其他综合收益的税后净额</w:t>
            </w:r>
          </w:p>
        </w:tc>
        <w:tc>
          <w:tcPr>
            <w:tcW w:w="1158" w:type="pct"/>
            <w:vAlign w:val="center"/>
          </w:tcPr>
          <w:p w14:paraId="77091628" w14:textId="77A106D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w:t>
            </w:r>
          </w:p>
        </w:tc>
        <w:tc>
          <w:tcPr>
            <w:tcW w:w="1157" w:type="pct"/>
            <w:vAlign w:val="center"/>
          </w:tcPr>
          <w:p w14:paraId="32A3FA69"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w:t>
            </w:r>
          </w:p>
        </w:tc>
      </w:tr>
      <w:tr w:rsidR="00776FBF" w:rsidRPr="00776FBF" w14:paraId="7F7BFC5C" w14:textId="77777777" w:rsidTr="004606C9">
        <w:trPr>
          <w:trHeight w:val="340"/>
        </w:trPr>
        <w:tc>
          <w:tcPr>
            <w:tcW w:w="2685" w:type="pct"/>
            <w:vAlign w:val="center"/>
          </w:tcPr>
          <w:p w14:paraId="298A54FD"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六、综合收益总额</w:t>
            </w:r>
          </w:p>
        </w:tc>
        <w:tc>
          <w:tcPr>
            <w:tcW w:w="1158" w:type="pct"/>
            <w:noWrap/>
            <w:vAlign w:val="center"/>
          </w:tcPr>
          <w:p w14:paraId="3AEB33BE" w14:textId="00604B94"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96,724.70</w:t>
            </w:r>
          </w:p>
        </w:tc>
        <w:tc>
          <w:tcPr>
            <w:tcW w:w="1157" w:type="pct"/>
            <w:noWrap/>
            <w:vAlign w:val="center"/>
          </w:tcPr>
          <w:p w14:paraId="6C2CE4F3"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70,708.56</w:t>
            </w:r>
          </w:p>
        </w:tc>
      </w:tr>
    </w:tbl>
    <w:p w14:paraId="528D42AB" w14:textId="15628739" w:rsidR="00653D99" w:rsidRPr="00776FBF" w:rsidRDefault="00653D99" w:rsidP="00653D99">
      <w:pPr>
        <w:keepNext/>
        <w:keepLines/>
        <w:spacing w:before="240" w:after="240" w:line="360" w:lineRule="auto"/>
        <w:outlineLvl w:val="2"/>
        <w:rPr>
          <w:rFonts w:ascii="Times New Roman" w:hAnsi="Times New Roman"/>
          <w:sz w:val="24"/>
          <w:lang w:val="zh-TW"/>
        </w:rPr>
      </w:pPr>
      <w:r w:rsidRPr="00776FBF">
        <w:rPr>
          <w:rFonts w:ascii="Times New Roman" w:hAnsi="Times New Roman"/>
          <w:sz w:val="24"/>
          <w:lang w:val="zh-TW"/>
        </w:rPr>
        <w:t>（</w:t>
      </w:r>
      <w:r w:rsidRPr="00776FBF">
        <w:rPr>
          <w:rFonts w:ascii="Times New Roman" w:hAnsi="Times New Roman" w:hint="eastAsia"/>
          <w:sz w:val="24"/>
          <w:lang w:val="zh-TW"/>
        </w:rPr>
        <w:t>6</w:t>
      </w:r>
      <w:r w:rsidRPr="00776FBF">
        <w:rPr>
          <w:rFonts w:ascii="Times New Roman" w:hAnsi="Times New Roman"/>
          <w:sz w:val="24"/>
          <w:lang w:val="zh-TW"/>
        </w:rPr>
        <w:t>）母公司现金流量表</w:t>
      </w:r>
    </w:p>
    <w:p w14:paraId="10436DAB" w14:textId="77777777" w:rsidR="00653D99" w:rsidRPr="00776FBF" w:rsidRDefault="00653D99" w:rsidP="00653D99">
      <w:pPr>
        <w:spacing w:line="360" w:lineRule="auto"/>
        <w:ind w:firstLineChars="200" w:firstLine="420"/>
        <w:jc w:val="right"/>
        <w:rPr>
          <w:rFonts w:ascii="Times New Roman" w:hAnsi="Times New Roman" w:cs="Arial"/>
          <w:szCs w:val="21"/>
        </w:rPr>
      </w:pPr>
      <w:r w:rsidRPr="00776FBF">
        <w:rPr>
          <w:rFonts w:ascii="Times New Roman" w:hAnsi="Times New Roman" w:cs="Arial"/>
          <w:szCs w:val="21"/>
        </w:rPr>
        <w:t>单位：万元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81"/>
        <w:gridCol w:w="2208"/>
        <w:gridCol w:w="2207"/>
      </w:tblGrid>
      <w:tr w:rsidR="004606C9" w:rsidRPr="009337DB" w14:paraId="7A9D039A" w14:textId="77777777" w:rsidTr="004606C9">
        <w:trPr>
          <w:trHeight w:val="340"/>
          <w:tblHeader/>
          <w:jc w:val="center"/>
        </w:trPr>
        <w:tc>
          <w:tcPr>
            <w:tcW w:w="2339" w:type="pct"/>
            <w:vAlign w:val="center"/>
          </w:tcPr>
          <w:p w14:paraId="05D300E8" w14:textId="77777777" w:rsidR="004606C9" w:rsidRPr="00776FBF" w:rsidRDefault="004606C9" w:rsidP="00653D99">
            <w:pPr>
              <w:widowControl/>
              <w:jc w:val="center"/>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项目</w:t>
            </w:r>
          </w:p>
        </w:tc>
        <w:tc>
          <w:tcPr>
            <w:tcW w:w="1331" w:type="pct"/>
            <w:vAlign w:val="center"/>
          </w:tcPr>
          <w:p w14:paraId="0AD67836" w14:textId="6E32166F"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hint="eastAsia"/>
                <w:b/>
                <w:color w:val="000000"/>
                <w:kern w:val="0"/>
                <w:szCs w:val="21"/>
              </w:rPr>
              <w:t>2025</w:t>
            </w:r>
            <w:r w:rsidRPr="00776FBF">
              <w:rPr>
                <w:rFonts w:ascii="Times New Roman" w:hAnsi="Times New Roman" w:hint="eastAsia"/>
                <w:b/>
                <w:color w:val="000000"/>
                <w:kern w:val="0"/>
                <w:szCs w:val="21"/>
              </w:rPr>
              <w:t>年度</w:t>
            </w:r>
          </w:p>
        </w:tc>
        <w:tc>
          <w:tcPr>
            <w:tcW w:w="1330" w:type="pct"/>
            <w:vAlign w:val="center"/>
          </w:tcPr>
          <w:p w14:paraId="60CE5E5F" w14:textId="77777777" w:rsidR="004606C9" w:rsidRPr="00776FBF" w:rsidRDefault="004606C9" w:rsidP="00653D99">
            <w:pPr>
              <w:widowControl/>
              <w:jc w:val="center"/>
              <w:textAlignment w:val="center"/>
              <w:rPr>
                <w:rFonts w:ascii="Times New Roman" w:hAnsi="Times New Roman"/>
                <w:b/>
                <w:color w:val="000000"/>
                <w:kern w:val="0"/>
                <w:szCs w:val="21"/>
              </w:rPr>
            </w:pPr>
            <w:r w:rsidRPr="00776FBF">
              <w:rPr>
                <w:rFonts w:ascii="Times New Roman" w:hAnsi="Times New Roman"/>
                <w:b/>
                <w:color w:val="000000"/>
                <w:kern w:val="0"/>
                <w:szCs w:val="21"/>
              </w:rPr>
              <w:t>2024</w:t>
            </w:r>
            <w:r w:rsidRPr="00776FBF">
              <w:rPr>
                <w:rFonts w:ascii="Times New Roman" w:hAnsi="Times New Roman"/>
                <w:b/>
                <w:color w:val="000000"/>
                <w:kern w:val="0"/>
                <w:szCs w:val="21"/>
              </w:rPr>
              <w:t>年</w:t>
            </w:r>
            <w:r w:rsidRPr="00776FBF">
              <w:rPr>
                <w:rFonts w:ascii="Times New Roman" w:hAnsi="Times New Roman" w:hint="eastAsia"/>
                <w:b/>
                <w:color w:val="000000"/>
                <w:kern w:val="0"/>
                <w:szCs w:val="21"/>
              </w:rPr>
              <w:t>度</w:t>
            </w:r>
          </w:p>
        </w:tc>
      </w:tr>
      <w:tr w:rsidR="004606C9" w:rsidRPr="009337DB" w14:paraId="5829E250" w14:textId="77777777" w:rsidTr="004606C9">
        <w:trPr>
          <w:trHeight w:val="340"/>
          <w:jc w:val="center"/>
        </w:trPr>
        <w:tc>
          <w:tcPr>
            <w:tcW w:w="2339" w:type="pct"/>
            <w:vAlign w:val="center"/>
          </w:tcPr>
          <w:p w14:paraId="74A02E4B" w14:textId="77777777" w:rsidR="004606C9" w:rsidRPr="00776FBF" w:rsidRDefault="004606C9" w:rsidP="00653D99">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一、经营活动产生的现金流量：</w:t>
            </w:r>
          </w:p>
        </w:tc>
        <w:tc>
          <w:tcPr>
            <w:tcW w:w="1331" w:type="pct"/>
            <w:vAlign w:val="center"/>
          </w:tcPr>
          <w:p w14:paraId="401CDD1F" w14:textId="77777777" w:rsidR="004606C9" w:rsidRPr="00776FBF" w:rsidRDefault="004606C9" w:rsidP="00653D99">
            <w:pPr>
              <w:widowControl/>
              <w:jc w:val="right"/>
              <w:rPr>
                <w:rFonts w:ascii="Times New Roman" w:hAnsi="Times New Roman"/>
                <w:b/>
                <w:color w:val="000000"/>
                <w:kern w:val="0"/>
                <w:szCs w:val="21"/>
              </w:rPr>
            </w:pPr>
          </w:p>
        </w:tc>
        <w:tc>
          <w:tcPr>
            <w:tcW w:w="1330" w:type="pct"/>
            <w:vAlign w:val="center"/>
          </w:tcPr>
          <w:p w14:paraId="2E5BBB11" w14:textId="77777777" w:rsidR="004606C9" w:rsidRPr="00776FBF" w:rsidRDefault="004606C9" w:rsidP="00653D99">
            <w:pPr>
              <w:widowControl/>
              <w:jc w:val="right"/>
              <w:rPr>
                <w:rFonts w:ascii="Times New Roman" w:hAnsi="Times New Roman"/>
                <w:b/>
                <w:color w:val="000000"/>
                <w:kern w:val="0"/>
                <w:szCs w:val="21"/>
              </w:rPr>
            </w:pPr>
          </w:p>
        </w:tc>
      </w:tr>
      <w:tr w:rsidR="00776FBF" w:rsidRPr="009337DB" w14:paraId="2C9014EC" w14:textId="77777777" w:rsidTr="004606C9">
        <w:trPr>
          <w:trHeight w:val="340"/>
          <w:jc w:val="center"/>
        </w:trPr>
        <w:tc>
          <w:tcPr>
            <w:tcW w:w="2339" w:type="pct"/>
            <w:vAlign w:val="center"/>
          </w:tcPr>
          <w:p w14:paraId="59DBF0D3"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销售商品提供劳务收到的现金</w:t>
            </w:r>
          </w:p>
        </w:tc>
        <w:tc>
          <w:tcPr>
            <w:tcW w:w="1331" w:type="pct"/>
            <w:vAlign w:val="center"/>
          </w:tcPr>
          <w:p w14:paraId="65B2BFB8" w14:textId="600758BE" w:rsidR="00776FBF" w:rsidRPr="00776FBF" w:rsidRDefault="00776FBF" w:rsidP="00776FBF">
            <w:pPr>
              <w:widowControl/>
              <w:autoSpaceDE w:val="0"/>
              <w:autoSpaceDN w:val="0"/>
              <w:jc w:val="right"/>
              <w:rPr>
                <w:rFonts w:ascii="Times New Roman" w:hAnsi="Times New Roman"/>
                <w:bCs/>
                <w:color w:val="000000"/>
                <w:kern w:val="0"/>
                <w:szCs w:val="21"/>
              </w:rPr>
            </w:pPr>
            <w:r w:rsidRPr="00776FBF">
              <w:rPr>
                <w:rFonts w:ascii="Times New Roman" w:hAnsi="Times New Roman"/>
                <w:color w:val="000000"/>
                <w:kern w:val="0"/>
                <w:szCs w:val="21"/>
                <w:lang w:bidi="ar"/>
              </w:rPr>
              <w:t>106,519.33</w:t>
            </w:r>
          </w:p>
        </w:tc>
        <w:tc>
          <w:tcPr>
            <w:tcW w:w="1330" w:type="pct"/>
            <w:vAlign w:val="center"/>
          </w:tcPr>
          <w:p w14:paraId="1571D35B" w14:textId="77777777" w:rsidR="00776FBF" w:rsidRPr="00776FBF" w:rsidRDefault="00776FBF" w:rsidP="00776FBF">
            <w:pPr>
              <w:widowControl/>
              <w:autoSpaceDE w:val="0"/>
              <w:autoSpaceDN w:val="0"/>
              <w:jc w:val="right"/>
              <w:rPr>
                <w:rFonts w:ascii="Times New Roman" w:hAnsi="Times New Roman"/>
                <w:bCs/>
                <w:color w:val="000000"/>
                <w:kern w:val="0"/>
                <w:szCs w:val="21"/>
              </w:rPr>
            </w:pPr>
            <w:r w:rsidRPr="00776FBF">
              <w:rPr>
                <w:rFonts w:ascii="Times New Roman" w:hAnsi="Times New Roman" w:hint="eastAsia"/>
                <w:bCs/>
                <w:color w:val="000000"/>
                <w:kern w:val="0"/>
                <w:szCs w:val="21"/>
              </w:rPr>
              <w:t>11,928.43</w:t>
            </w:r>
          </w:p>
        </w:tc>
      </w:tr>
      <w:tr w:rsidR="00776FBF" w:rsidRPr="009337DB" w14:paraId="31B2AF0B" w14:textId="77777777" w:rsidTr="004606C9">
        <w:trPr>
          <w:trHeight w:val="340"/>
          <w:jc w:val="center"/>
        </w:trPr>
        <w:tc>
          <w:tcPr>
            <w:tcW w:w="2339" w:type="pct"/>
            <w:vAlign w:val="center"/>
          </w:tcPr>
          <w:p w14:paraId="00790595"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收到其他与经营活动有关的现金</w:t>
            </w:r>
          </w:p>
        </w:tc>
        <w:tc>
          <w:tcPr>
            <w:tcW w:w="1331" w:type="pct"/>
            <w:vAlign w:val="center"/>
          </w:tcPr>
          <w:p w14:paraId="3DD7C86C" w14:textId="00952572"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682,923.31</w:t>
            </w:r>
          </w:p>
        </w:tc>
        <w:tc>
          <w:tcPr>
            <w:tcW w:w="1330" w:type="pct"/>
            <w:vAlign w:val="center"/>
          </w:tcPr>
          <w:p w14:paraId="1A309FE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283,989.07</w:t>
            </w:r>
          </w:p>
        </w:tc>
      </w:tr>
      <w:tr w:rsidR="00776FBF" w:rsidRPr="009337DB" w14:paraId="0574B936" w14:textId="77777777" w:rsidTr="004606C9">
        <w:trPr>
          <w:trHeight w:val="340"/>
          <w:jc w:val="center"/>
        </w:trPr>
        <w:tc>
          <w:tcPr>
            <w:tcW w:w="2339" w:type="pct"/>
            <w:vAlign w:val="center"/>
          </w:tcPr>
          <w:p w14:paraId="2EF213D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经营活动现金流入小计</w:t>
            </w:r>
          </w:p>
        </w:tc>
        <w:tc>
          <w:tcPr>
            <w:tcW w:w="1331" w:type="pct"/>
            <w:vAlign w:val="center"/>
          </w:tcPr>
          <w:p w14:paraId="17EECBBC" w14:textId="74CA3AB6"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b/>
                <w:bCs/>
                <w:color w:val="000000"/>
                <w:kern w:val="0"/>
                <w:szCs w:val="21"/>
                <w:lang w:bidi="ar"/>
              </w:rPr>
              <w:t>789,442.64</w:t>
            </w:r>
          </w:p>
        </w:tc>
        <w:tc>
          <w:tcPr>
            <w:tcW w:w="1330" w:type="pct"/>
            <w:vAlign w:val="center"/>
          </w:tcPr>
          <w:p w14:paraId="3F0AB57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295,917.50</w:t>
            </w:r>
          </w:p>
        </w:tc>
      </w:tr>
      <w:tr w:rsidR="00776FBF" w:rsidRPr="009337DB" w14:paraId="3D5C105A" w14:textId="77777777" w:rsidTr="004606C9">
        <w:trPr>
          <w:trHeight w:val="340"/>
          <w:jc w:val="center"/>
        </w:trPr>
        <w:tc>
          <w:tcPr>
            <w:tcW w:w="2339" w:type="pct"/>
            <w:vAlign w:val="center"/>
          </w:tcPr>
          <w:p w14:paraId="69F1F2E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购买商品、接受劳务支付的现金</w:t>
            </w:r>
          </w:p>
        </w:tc>
        <w:tc>
          <w:tcPr>
            <w:tcW w:w="1331" w:type="pct"/>
            <w:vAlign w:val="center"/>
          </w:tcPr>
          <w:p w14:paraId="02008128" w14:textId="0D3B5015"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8,488.35</w:t>
            </w:r>
          </w:p>
        </w:tc>
        <w:tc>
          <w:tcPr>
            <w:tcW w:w="1330" w:type="pct"/>
            <w:vAlign w:val="center"/>
          </w:tcPr>
          <w:p w14:paraId="68678AF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21,146.49</w:t>
            </w:r>
          </w:p>
        </w:tc>
      </w:tr>
      <w:tr w:rsidR="00776FBF" w:rsidRPr="009337DB" w14:paraId="2FE728F2" w14:textId="77777777" w:rsidTr="004606C9">
        <w:trPr>
          <w:trHeight w:val="340"/>
          <w:jc w:val="center"/>
        </w:trPr>
        <w:tc>
          <w:tcPr>
            <w:tcW w:w="2339" w:type="pct"/>
            <w:vAlign w:val="center"/>
          </w:tcPr>
          <w:p w14:paraId="0FEC23FD"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lastRenderedPageBreak/>
              <w:t>支付给职工以及为职工支付的现金</w:t>
            </w:r>
          </w:p>
        </w:tc>
        <w:tc>
          <w:tcPr>
            <w:tcW w:w="1331" w:type="pct"/>
            <w:vAlign w:val="center"/>
          </w:tcPr>
          <w:p w14:paraId="712D6BD6" w14:textId="377BED4D"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422.33</w:t>
            </w:r>
          </w:p>
        </w:tc>
        <w:tc>
          <w:tcPr>
            <w:tcW w:w="1330" w:type="pct"/>
            <w:vAlign w:val="center"/>
          </w:tcPr>
          <w:p w14:paraId="768EE32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467.81</w:t>
            </w:r>
          </w:p>
        </w:tc>
      </w:tr>
      <w:tr w:rsidR="00776FBF" w:rsidRPr="009337DB" w14:paraId="3B3B5878" w14:textId="77777777" w:rsidTr="004606C9">
        <w:trPr>
          <w:trHeight w:val="340"/>
          <w:jc w:val="center"/>
        </w:trPr>
        <w:tc>
          <w:tcPr>
            <w:tcW w:w="2339" w:type="pct"/>
            <w:vAlign w:val="center"/>
          </w:tcPr>
          <w:p w14:paraId="521AA4C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支付的各项税费</w:t>
            </w:r>
          </w:p>
        </w:tc>
        <w:tc>
          <w:tcPr>
            <w:tcW w:w="1331" w:type="pct"/>
            <w:vAlign w:val="center"/>
          </w:tcPr>
          <w:p w14:paraId="63305077" w14:textId="284B7B3D"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25,139.53</w:t>
            </w:r>
          </w:p>
        </w:tc>
        <w:tc>
          <w:tcPr>
            <w:tcW w:w="1330" w:type="pct"/>
            <w:vAlign w:val="center"/>
          </w:tcPr>
          <w:p w14:paraId="4F8BCDD4"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51,425.63</w:t>
            </w:r>
          </w:p>
        </w:tc>
      </w:tr>
      <w:tr w:rsidR="00776FBF" w:rsidRPr="009337DB" w14:paraId="2E6D881F" w14:textId="77777777" w:rsidTr="004606C9">
        <w:trPr>
          <w:trHeight w:val="340"/>
          <w:jc w:val="center"/>
        </w:trPr>
        <w:tc>
          <w:tcPr>
            <w:tcW w:w="2339" w:type="pct"/>
            <w:vAlign w:val="center"/>
          </w:tcPr>
          <w:p w14:paraId="6EBDBEE5"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支付其他与经营活动有关的现金</w:t>
            </w:r>
          </w:p>
        </w:tc>
        <w:tc>
          <w:tcPr>
            <w:tcW w:w="1331" w:type="pct"/>
            <w:vAlign w:val="center"/>
          </w:tcPr>
          <w:p w14:paraId="00514617" w14:textId="72C3ABF3" w:rsidR="00776FBF" w:rsidRPr="00776FBF" w:rsidRDefault="00776FBF" w:rsidP="00776FBF">
            <w:pPr>
              <w:widowControl/>
              <w:autoSpaceDE w:val="0"/>
              <w:autoSpaceDN w:val="0"/>
              <w:jc w:val="right"/>
              <w:rPr>
                <w:rFonts w:ascii="Times New Roman" w:hAnsi="Times New Roman"/>
                <w:bCs/>
                <w:color w:val="000000"/>
                <w:kern w:val="0"/>
                <w:szCs w:val="21"/>
                <w:lang w:bidi="ar"/>
              </w:rPr>
            </w:pPr>
            <w:r w:rsidRPr="00776FBF">
              <w:rPr>
                <w:rFonts w:ascii="Times New Roman" w:hAnsi="Times New Roman"/>
                <w:color w:val="000000"/>
                <w:kern w:val="0"/>
                <w:szCs w:val="21"/>
                <w:lang w:bidi="ar"/>
              </w:rPr>
              <w:t>50,415.82</w:t>
            </w:r>
          </w:p>
        </w:tc>
        <w:tc>
          <w:tcPr>
            <w:tcW w:w="1330" w:type="pct"/>
            <w:vAlign w:val="center"/>
          </w:tcPr>
          <w:p w14:paraId="48FA8D3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1,043,810.04</w:t>
            </w:r>
          </w:p>
        </w:tc>
      </w:tr>
      <w:tr w:rsidR="00776FBF" w:rsidRPr="009337DB" w14:paraId="30EBC5AF" w14:textId="77777777" w:rsidTr="004606C9">
        <w:trPr>
          <w:trHeight w:val="340"/>
          <w:jc w:val="center"/>
        </w:trPr>
        <w:tc>
          <w:tcPr>
            <w:tcW w:w="2339" w:type="pct"/>
            <w:vAlign w:val="center"/>
          </w:tcPr>
          <w:p w14:paraId="3B0BDC16"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经营活动现金流出小计</w:t>
            </w:r>
          </w:p>
        </w:tc>
        <w:tc>
          <w:tcPr>
            <w:tcW w:w="1331" w:type="pct"/>
            <w:vAlign w:val="center"/>
          </w:tcPr>
          <w:p w14:paraId="51071521" w14:textId="57A86C7B" w:rsidR="00776FBF" w:rsidRPr="00776FBF" w:rsidRDefault="00776FBF" w:rsidP="00776FBF">
            <w:pPr>
              <w:widowControl/>
              <w:autoSpaceDE w:val="0"/>
              <w:autoSpaceDN w:val="0"/>
              <w:jc w:val="right"/>
              <w:rPr>
                <w:rFonts w:ascii="Times New Roman" w:hAnsi="Times New Roman"/>
                <w:b/>
                <w:color w:val="000000"/>
                <w:kern w:val="0"/>
                <w:szCs w:val="21"/>
                <w:lang w:bidi="ar"/>
              </w:rPr>
            </w:pPr>
            <w:r w:rsidRPr="00776FBF">
              <w:rPr>
                <w:rFonts w:ascii="Times New Roman" w:hAnsi="Times New Roman"/>
                <w:b/>
                <w:bCs/>
                <w:color w:val="000000"/>
                <w:kern w:val="0"/>
                <w:szCs w:val="21"/>
                <w:lang w:bidi="ar"/>
              </w:rPr>
              <w:t>84,466.02</w:t>
            </w:r>
          </w:p>
        </w:tc>
        <w:tc>
          <w:tcPr>
            <w:tcW w:w="1330" w:type="pct"/>
            <w:vAlign w:val="center"/>
          </w:tcPr>
          <w:p w14:paraId="17C2645D"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1,116,849.96</w:t>
            </w:r>
          </w:p>
        </w:tc>
      </w:tr>
      <w:tr w:rsidR="00776FBF" w:rsidRPr="009337DB" w14:paraId="088D327D" w14:textId="77777777" w:rsidTr="004606C9">
        <w:trPr>
          <w:trHeight w:val="340"/>
          <w:jc w:val="center"/>
        </w:trPr>
        <w:tc>
          <w:tcPr>
            <w:tcW w:w="2339" w:type="pct"/>
            <w:vAlign w:val="center"/>
          </w:tcPr>
          <w:p w14:paraId="600B94D4"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经营活动产生的现金流量净额</w:t>
            </w:r>
          </w:p>
        </w:tc>
        <w:tc>
          <w:tcPr>
            <w:tcW w:w="1331" w:type="pct"/>
            <w:vAlign w:val="center"/>
          </w:tcPr>
          <w:p w14:paraId="37596315" w14:textId="73569767" w:rsidR="00776FBF" w:rsidRPr="00776FBF" w:rsidRDefault="00776FBF" w:rsidP="00776FBF">
            <w:pPr>
              <w:widowControl/>
              <w:autoSpaceDE w:val="0"/>
              <w:autoSpaceDN w:val="0"/>
              <w:jc w:val="right"/>
              <w:rPr>
                <w:rFonts w:ascii="Times New Roman" w:hAnsi="Times New Roman"/>
                <w:b/>
                <w:color w:val="000000"/>
                <w:kern w:val="0"/>
                <w:szCs w:val="21"/>
                <w:lang w:bidi="ar"/>
              </w:rPr>
            </w:pPr>
            <w:r w:rsidRPr="00776FBF">
              <w:rPr>
                <w:rFonts w:ascii="Times New Roman" w:hAnsi="Times New Roman"/>
                <w:b/>
                <w:bCs/>
                <w:color w:val="000000"/>
                <w:kern w:val="0"/>
                <w:szCs w:val="21"/>
                <w:lang w:bidi="ar"/>
              </w:rPr>
              <w:t>704,976.62</w:t>
            </w:r>
          </w:p>
        </w:tc>
        <w:tc>
          <w:tcPr>
            <w:tcW w:w="1330" w:type="pct"/>
            <w:vAlign w:val="center"/>
          </w:tcPr>
          <w:p w14:paraId="7B3ADCD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-820,932.46</w:t>
            </w:r>
          </w:p>
        </w:tc>
      </w:tr>
      <w:tr w:rsidR="00776FBF" w:rsidRPr="009337DB" w14:paraId="54E4698C" w14:textId="77777777" w:rsidTr="004606C9">
        <w:trPr>
          <w:trHeight w:val="340"/>
          <w:jc w:val="center"/>
        </w:trPr>
        <w:tc>
          <w:tcPr>
            <w:tcW w:w="2339" w:type="pct"/>
            <w:vAlign w:val="center"/>
          </w:tcPr>
          <w:p w14:paraId="2BD6A699"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二、投资活动产生的现金流量</w:t>
            </w:r>
          </w:p>
        </w:tc>
        <w:tc>
          <w:tcPr>
            <w:tcW w:w="1331" w:type="pct"/>
            <w:vAlign w:val="center"/>
          </w:tcPr>
          <w:p w14:paraId="64C21678" w14:textId="5FE93EDD"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04E4E019" w14:textId="77777777" w:rsidR="00776FBF" w:rsidRPr="00776FBF" w:rsidRDefault="00776FBF" w:rsidP="00776FBF">
            <w:pPr>
              <w:widowControl/>
              <w:jc w:val="right"/>
              <w:textAlignment w:val="center"/>
              <w:rPr>
                <w:rFonts w:ascii="Times New Roman" w:hAnsi="Times New Roman"/>
                <w:color w:val="000000"/>
                <w:kern w:val="0"/>
                <w:szCs w:val="21"/>
              </w:rPr>
            </w:pPr>
          </w:p>
        </w:tc>
      </w:tr>
      <w:tr w:rsidR="00776FBF" w:rsidRPr="009337DB" w14:paraId="69CDEE83" w14:textId="77777777" w:rsidTr="004606C9">
        <w:trPr>
          <w:trHeight w:val="340"/>
          <w:jc w:val="center"/>
        </w:trPr>
        <w:tc>
          <w:tcPr>
            <w:tcW w:w="2339" w:type="pct"/>
            <w:vAlign w:val="center"/>
          </w:tcPr>
          <w:p w14:paraId="59B2070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收回投资所收到的现金</w:t>
            </w:r>
          </w:p>
        </w:tc>
        <w:tc>
          <w:tcPr>
            <w:tcW w:w="1331" w:type="pct"/>
            <w:vAlign w:val="center"/>
          </w:tcPr>
          <w:p w14:paraId="1DC4C2AE" w14:textId="646172F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400.00</w:t>
            </w:r>
          </w:p>
        </w:tc>
        <w:tc>
          <w:tcPr>
            <w:tcW w:w="1330" w:type="pct"/>
            <w:vAlign w:val="center"/>
          </w:tcPr>
          <w:p w14:paraId="206D61F5"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5,364.06</w:t>
            </w:r>
          </w:p>
        </w:tc>
      </w:tr>
      <w:tr w:rsidR="00776FBF" w:rsidRPr="009337DB" w14:paraId="71127571" w14:textId="77777777" w:rsidTr="004606C9">
        <w:trPr>
          <w:trHeight w:val="340"/>
          <w:jc w:val="center"/>
        </w:trPr>
        <w:tc>
          <w:tcPr>
            <w:tcW w:w="2339" w:type="pct"/>
            <w:vAlign w:val="center"/>
          </w:tcPr>
          <w:p w14:paraId="1C44191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取得投资收益所收到的现金</w:t>
            </w:r>
          </w:p>
        </w:tc>
        <w:tc>
          <w:tcPr>
            <w:tcW w:w="1331" w:type="pct"/>
            <w:vAlign w:val="center"/>
          </w:tcPr>
          <w:p w14:paraId="7B827637" w14:textId="0983606B"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7,745.65</w:t>
            </w:r>
          </w:p>
        </w:tc>
        <w:tc>
          <w:tcPr>
            <w:tcW w:w="1330" w:type="pct"/>
            <w:vAlign w:val="center"/>
          </w:tcPr>
          <w:p w14:paraId="56FE2267"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5,791.55</w:t>
            </w:r>
          </w:p>
        </w:tc>
      </w:tr>
      <w:tr w:rsidR="00776FBF" w:rsidRPr="009337DB" w14:paraId="510DF82B" w14:textId="77777777" w:rsidTr="004606C9">
        <w:trPr>
          <w:trHeight w:val="340"/>
          <w:jc w:val="center"/>
        </w:trPr>
        <w:tc>
          <w:tcPr>
            <w:tcW w:w="2339" w:type="pct"/>
            <w:vAlign w:val="center"/>
          </w:tcPr>
          <w:p w14:paraId="6C305547"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处置固定资产、无形资产和其他长期资产而收回的现金净额</w:t>
            </w:r>
          </w:p>
        </w:tc>
        <w:tc>
          <w:tcPr>
            <w:tcW w:w="1331" w:type="pct"/>
            <w:vAlign w:val="center"/>
          </w:tcPr>
          <w:p w14:paraId="15446DEC" w14:textId="1016ACAF"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1,566.31</w:t>
            </w:r>
          </w:p>
        </w:tc>
        <w:tc>
          <w:tcPr>
            <w:tcW w:w="1330" w:type="pct"/>
            <w:vAlign w:val="center"/>
          </w:tcPr>
          <w:p w14:paraId="7D39A43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9337DB" w14:paraId="481849E0" w14:textId="77777777" w:rsidTr="004606C9">
        <w:trPr>
          <w:trHeight w:val="340"/>
          <w:jc w:val="center"/>
        </w:trPr>
        <w:tc>
          <w:tcPr>
            <w:tcW w:w="2339" w:type="pct"/>
            <w:vAlign w:val="center"/>
          </w:tcPr>
          <w:p w14:paraId="1FF66E2D"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color w:val="000000"/>
                <w:kern w:val="0"/>
                <w:szCs w:val="21"/>
                <w:lang w:bidi="ar"/>
              </w:rPr>
              <w:t>处置子公司及其他营业单位收到的现金净额</w:t>
            </w:r>
          </w:p>
        </w:tc>
        <w:tc>
          <w:tcPr>
            <w:tcW w:w="1331" w:type="pct"/>
            <w:vAlign w:val="center"/>
          </w:tcPr>
          <w:p w14:paraId="4BED850C" w14:textId="50EB77CF"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hint="eastAsia"/>
                <w:color w:val="000000"/>
                <w:kern w:val="0"/>
                <w:szCs w:val="21"/>
                <w:lang w:bidi="ar"/>
              </w:rPr>
              <w:t>-</w:t>
            </w:r>
          </w:p>
        </w:tc>
        <w:tc>
          <w:tcPr>
            <w:tcW w:w="1330" w:type="pct"/>
            <w:vAlign w:val="center"/>
          </w:tcPr>
          <w:p w14:paraId="7215E8E2"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44,347.24</w:t>
            </w:r>
          </w:p>
        </w:tc>
      </w:tr>
      <w:tr w:rsidR="00776FBF" w:rsidRPr="009337DB" w14:paraId="46938D99" w14:textId="77777777" w:rsidTr="004606C9">
        <w:trPr>
          <w:trHeight w:val="340"/>
          <w:jc w:val="center"/>
        </w:trPr>
        <w:tc>
          <w:tcPr>
            <w:tcW w:w="2339" w:type="pct"/>
            <w:vAlign w:val="center"/>
          </w:tcPr>
          <w:p w14:paraId="21EE906B"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投资现金流入小计</w:t>
            </w:r>
          </w:p>
        </w:tc>
        <w:tc>
          <w:tcPr>
            <w:tcW w:w="1331" w:type="pct"/>
            <w:vAlign w:val="center"/>
          </w:tcPr>
          <w:p w14:paraId="58272E70" w14:textId="4E3672B0"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9,711.96</w:t>
            </w:r>
          </w:p>
        </w:tc>
        <w:tc>
          <w:tcPr>
            <w:tcW w:w="1330" w:type="pct"/>
            <w:vAlign w:val="center"/>
          </w:tcPr>
          <w:p w14:paraId="722D692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rPr>
              <w:t>55,502.85</w:t>
            </w:r>
          </w:p>
        </w:tc>
      </w:tr>
      <w:tr w:rsidR="00776FBF" w:rsidRPr="009337DB" w14:paraId="30120E69" w14:textId="77777777" w:rsidTr="004606C9">
        <w:trPr>
          <w:trHeight w:val="340"/>
          <w:jc w:val="center"/>
        </w:trPr>
        <w:tc>
          <w:tcPr>
            <w:tcW w:w="2339" w:type="pct"/>
            <w:vAlign w:val="center"/>
          </w:tcPr>
          <w:p w14:paraId="25ABFB41"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购建固定资产、无形资产和其他长期资产所支付的现金</w:t>
            </w:r>
          </w:p>
        </w:tc>
        <w:tc>
          <w:tcPr>
            <w:tcW w:w="1331" w:type="pct"/>
            <w:vAlign w:val="center"/>
          </w:tcPr>
          <w:p w14:paraId="51D2A9D4" w14:textId="5C4FEE2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841.50</w:t>
            </w:r>
          </w:p>
        </w:tc>
        <w:tc>
          <w:tcPr>
            <w:tcW w:w="1330" w:type="pct"/>
            <w:vAlign w:val="center"/>
          </w:tcPr>
          <w:p w14:paraId="19CA1338"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7,583.72</w:t>
            </w:r>
          </w:p>
        </w:tc>
      </w:tr>
      <w:tr w:rsidR="00776FBF" w:rsidRPr="009337DB" w14:paraId="78023B57" w14:textId="77777777" w:rsidTr="004606C9">
        <w:trPr>
          <w:trHeight w:val="340"/>
          <w:jc w:val="center"/>
        </w:trPr>
        <w:tc>
          <w:tcPr>
            <w:tcW w:w="2339" w:type="pct"/>
            <w:vAlign w:val="center"/>
          </w:tcPr>
          <w:p w14:paraId="3FBFA098"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投资所支付的现金</w:t>
            </w:r>
          </w:p>
        </w:tc>
        <w:tc>
          <w:tcPr>
            <w:tcW w:w="1331" w:type="pct"/>
            <w:vAlign w:val="center"/>
          </w:tcPr>
          <w:p w14:paraId="3580C7E1" w14:textId="016F79F4"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190,300.00</w:t>
            </w:r>
          </w:p>
        </w:tc>
        <w:tc>
          <w:tcPr>
            <w:tcW w:w="1330" w:type="pct"/>
            <w:vAlign w:val="center"/>
          </w:tcPr>
          <w:p w14:paraId="2880C25B"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9337DB" w14:paraId="291E7261" w14:textId="77777777" w:rsidTr="004606C9">
        <w:trPr>
          <w:trHeight w:val="340"/>
          <w:jc w:val="center"/>
        </w:trPr>
        <w:tc>
          <w:tcPr>
            <w:tcW w:w="2339" w:type="pct"/>
            <w:vAlign w:val="center"/>
          </w:tcPr>
          <w:p w14:paraId="3CAE2A69"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投资现金流出小计</w:t>
            </w:r>
          </w:p>
        </w:tc>
        <w:tc>
          <w:tcPr>
            <w:tcW w:w="1331" w:type="pct"/>
            <w:vAlign w:val="center"/>
          </w:tcPr>
          <w:p w14:paraId="009DC781" w14:textId="2CA632D3"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191,141.50</w:t>
            </w:r>
          </w:p>
        </w:tc>
        <w:tc>
          <w:tcPr>
            <w:tcW w:w="1330" w:type="pct"/>
            <w:vAlign w:val="center"/>
          </w:tcPr>
          <w:p w14:paraId="3FFB4CAC"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7,583.72</w:t>
            </w:r>
          </w:p>
        </w:tc>
      </w:tr>
      <w:tr w:rsidR="00776FBF" w:rsidRPr="009337DB" w14:paraId="6F70BB12" w14:textId="77777777" w:rsidTr="004606C9">
        <w:trPr>
          <w:trHeight w:val="340"/>
          <w:jc w:val="center"/>
        </w:trPr>
        <w:tc>
          <w:tcPr>
            <w:tcW w:w="2339" w:type="pct"/>
            <w:vAlign w:val="center"/>
          </w:tcPr>
          <w:p w14:paraId="1016BE78"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投资活动产生的现金流量净额</w:t>
            </w:r>
          </w:p>
        </w:tc>
        <w:tc>
          <w:tcPr>
            <w:tcW w:w="1331" w:type="pct"/>
            <w:vAlign w:val="center"/>
          </w:tcPr>
          <w:p w14:paraId="5395C328" w14:textId="7EF8906E"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-181,429.54</w:t>
            </w:r>
          </w:p>
        </w:tc>
        <w:tc>
          <w:tcPr>
            <w:tcW w:w="1330" w:type="pct"/>
            <w:vAlign w:val="center"/>
          </w:tcPr>
          <w:p w14:paraId="336CACE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47,919.12</w:t>
            </w:r>
          </w:p>
        </w:tc>
      </w:tr>
      <w:tr w:rsidR="00776FBF" w:rsidRPr="00776FBF" w14:paraId="58C5A6AE" w14:textId="77777777" w:rsidTr="004606C9">
        <w:trPr>
          <w:trHeight w:val="340"/>
          <w:jc w:val="center"/>
        </w:trPr>
        <w:tc>
          <w:tcPr>
            <w:tcW w:w="2339" w:type="pct"/>
            <w:vAlign w:val="center"/>
          </w:tcPr>
          <w:p w14:paraId="52C589C3"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三、筹资活动产生的现金流量</w:t>
            </w:r>
          </w:p>
        </w:tc>
        <w:tc>
          <w:tcPr>
            <w:tcW w:w="1331" w:type="pct"/>
            <w:vAlign w:val="center"/>
          </w:tcPr>
          <w:p w14:paraId="7F42F127" w14:textId="77777777"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462A53E9" w14:textId="77777777" w:rsidR="00776FBF" w:rsidRPr="00776FBF" w:rsidRDefault="00776FBF" w:rsidP="00776FBF">
            <w:pPr>
              <w:widowControl/>
              <w:jc w:val="right"/>
              <w:textAlignment w:val="center"/>
              <w:rPr>
                <w:rFonts w:ascii="Times New Roman" w:hAnsi="Times New Roman"/>
                <w:color w:val="000000"/>
                <w:kern w:val="0"/>
                <w:szCs w:val="21"/>
              </w:rPr>
            </w:pPr>
          </w:p>
        </w:tc>
      </w:tr>
      <w:tr w:rsidR="00776FBF" w:rsidRPr="00776FBF" w14:paraId="3C17EC6D" w14:textId="77777777" w:rsidTr="004606C9">
        <w:trPr>
          <w:trHeight w:val="340"/>
          <w:jc w:val="center"/>
        </w:trPr>
        <w:tc>
          <w:tcPr>
            <w:tcW w:w="2339" w:type="pct"/>
            <w:vAlign w:val="center"/>
          </w:tcPr>
          <w:p w14:paraId="319842F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吸收投资收到的现金</w:t>
            </w:r>
          </w:p>
        </w:tc>
        <w:tc>
          <w:tcPr>
            <w:tcW w:w="1331" w:type="pct"/>
            <w:vAlign w:val="center"/>
          </w:tcPr>
          <w:p w14:paraId="394EE5B0" w14:textId="766AAF97"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hint="eastAsia"/>
                <w:color w:val="000000"/>
                <w:kern w:val="0"/>
                <w:szCs w:val="21"/>
                <w:lang w:bidi="ar"/>
              </w:rPr>
              <w:t>-</w:t>
            </w:r>
          </w:p>
        </w:tc>
        <w:tc>
          <w:tcPr>
            <w:tcW w:w="1330" w:type="pct"/>
            <w:vAlign w:val="center"/>
          </w:tcPr>
          <w:p w14:paraId="22CE5B7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505,652.76</w:t>
            </w:r>
          </w:p>
        </w:tc>
      </w:tr>
      <w:tr w:rsidR="00776FBF" w:rsidRPr="00776FBF" w14:paraId="481AF64F" w14:textId="77777777" w:rsidTr="004606C9">
        <w:trPr>
          <w:trHeight w:val="340"/>
          <w:jc w:val="center"/>
        </w:trPr>
        <w:tc>
          <w:tcPr>
            <w:tcW w:w="2339" w:type="pct"/>
            <w:vAlign w:val="center"/>
          </w:tcPr>
          <w:p w14:paraId="7CD5E01E"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取得借款所收到的现金</w:t>
            </w:r>
          </w:p>
        </w:tc>
        <w:tc>
          <w:tcPr>
            <w:tcW w:w="1331" w:type="pct"/>
            <w:vAlign w:val="center"/>
          </w:tcPr>
          <w:p w14:paraId="3403ECE3" w14:textId="75DF1FAD"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278,726.53</w:t>
            </w:r>
          </w:p>
        </w:tc>
        <w:tc>
          <w:tcPr>
            <w:tcW w:w="1330" w:type="pct"/>
            <w:vAlign w:val="center"/>
          </w:tcPr>
          <w:p w14:paraId="15A3A26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902,369.00</w:t>
            </w:r>
          </w:p>
        </w:tc>
      </w:tr>
      <w:tr w:rsidR="00776FBF" w:rsidRPr="00776FBF" w14:paraId="6C96DB7F" w14:textId="77777777" w:rsidTr="004606C9">
        <w:trPr>
          <w:trHeight w:val="340"/>
          <w:jc w:val="center"/>
        </w:trPr>
        <w:tc>
          <w:tcPr>
            <w:tcW w:w="2339" w:type="pct"/>
            <w:vAlign w:val="center"/>
          </w:tcPr>
          <w:p w14:paraId="4D680506"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收到其他与筹资活动有关的现金</w:t>
            </w:r>
          </w:p>
        </w:tc>
        <w:tc>
          <w:tcPr>
            <w:tcW w:w="1331" w:type="pct"/>
            <w:vAlign w:val="center"/>
          </w:tcPr>
          <w:p w14:paraId="2A95863B" w14:textId="0BCF26C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125,253.88</w:t>
            </w:r>
          </w:p>
        </w:tc>
        <w:tc>
          <w:tcPr>
            <w:tcW w:w="1330" w:type="pct"/>
            <w:vAlign w:val="center"/>
          </w:tcPr>
          <w:p w14:paraId="454B511C"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312,084.28</w:t>
            </w:r>
          </w:p>
        </w:tc>
      </w:tr>
      <w:tr w:rsidR="00776FBF" w:rsidRPr="00776FBF" w14:paraId="2B85A7ED" w14:textId="77777777" w:rsidTr="004606C9">
        <w:trPr>
          <w:trHeight w:val="340"/>
          <w:jc w:val="center"/>
        </w:trPr>
        <w:tc>
          <w:tcPr>
            <w:tcW w:w="2339" w:type="pct"/>
            <w:vAlign w:val="center"/>
          </w:tcPr>
          <w:p w14:paraId="726F91A4"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筹资活动现金流入小计</w:t>
            </w:r>
          </w:p>
        </w:tc>
        <w:tc>
          <w:tcPr>
            <w:tcW w:w="1331" w:type="pct"/>
            <w:vAlign w:val="center"/>
          </w:tcPr>
          <w:p w14:paraId="3D33402E" w14:textId="250EC48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403,980.41</w:t>
            </w:r>
          </w:p>
        </w:tc>
        <w:tc>
          <w:tcPr>
            <w:tcW w:w="1330" w:type="pct"/>
            <w:vAlign w:val="center"/>
          </w:tcPr>
          <w:p w14:paraId="72320B6F"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1,720,106.05</w:t>
            </w:r>
          </w:p>
        </w:tc>
      </w:tr>
      <w:tr w:rsidR="00776FBF" w:rsidRPr="00776FBF" w14:paraId="006C4690" w14:textId="77777777" w:rsidTr="004606C9">
        <w:trPr>
          <w:trHeight w:val="340"/>
          <w:jc w:val="center"/>
        </w:trPr>
        <w:tc>
          <w:tcPr>
            <w:tcW w:w="2339" w:type="pct"/>
            <w:vAlign w:val="center"/>
          </w:tcPr>
          <w:p w14:paraId="4187FEF9"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偿还债务所支付的现金</w:t>
            </w:r>
          </w:p>
        </w:tc>
        <w:tc>
          <w:tcPr>
            <w:tcW w:w="1331" w:type="pct"/>
            <w:vAlign w:val="center"/>
          </w:tcPr>
          <w:p w14:paraId="194D6210" w14:textId="42957582"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616,014.71</w:t>
            </w:r>
          </w:p>
        </w:tc>
        <w:tc>
          <w:tcPr>
            <w:tcW w:w="1330" w:type="pct"/>
            <w:vAlign w:val="center"/>
          </w:tcPr>
          <w:p w14:paraId="48B7BDDA"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615,582.46</w:t>
            </w:r>
          </w:p>
        </w:tc>
      </w:tr>
      <w:tr w:rsidR="00776FBF" w:rsidRPr="00776FBF" w14:paraId="400D3FE8" w14:textId="77777777" w:rsidTr="004606C9">
        <w:trPr>
          <w:trHeight w:val="340"/>
          <w:jc w:val="center"/>
        </w:trPr>
        <w:tc>
          <w:tcPr>
            <w:tcW w:w="2339" w:type="pct"/>
            <w:vAlign w:val="center"/>
          </w:tcPr>
          <w:p w14:paraId="54DBB8A2"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分配股利、利润或偿付利息所支付的现金</w:t>
            </w:r>
          </w:p>
        </w:tc>
        <w:tc>
          <w:tcPr>
            <w:tcW w:w="1331" w:type="pct"/>
            <w:vAlign w:val="center"/>
          </w:tcPr>
          <w:p w14:paraId="0C471325" w14:textId="7AC9E499"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105,634.61</w:t>
            </w:r>
          </w:p>
        </w:tc>
        <w:tc>
          <w:tcPr>
            <w:tcW w:w="1330" w:type="pct"/>
            <w:vAlign w:val="center"/>
          </w:tcPr>
          <w:p w14:paraId="1DB62DC9"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179,388.59</w:t>
            </w:r>
          </w:p>
        </w:tc>
      </w:tr>
      <w:tr w:rsidR="00776FBF" w:rsidRPr="00776FBF" w14:paraId="6EC46A58" w14:textId="77777777" w:rsidTr="004606C9">
        <w:trPr>
          <w:trHeight w:val="340"/>
          <w:jc w:val="center"/>
        </w:trPr>
        <w:tc>
          <w:tcPr>
            <w:tcW w:w="2339" w:type="pct"/>
            <w:vAlign w:val="center"/>
          </w:tcPr>
          <w:p w14:paraId="575976A1" w14:textId="77777777" w:rsidR="00776FBF" w:rsidRPr="00776FBF" w:rsidRDefault="00776FBF" w:rsidP="00776FBF">
            <w:pPr>
              <w:widowControl/>
              <w:textAlignment w:val="center"/>
              <w:rPr>
                <w:rFonts w:ascii="Times New Roman" w:hAnsi="Times New Roman"/>
                <w:color w:val="000000"/>
                <w:kern w:val="0"/>
                <w:szCs w:val="21"/>
              </w:rPr>
            </w:pPr>
            <w:r w:rsidRPr="00776FBF">
              <w:rPr>
                <w:rFonts w:ascii="Times New Roman" w:hAnsi="Times New Roman"/>
                <w:color w:val="000000"/>
                <w:kern w:val="0"/>
                <w:szCs w:val="21"/>
              </w:rPr>
              <w:t>支付其他与筹资活动有关的现金</w:t>
            </w:r>
          </w:p>
        </w:tc>
        <w:tc>
          <w:tcPr>
            <w:tcW w:w="1331" w:type="pct"/>
            <w:vAlign w:val="center"/>
          </w:tcPr>
          <w:p w14:paraId="1E28E60B" w14:textId="2E53C2C3"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255,721.64</w:t>
            </w:r>
          </w:p>
        </w:tc>
        <w:tc>
          <w:tcPr>
            <w:tcW w:w="1330" w:type="pct"/>
            <w:vAlign w:val="center"/>
          </w:tcPr>
          <w:p w14:paraId="220DE88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87,330.18</w:t>
            </w:r>
          </w:p>
        </w:tc>
      </w:tr>
      <w:tr w:rsidR="00776FBF" w:rsidRPr="00776FBF" w14:paraId="309E7DD5" w14:textId="77777777" w:rsidTr="004606C9">
        <w:trPr>
          <w:trHeight w:val="340"/>
          <w:jc w:val="center"/>
        </w:trPr>
        <w:tc>
          <w:tcPr>
            <w:tcW w:w="2339" w:type="pct"/>
            <w:vAlign w:val="center"/>
          </w:tcPr>
          <w:p w14:paraId="0030ABCE"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筹资活动现金流出小计</w:t>
            </w:r>
          </w:p>
        </w:tc>
        <w:tc>
          <w:tcPr>
            <w:tcW w:w="1331" w:type="pct"/>
            <w:vAlign w:val="center"/>
          </w:tcPr>
          <w:p w14:paraId="663BBECC" w14:textId="5E636C02"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977,370.97</w:t>
            </w:r>
          </w:p>
        </w:tc>
        <w:tc>
          <w:tcPr>
            <w:tcW w:w="1330" w:type="pct"/>
            <w:vAlign w:val="center"/>
          </w:tcPr>
          <w:p w14:paraId="1D13847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882,301.23</w:t>
            </w:r>
          </w:p>
        </w:tc>
      </w:tr>
      <w:tr w:rsidR="00776FBF" w:rsidRPr="00776FBF" w14:paraId="5CE27900" w14:textId="77777777" w:rsidTr="004606C9">
        <w:trPr>
          <w:trHeight w:val="340"/>
          <w:jc w:val="center"/>
        </w:trPr>
        <w:tc>
          <w:tcPr>
            <w:tcW w:w="2339" w:type="pct"/>
            <w:vAlign w:val="center"/>
          </w:tcPr>
          <w:p w14:paraId="4B4E1A70"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筹资活动产生的现金流量净额</w:t>
            </w:r>
          </w:p>
        </w:tc>
        <w:tc>
          <w:tcPr>
            <w:tcW w:w="1331" w:type="pct"/>
            <w:vAlign w:val="center"/>
          </w:tcPr>
          <w:p w14:paraId="0E590E29" w14:textId="27337945" w:rsidR="00776FBF" w:rsidRPr="00776FBF" w:rsidRDefault="00776FBF" w:rsidP="00776FBF">
            <w:pPr>
              <w:widowControl/>
              <w:jc w:val="right"/>
              <w:textAlignment w:val="center"/>
              <w:rPr>
                <w:rFonts w:ascii="Times New Roman" w:hAnsi="Times New Roman"/>
                <w:b/>
                <w:bCs/>
                <w:color w:val="000000"/>
                <w:kern w:val="0"/>
                <w:szCs w:val="21"/>
                <w:lang w:bidi="ar"/>
              </w:rPr>
            </w:pPr>
            <w:r w:rsidRPr="00776FBF">
              <w:rPr>
                <w:rFonts w:ascii="Times New Roman" w:hAnsi="Times New Roman"/>
                <w:b/>
                <w:bCs/>
                <w:color w:val="000000"/>
                <w:kern w:val="0"/>
                <w:szCs w:val="21"/>
                <w:lang w:bidi="ar"/>
              </w:rPr>
              <w:t>-573,390.56</w:t>
            </w:r>
          </w:p>
        </w:tc>
        <w:tc>
          <w:tcPr>
            <w:tcW w:w="1330" w:type="pct"/>
            <w:vAlign w:val="center"/>
          </w:tcPr>
          <w:p w14:paraId="0980FBB6" w14:textId="77777777" w:rsidR="00776FBF" w:rsidRPr="00776FBF" w:rsidRDefault="00776FBF" w:rsidP="00776FBF">
            <w:pPr>
              <w:widowControl/>
              <w:jc w:val="right"/>
              <w:textAlignment w:val="center"/>
              <w:rPr>
                <w:rFonts w:ascii="Times New Roman" w:hAnsi="Times New Roman"/>
                <w:b/>
                <w:bCs/>
                <w:color w:val="000000"/>
                <w:kern w:val="0"/>
                <w:szCs w:val="21"/>
              </w:rPr>
            </w:pPr>
            <w:r w:rsidRPr="00776FBF">
              <w:rPr>
                <w:rFonts w:ascii="Times New Roman" w:hAnsi="Times New Roman"/>
                <w:b/>
                <w:bCs/>
                <w:color w:val="000000"/>
                <w:kern w:val="0"/>
                <w:szCs w:val="21"/>
                <w:lang w:bidi="ar"/>
              </w:rPr>
              <w:t>837,804.81</w:t>
            </w:r>
          </w:p>
        </w:tc>
      </w:tr>
      <w:tr w:rsidR="00776FBF" w:rsidRPr="00776FBF" w14:paraId="70BFB266" w14:textId="77777777" w:rsidTr="004606C9">
        <w:trPr>
          <w:trHeight w:val="340"/>
          <w:jc w:val="center"/>
        </w:trPr>
        <w:tc>
          <w:tcPr>
            <w:tcW w:w="2339" w:type="pct"/>
            <w:vAlign w:val="center"/>
          </w:tcPr>
          <w:p w14:paraId="7748DF8C"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四、汇率变动对现金的影响</w:t>
            </w:r>
          </w:p>
        </w:tc>
        <w:tc>
          <w:tcPr>
            <w:tcW w:w="1331" w:type="pct"/>
            <w:vAlign w:val="center"/>
          </w:tcPr>
          <w:p w14:paraId="41B4E2F0" w14:textId="2A1951DC" w:rsidR="00776FBF" w:rsidRPr="00776FBF" w:rsidRDefault="00776FBF" w:rsidP="00776FBF">
            <w:pPr>
              <w:widowControl/>
              <w:jc w:val="right"/>
              <w:textAlignment w:val="center"/>
              <w:rPr>
                <w:rFonts w:ascii="Times New Roman" w:hAnsi="Times New Roman"/>
                <w:color w:val="000000"/>
                <w:kern w:val="0"/>
                <w:szCs w:val="21"/>
              </w:rPr>
            </w:pPr>
          </w:p>
        </w:tc>
        <w:tc>
          <w:tcPr>
            <w:tcW w:w="1330" w:type="pct"/>
            <w:vAlign w:val="center"/>
          </w:tcPr>
          <w:p w14:paraId="5372EC60"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rPr>
              <w:t>-</w:t>
            </w:r>
          </w:p>
        </w:tc>
      </w:tr>
      <w:tr w:rsidR="00776FBF" w:rsidRPr="00776FBF" w14:paraId="1C6BF9AC" w14:textId="77777777" w:rsidTr="004606C9">
        <w:trPr>
          <w:trHeight w:val="340"/>
          <w:jc w:val="center"/>
        </w:trPr>
        <w:tc>
          <w:tcPr>
            <w:tcW w:w="2339" w:type="pct"/>
            <w:vAlign w:val="center"/>
          </w:tcPr>
          <w:p w14:paraId="052BEE77" w14:textId="77777777" w:rsidR="00776FBF" w:rsidRPr="00776FBF" w:rsidRDefault="00776FBF" w:rsidP="00776FBF">
            <w:pPr>
              <w:widowControl/>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五、现金及现金等价物净增加额</w:t>
            </w:r>
          </w:p>
        </w:tc>
        <w:tc>
          <w:tcPr>
            <w:tcW w:w="1331" w:type="pct"/>
            <w:vAlign w:val="center"/>
          </w:tcPr>
          <w:p w14:paraId="01680501" w14:textId="6EA155B1"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-49,843.48</w:t>
            </w:r>
          </w:p>
        </w:tc>
        <w:tc>
          <w:tcPr>
            <w:tcW w:w="1330" w:type="pct"/>
            <w:vAlign w:val="center"/>
          </w:tcPr>
          <w:p w14:paraId="0E94AC91"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64,791.47</w:t>
            </w:r>
          </w:p>
        </w:tc>
      </w:tr>
      <w:tr w:rsidR="00776FBF" w:rsidRPr="00776FBF" w14:paraId="4EF450C0" w14:textId="77777777" w:rsidTr="004606C9">
        <w:trPr>
          <w:trHeight w:val="340"/>
          <w:jc w:val="center"/>
        </w:trPr>
        <w:tc>
          <w:tcPr>
            <w:tcW w:w="2339" w:type="pct"/>
            <w:vAlign w:val="center"/>
          </w:tcPr>
          <w:p w14:paraId="7555FAA5" w14:textId="77777777" w:rsidR="00776FBF" w:rsidRPr="00776FBF" w:rsidRDefault="00776FBF" w:rsidP="00776FBF">
            <w:pPr>
              <w:widowControl/>
              <w:jc w:val="left"/>
              <w:textAlignment w:val="center"/>
              <w:rPr>
                <w:rFonts w:ascii="Times New Roman" w:hAnsi="Times New Roman"/>
                <w:color w:val="000000"/>
                <w:kern w:val="0"/>
                <w:szCs w:val="21"/>
              </w:rPr>
            </w:pPr>
            <w:r w:rsidRPr="00776FBF">
              <w:rPr>
                <w:rFonts w:ascii="Times New Roman" w:hAnsi="Times New Roman"/>
                <w:color w:val="000000"/>
                <w:kern w:val="0"/>
                <w:szCs w:val="21"/>
              </w:rPr>
              <w:t>加：期初现金及现金等价物余额</w:t>
            </w:r>
          </w:p>
        </w:tc>
        <w:tc>
          <w:tcPr>
            <w:tcW w:w="1331" w:type="pct"/>
            <w:vAlign w:val="center"/>
          </w:tcPr>
          <w:p w14:paraId="7E7D90DC" w14:textId="3E614F9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color w:val="000000"/>
                <w:kern w:val="0"/>
                <w:szCs w:val="21"/>
                <w:lang w:bidi="ar"/>
              </w:rPr>
              <w:t>72,676.28</w:t>
            </w:r>
          </w:p>
        </w:tc>
        <w:tc>
          <w:tcPr>
            <w:tcW w:w="1330" w:type="pct"/>
            <w:vAlign w:val="center"/>
          </w:tcPr>
          <w:p w14:paraId="322B511E"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color w:val="000000"/>
                <w:kern w:val="0"/>
                <w:szCs w:val="21"/>
                <w:lang w:bidi="ar"/>
              </w:rPr>
              <w:t>7,884.81</w:t>
            </w:r>
          </w:p>
        </w:tc>
      </w:tr>
      <w:tr w:rsidR="00776FBF" w:rsidRPr="00776FBF" w14:paraId="2D2CC6F6" w14:textId="77777777" w:rsidTr="004606C9">
        <w:trPr>
          <w:trHeight w:val="340"/>
          <w:jc w:val="center"/>
        </w:trPr>
        <w:tc>
          <w:tcPr>
            <w:tcW w:w="2339" w:type="pct"/>
            <w:vAlign w:val="center"/>
          </w:tcPr>
          <w:p w14:paraId="0DCAA673" w14:textId="77777777" w:rsidR="00776FBF" w:rsidRPr="00776FBF" w:rsidRDefault="00776FBF" w:rsidP="00776FBF">
            <w:pPr>
              <w:widowControl/>
              <w:jc w:val="left"/>
              <w:textAlignment w:val="center"/>
              <w:rPr>
                <w:rFonts w:ascii="Times New Roman" w:hAnsi="Times New Roman"/>
                <w:b/>
                <w:bCs/>
                <w:color w:val="000000"/>
                <w:kern w:val="0"/>
                <w:szCs w:val="21"/>
              </w:rPr>
            </w:pPr>
            <w:r w:rsidRPr="00776FBF">
              <w:rPr>
                <w:rFonts w:ascii="Times New Roman" w:hAnsi="Times New Roman"/>
                <w:b/>
                <w:bCs/>
                <w:color w:val="000000"/>
                <w:kern w:val="0"/>
                <w:szCs w:val="21"/>
              </w:rPr>
              <w:t>六、期末现金及现金等价物余额</w:t>
            </w:r>
          </w:p>
        </w:tc>
        <w:tc>
          <w:tcPr>
            <w:tcW w:w="1331" w:type="pct"/>
            <w:vAlign w:val="center"/>
          </w:tcPr>
          <w:p w14:paraId="3260554E" w14:textId="36379ACA" w:rsidR="00776FBF" w:rsidRPr="00776FBF" w:rsidRDefault="00776FBF" w:rsidP="00776FBF">
            <w:pPr>
              <w:widowControl/>
              <w:jc w:val="right"/>
              <w:textAlignment w:val="center"/>
              <w:rPr>
                <w:rFonts w:ascii="Times New Roman" w:hAnsi="Times New Roman"/>
                <w:color w:val="000000"/>
                <w:kern w:val="0"/>
                <w:szCs w:val="21"/>
                <w:lang w:bidi="ar"/>
              </w:rPr>
            </w:pPr>
            <w:r w:rsidRPr="00776FBF">
              <w:rPr>
                <w:rFonts w:ascii="Times New Roman" w:hAnsi="Times New Roman"/>
                <w:b/>
                <w:bCs/>
                <w:color w:val="000000"/>
                <w:kern w:val="0"/>
                <w:szCs w:val="21"/>
                <w:lang w:bidi="ar"/>
              </w:rPr>
              <w:t>22,832.81</w:t>
            </w:r>
          </w:p>
        </w:tc>
        <w:tc>
          <w:tcPr>
            <w:tcW w:w="1330" w:type="pct"/>
            <w:vAlign w:val="center"/>
          </w:tcPr>
          <w:p w14:paraId="34B56EC6" w14:textId="77777777" w:rsidR="00776FBF" w:rsidRPr="00776FBF" w:rsidRDefault="00776FBF" w:rsidP="00776FBF">
            <w:pPr>
              <w:widowControl/>
              <w:jc w:val="right"/>
              <w:textAlignment w:val="center"/>
              <w:rPr>
                <w:rFonts w:ascii="Times New Roman" w:hAnsi="Times New Roman"/>
                <w:color w:val="000000"/>
                <w:kern w:val="0"/>
                <w:szCs w:val="21"/>
              </w:rPr>
            </w:pPr>
            <w:r w:rsidRPr="00776FBF">
              <w:rPr>
                <w:rFonts w:ascii="Times New Roman" w:hAnsi="Times New Roman"/>
                <w:b/>
                <w:bCs/>
                <w:color w:val="000000"/>
                <w:kern w:val="0"/>
                <w:szCs w:val="21"/>
                <w:lang w:bidi="ar"/>
              </w:rPr>
              <w:t>72,676.28</w:t>
            </w:r>
          </w:p>
        </w:tc>
      </w:tr>
    </w:tbl>
    <w:bookmarkEnd w:id="35"/>
    <w:p w14:paraId="1882E121" w14:textId="77777777" w:rsidR="00CE246C" w:rsidRPr="00AD16A6" w:rsidRDefault="005D7538">
      <w:pPr>
        <w:numPr>
          <w:ilvl w:val="0"/>
          <w:numId w:val="7"/>
        </w:numPr>
        <w:spacing w:beforeLines="50" w:before="156" w:afterLines="50" w:after="156" w:line="360" w:lineRule="auto"/>
        <w:ind w:firstLineChars="200" w:firstLine="482"/>
        <w:rPr>
          <w:rFonts w:ascii="Times New Roman" w:hAnsi="Times New Roman"/>
          <w:b/>
          <w:bCs/>
          <w:sz w:val="24"/>
        </w:rPr>
      </w:pPr>
      <w:r w:rsidRPr="00AD16A6">
        <w:rPr>
          <w:rFonts w:ascii="Times New Roman" w:hAnsi="Times New Roman" w:hint="eastAsia"/>
          <w:b/>
          <w:bCs/>
          <w:sz w:val="24"/>
        </w:rPr>
        <w:t>报告期内</w:t>
      </w:r>
      <w:r w:rsidR="00CE246C" w:rsidRPr="00AD16A6">
        <w:rPr>
          <w:rFonts w:ascii="Times New Roman" w:hAnsi="Times New Roman"/>
          <w:b/>
          <w:bCs/>
          <w:sz w:val="24"/>
        </w:rPr>
        <w:t>主要财务指标</w:t>
      </w:r>
    </w:p>
    <w:p w14:paraId="2D12E0C3" w14:textId="14690A39" w:rsidR="00802E5D" w:rsidRPr="00AD16A6" w:rsidRDefault="00802E5D" w:rsidP="00802E5D">
      <w:pPr>
        <w:widowControl/>
        <w:spacing w:afterLines="50" w:after="156" w:line="360" w:lineRule="auto"/>
        <w:jc w:val="center"/>
        <w:rPr>
          <w:rFonts w:ascii="Times New Roman" w:hAnsi="Times New Roman"/>
          <w:b/>
          <w:kern w:val="0"/>
        </w:rPr>
      </w:pPr>
      <w:del w:id="1047" w:author="冯佳淇" w:date="2026-08-28T09:00:00Z">
        <w:r w:rsidRPr="00AD16A6">
          <w:rPr>
            <w:rFonts w:ascii="Times New Roman" w:hAnsi="Times New Roman"/>
            <w:b/>
            <w:kern w:val="0"/>
          </w:rPr>
          <w:delText>表：发行人最近两年的主要财务指标</w:delText>
        </w:r>
      </w:del>
      <w:ins w:id="1048" w:author="冯佳淇" w:date="2026-08-28T09:00:00Z">
        <w:r>
          <w:rPr>
            <w:rFonts w:ascii="Times New Roman" w:hAnsi="Times New Roman"/>
            <w:b/>
            <w:kern w:val="0"/>
          </w:rPr>
          <w:t xml:space="preserve">表：发行人最近两年及一期的主要财务指标</w:t>
        </w:r>
      </w:ins>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4"/>
        <w:gridCol w:w="1904"/>
        <w:gridCol w:w="1904"/>
        <w:gridCol w:w="1546"/>
      </w:tblGrid>
      <w:tr w:rsidR="009C5E95" w:rsidRPr="00AD16A6" w14:paraId="0069355D" w14:textId="77777777" w:rsidTr="004606C9">
        <w:trPr>
          <w:trHeight w:val="340"/>
          <w:tblHeader/>
        </w:trPr>
        <w:tc>
          <w:tcPr>
            <w:tcW w:w="2920" w:type="pct"/>
            <w:vAlign w:val="center"/>
          </w:tcPr>
          <w:p w14:paraId="2BDC6691" w14:textId="77777777" w:rsidR="009C5E95" w:rsidRPr="00AD16A6" w:rsidRDefault="009C5E95" w:rsidP="009C5E95">
            <w:pPr>
              <w:widowControl/>
              <w:jc w:val="center"/>
              <w:rPr>
                <w:rFonts w:ascii="Times New Roman" w:hAnsi="Times New Roman"/>
                <w:b/>
                <w:kern w:val="0"/>
                <w:szCs w:val="21"/>
              </w:rPr>
            </w:pPr>
            <w:r w:rsidRPr="00AD16A6">
              <w:rPr>
                <w:rFonts w:ascii="Times New Roman" w:hAnsi="Times New Roman"/>
                <w:b/>
                <w:kern w:val="0"/>
                <w:szCs w:val="21"/>
              </w:rPr>
              <w:t>项目</w:t>
            </w:r>
          </w:p>
        </w:tc>
        <w:tc>
          <w:tcPr>
            <w:tcW w:w="1148" w:type="pct"/>
            <w:vAlign w:val="center"/>
          </w:tcPr>
          <w:p w14:paraId="41578944" w14:textId="2604ACC5" w:rsidR="009C5E95" w:rsidRPr="00AD16A6" w:rsidRDefault="009C5E95" w:rsidP="009C5E95">
            <w:pPr>
              <w:widowControl/>
              <w:jc w:val="center"/>
              <w:rPr>
                <w:rFonts w:ascii="Times New Roman" w:hAnsi="Times New Roman"/>
                <w:b/>
                <w:color w:val="000000"/>
                <w:kern w:val="0"/>
                <w:szCs w:val="21"/>
              </w:rPr>
            </w:pPr>
            <w:del w:id="1349" w:author="冯佳淇" w:date="2026-08-28T09:00:00Z">
              <w:r w:rsidRPr="00AD16A6">
                <w:rPr>
                  <w:rFonts w:ascii="Times New Roman" w:hAnsi="Times New Roman"/>
                  <w:b/>
                  <w:color w:val="000000"/>
                  <w:kern w:val="0"/>
                  <w:szCs w:val="21"/>
                </w:rPr>
                <w:delText/>
              </w:r>
              <w:r w:rsidR="004606C9" w:rsidRPr="00AD16A6">
                <w:rPr>
                  <w:rFonts w:ascii="Times New Roman" w:hAnsi="Times New Roman"/>
                  <w:b/>
                  <w:color w:val="000000"/>
                  <w:kern w:val="0"/>
                  <w:szCs w:val="21"/>
                </w:rPr>
                <w:delText/>
              </w:r>
              <w:r w:rsidRPr="00AD16A6">
                <w:rPr>
                  <w:rFonts w:ascii="Times New Roman" w:hAnsi="Times New Roman"/>
                  <w:b/>
                  <w:color w:val="000000"/>
                  <w:kern w:val="0"/>
                  <w:szCs w:val="21"/>
                </w:rPr>
                <w:delText/>
              </w:r>
              <w:r w:rsidRPr="00AD16A6">
                <w:rPr>
                  <w:rFonts w:ascii="Times New Roman" w:hAnsi="Times New Roman" w:hint="eastAsia"/>
                  <w:b/>
                  <w:color w:val="000000"/>
                  <w:kern w:val="0"/>
                  <w:szCs w:val="21"/>
                </w:rPr>
                <w:delText/>
              </w:r>
              <w:r w:rsidRPr="00AD16A6">
                <w:rPr>
                  <w:rFonts w:ascii="Times New Roman" w:hAnsi="Times New Roman"/>
                  <w:b/>
                  <w:color w:val="000000"/>
                  <w:kern w:val="0"/>
                  <w:szCs w:val="21"/>
                </w:rPr>
                <w:delText/>
              </w:r>
              <w:r w:rsidRPr="00AD16A6">
                <w:rPr>
                  <w:rFonts w:ascii="Times New Roman" w:hAnsi="Times New Roman"/>
                  <w:b/>
                  <w:color w:val="000000"/>
                  <w:kern w:val="0"/>
                  <w:szCs w:val="21"/>
                </w:rPr>
                <w:delText/>
              </w:r>
            </w:del>
            <w:ins w:id="1350" w:author="冯佳淇" w:date="2026-08-28T09:00:00Z">
              <w:r>
                <w:rPr>
                  <w:rFonts w:ascii="Times New Roman" w:hAnsi="Times New Roman"/>
                  <w:b/>
                  <w:color w:val="000000"/>
                  <w:kern w:val="0"/>
                  <w:szCs w:val="21"/>
                </w:rPr>
                <w:t xml:space="preserve">2026年6月末/1-6月</w:t>
              </w:r>
            </w:ins>
          </w:p>
        </w:tc>
        <w:tc>
          <w:tcPr>
            <w:tcW w:w="1148" w:type="pct"/>
            <w:vAlign w:val="center"/>
          </w:tcPr>
          <w:p w14:paraId="41578944" w14:textId="2604ACC5" w:rsidR="009C5E95" w:rsidRPr="00AD16A6" w:rsidRDefault="009C5E95" w:rsidP="009C5E95">
            <w:pPr>
              <w:widowControl/>
              <w:jc w:val="center"/>
              <w:rPr>
                <w:rFonts w:ascii="Times New Roman" w:hAnsi="Times New Roman"/>
                <w:b/>
                <w:color w:val="000000"/>
                <w:kern w:val="0"/>
                <w:szCs w:val="21"/>
              </w:rPr>
            </w:pPr>
            <w:r w:rsidRPr="00AD16A6">
              <w:rPr>
                <w:rFonts w:ascii="Times New Roman" w:hAnsi="Times New Roman"/>
                <w:b/>
                <w:color w:val="000000"/>
                <w:kern w:val="0"/>
                <w:szCs w:val="21"/>
              </w:rPr>
              <w:t>202</w:t>
            </w:r>
            <w:r w:rsidR="004606C9" w:rsidRPr="00AD16A6">
              <w:rPr>
                <w:rFonts w:ascii="Times New Roman" w:hAnsi="Times New Roman"/>
                <w:b/>
                <w:color w:val="000000"/>
                <w:kern w:val="0"/>
                <w:szCs w:val="21"/>
              </w:rPr>
              <w:t>5</w:t>
            </w:r>
            <w:r w:rsidRPr="00AD16A6">
              <w:rPr>
                <w:rFonts w:ascii="Times New Roman" w:hAnsi="Times New Roman"/>
                <w:b/>
                <w:color w:val="000000"/>
                <w:kern w:val="0"/>
                <w:szCs w:val="21"/>
              </w:rPr>
              <w:t>年</w:t>
            </w:r>
            <w:r w:rsidRPr="00AD16A6">
              <w:rPr>
                <w:rFonts w:ascii="Times New Roman" w:hAnsi="Times New Roman" w:hint="eastAsia"/>
                <w:b/>
                <w:color w:val="000000"/>
                <w:kern w:val="0"/>
                <w:szCs w:val="21"/>
              </w:rPr>
              <w:t>度</w:t>
            </w:r>
            <w:r w:rsidRPr="00AD16A6">
              <w:rPr>
                <w:rFonts w:ascii="Times New Roman" w:hAnsi="Times New Roman"/>
                <w:b/>
                <w:color w:val="000000"/>
                <w:kern w:val="0"/>
                <w:szCs w:val="21"/>
              </w:rPr>
              <w:t>/</w:t>
            </w:r>
            <w:r w:rsidRPr="00AD16A6">
              <w:rPr>
                <w:rFonts w:ascii="Times New Roman" w:hAnsi="Times New Roman"/>
                <w:b/>
                <w:color w:val="000000"/>
                <w:kern w:val="0"/>
                <w:szCs w:val="21"/>
              </w:rPr>
              <w:t>末</w:t>
            </w:r>
          </w:p>
        </w:tc>
        <w:tc>
          <w:tcPr>
            <w:tcW w:w="932" w:type="pct"/>
            <w:vAlign w:val="center"/>
          </w:tcPr>
          <w:p w14:paraId="5639BF35" w14:textId="5F488FBE" w:rsidR="009C5E95" w:rsidRPr="00AD16A6" w:rsidRDefault="009C5E95" w:rsidP="009C5E95">
            <w:pPr>
              <w:widowControl/>
              <w:jc w:val="center"/>
              <w:rPr>
                <w:rFonts w:ascii="Times New Roman" w:hAnsi="Times New Roman"/>
                <w:b/>
                <w:color w:val="000000"/>
                <w:kern w:val="0"/>
                <w:szCs w:val="21"/>
              </w:rPr>
            </w:pPr>
            <w:r w:rsidRPr="00AD16A6">
              <w:rPr>
                <w:rFonts w:ascii="Times New Roman" w:hAnsi="Times New Roman"/>
                <w:b/>
                <w:color w:val="000000"/>
                <w:kern w:val="0"/>
                <w:szCs w:val="21"/>
              </w:rPr>
              <w:t>202</w:t>
            </w:r>
            <w:r w:rsidR="004606C9" w:rsidRPr="00AD16A6">
              <w:rPr>
                <w:rFonts w:ascii="Times New Roman" w:hAnsi="Times New Roman"/>
                <w:b/>
                <w:color w:val="000000"/>
                <w:kern w:val="0"/>
                <w:szCs w:val="21"/>
              </w:rPr>
              <w:t>4</w:t>
            </w:r>
            <w:r w:rsidRPr="00AD16A6">
              <w:rPr>
                <w:rFonts w:ascii="Times New Roman" w:hAnsi="Times New Roman"/>
                <w:b/>
                <w:color w:val="000000"/>
                <w:kern w:val="0"/>
                <w:szCs w:val="21"/>
              </w:rPr>
              <w:t>年度</w:t>
            </w:r>
            <w:r w:rsidRPr="00AD16A6">
              <w:rPr>
                <w:rFonts w:ascii="Times New Roman" w:hAnsi="Times New Roman"/>
                <w:b/>
                <w:color w:val="000000"/>
                <w:kern w:val="0"/>
                <w:szCs w:val="21"/>
              </w:rPr>
              <w:t>/</w:t>
            </w:r>
            <w:r w:rsidRPr="00AD16A6">
              <w:rPr>
                <w:rFonts w:ascii="Times New Roman" w:hAnsi="Times New Roman"/>
                <w:b/>
                <w:color w:val="000000"/>
                <w:kern w:val="0"/>
                <w:szCs w:val="21"/>
              </w:rPr>
              <w:t>末</w:t>
            </w:r>
          </w:p>
        </w:tc>
      </w:tr>
      <w:tr w:rsidR="00776FBF" w:rsidRPr="00AD16A6" w14:paraId="5BD81A54" w14:textId="77777777" w:rsidTr="004606C9">
        <w:trPr>
          <w:trHeight w:val="340"/>
        </w:trPr>
        <w:tc>
          <w:tcPr>
            <w:tcW w:w="2920" w:type="pct"/>
            <w:vAlign w:val="center"/>
          </w:tcPr>
          <w:p w14:paraId="5F30F3D8"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总资产（亿元）</w:t>
            </w:r>
          </w:p>
        </w:tc>
        <w:tc>
          <w:tcPr>
            <w:tcW w:w="1148" w:type="pct"/>
            <w:vAlign w:val="center"/>
          </w:tcPr>
          <w:p w14:paraId="7407951C" w14:textId="44B3680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51" w:author="冯佳淇" w:date="2026-08-28T09:00:00Z">
              <w:r w:rsidRPr="00AD16A6">
                <w:rPr>
                  <w:rFonts w:ascii="Times New Roman" w:eastAsia="等线" w:hAnsi="Times New Roman"/>
                  <w:color w:val="000000"/>
                  <w:szCs w:val="21"/>
                </w:rPr>
                <w:delText/>
              </w:r>
            </w:del>
            <w:ins w:id="1352" w:author="冯佳淇" w:date="2026-08-28T09:00:00Z">
              <w:r>
                <w:rPr>
                  <w:rFonts w:ascii="Times New Roman" w:eastAsia="等线" w:hAnsi="Times New Roman"/>
                  <w:color w:val="000000"/>
                  <w:szCs w:val="21"/>
                </w:rPr>
                <w:t xml:space="preserve">647.36</w:t>
              </w:r>
            </w:ins>
          </w:p>
        </w:tc>
        <w:tc>
          <w:tcPr>
            <w:tcW w:w="1148" w:type="pct"/>
            <w:vAlign w:val="center"/>
          </w:tcPr>
          <w:p w14:paraId="7407951C" w14:textId="44B3680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644.41</w:t>
            </w:r>
          </w:p>
        </w:tc>
        <w:tc>
          <w:tcPr>
            <w:tcW w:w="932" w:type="pct"/>
            <w:vAlign w:val="center"/>
          </w:tcPr>
          <w:p w14:paraId="61F0541F" w14:textId="172769DF"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679.47</w:t>
            </w:r>
          </w:p>
        </w:tc>
      </w:tr>
      <w:tr w:rsidR="00776FBF" w:rsidRPr="00AD16A6" w14:paraId="6BF31950" w14:textId="77777777" w:rsidTr="004606C9">
        <w:trPr>
          <w:trHeight w:val="340"/>
        </w:trPr>
        <w:tc>
          <w:tcPr>
            <w:tcW w:w="2920" w:type="pct"/>
            <w:vAlign w:val="center"/>
          </w:tcPr>
          <w:p w14:paraId="0C76E608"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lastRenderedPageBreak/>
              <w:t>总负债（亿元）</w:t>
            </w:r>
          </w:p>
        </w:tc>
        <w:tc>
          <w:tcPr>
            <w:tcW w:w="1148" w:type="pct"/>
            <w:vAlign w:val="center"/>
          </w:tcPr>
          <w:p w14:paraId="48636865" w14:textId="31AA8194"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53" w:author="冯佳淇" w:date="2026-08-28T09:00:00Z">
              <w:r w:rsidRPr="00AD16A6">
                <w:rPr>
                  <w:rFonts w:ascii="Times New Roman" w:eastAsia="等线" w:hAnsi="Times New Roman"/>
                  <w:color w:val="000000"/>
                  <w:szCs w:val="21"/>
                </w:rPr>
                <w:delText/>
              </w:r>
            </w:del>
            <w:ins w:id="1354" w:author="冯佳淇" w:date="2026-08-28T09:00:00Z">
              <w:r>
                <w:rPr>
                  <w:rFonts w:ascii="Times New Roman" w:eastAsia="等线" w:hAnsi="Times New Roman"/>
                  <w:color w:val="000000"/>
                  <w:szCs w:val="21"/>
                </w:rPr>
                <w:t xml:space="preserve">363.28</w:t>
              </w:r>
            </w:ins>
          </w:p>
        </w:tc>
        <w:tc>
          <w:tcPr>
            <w:tcW w:w="1148" w:type="pct"/>
            <w:vAlign w:val="center"/>
          </w:tcPr>
          <w:p w14:paraId="48636865" w14:textId="31AA8194"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359.22</w:t>
            </w:r>
          </w:p>
        </w:tc>
        <w:tc>
          <w:tcPr>
            <w:tcW w:w="932" w:type="pct"/>
            <w:vAlign w:val="center"/>
          </w:tcPr>
          <w:p w14:paraId="28A8B9F8" w14:textId="7285902A"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399.12</w:t>
            </w:r>
          </w:p>
        </w:tc>
      </w:tr>
      <w:tr w:rsidR="00776FBF" w:rsidRPr="00AD16A6" w14:paraId="2E0AED1B" w14:textId="77777777" w:rsidTr="004606C9">
        <w:trPr>
          <w:trHeight w:val="340"/>
        </w:trPr>
        <w:tc>
          <w:tcPr>
            <w:tcW w:w="2920" w:type="pct"/>
            <w:vAlign w:val="center"/>
          </w:tcPr>
          <w:p w14:paraId="681EF11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全部债务（亿元）</w:t>
            </w:r>
          </w:p>
        </w:tc>
        <w:tc>
          <w:tcPr>
            <w:tcW w:w="1148" w:type="pct"/>
            <w:vAlign w:val="center"/>
          </w:tcPr>
          <w:p w14:paraId="061325AC" w14:textId="7539DB9C"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55" w:author="冯佳淇" w:date="2026-08-28T09:00:00Z">
              <w:r w:rsidRPr="00AD16A6">
                <w:rPr>
                  <w:rFonts w:ascii="Times New Roman" w:eastAsia="等线" w:hAnsi="Times New Roman"/>
                  <w:color w:val="000000"/>
                  <w:szCs w:val="21"/>
                </w:rPr>
                <w:delText/>
              </w:r>
            </w:del>
            <w:ins w:id="1356" w:author="冯佳淇" w:date="2026-08-28T09:00:00Z">
              <w:r>
                <w:rPr>
                  <w:rFonts w:ascii="Times New Roman" w:eastAsia="等线" w:hAnsi="Times New Roman"/>
                  <w:color w:val="000000"/>
                  <w:szCs w:val="21"/>
                </w:rPr>
                <w:t xml:space="preserve">258.79</w:t>
              </w:r>
            </w:ins>
          </w:p>
        </w:tc>
        <w:tc>
          <w:tcPr>
            <w:tcW w:w="1148" w:type="pct"/>
            <w:vAlign w:val="center"/>
          </w:tcPr>
          <w:p w14:paraId="061325AC" w14:textId="7539DB9C"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278.07</w:t>
            </w:r>
          </w:p>
        </w:tc>
        <w:tc>
          <w:tcPr>
            <w:tcW w:w="932" w:type="pct"/>
            <w:vAlign w:val="center"/>
          </w:tcPr>
          <w:p w14:paraId="2798DAB4" w14:textId="41407458"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301.23</w:t>
            </w:r>
          </w:p>
        </w:tc>
      </w:tr>
      <w:tr w:rsidR="00776FBF" w:rsidRPr="00AD16A6" w14:paraId="1D024BFF" w14:textId="77777777" w:rsidTr="004606C9">
        <w:trPr>
          <w:trHeight w:val="340"/>
        </w:trPr>
        <w:tc>
          <w:tcPr>
            <w:tcW w:w="2920" w:type="pct"/>
            <w:vAlign w:val="center"/>
          </w:tcPr>
          <w:p w14:paraId="7436E3BF"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所有者权益（亿元）</w:t>
            </w:r>
          </w:p>
        </w:tc>
        <w:tc>
          <w:tcPr>
            <w:tcW w:w="1148" w:type="pct"/>
            <w:vAlign w:val="center"/>
          </w:tcPr>
          <w:p w14:paraId="78CC0667" w14:textId="47AAEF8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57" w:author="冯佳淇" w:date="2026-08-28T09:00:00Z">
              <w:r w:rsidRPr="00AD16A6">
                <w:rPr>
                  <w:rFonts w:ascii="Times New Roman" w:eastAsia="等线" w:hAnsi="Times New Roman"/>
                  <w:color w:val="000000"/>
                  <w:szCs w:val="21"/>
                </w:rPr>
                <w:delText/>
              </w:r>
            </w:del>
            <w:ins w:id="1358" w:author="冯佳淇" w:date="2026-08-28T09:00:00Z">
              <w:r>
                <w:rPr>
                  <w:rFonts w:ascii="Times New Roman" w:eastAsia="等线" w:hAnsi="Times New Roman"/>
                  <w:color w:val="000000"/>
                  <w:szCs w:val="21"/>
                </w:rPr>
                <w:t xml:space="preserve">284.08</w:t>
              </w:r>
            </w:ins>
          </w:p>
        </w:tc>
        <w:tc>
          <w:tcPr>
            <w:tcW w:w="1148" w:type="pct"/>
            <w:vAlign w:val="center"/>
          </w:tcPr>
          <w:p w14:paraId="78CC0667" w14:textId="47AAEF8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285.19</w:t>
            </w:r>
          </w:p>
        </w:tc>
        <w:tc>
          <w:tcPr>
            <w:tcW w:w="932" w:type="pct"/>
            <w:vAlign w:val="center"/>
          </w:tcPr>
          <w:p w14:paraId="461E8C89" w14:textId="2C5BE536"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280.35</w:t>
            </w:r>
          </w:p>
        </w:tc>
      </w:tr>
      <w:tr w:rsidR="00776FBF" w:rsidRPr="00AD16A6" w14:paraId="5016C5D9" w14:textId="77777777" w:rsidTr="004606C9">
        <w:trPr>
          <w:trHeight w:val="340"/>
        </w:trPr>
        <w:tc>
          <w:tcPr>
            <w:tcW w:w="2920" w:type="pct"/>
            <w:vAlign w:val="center"/>
          </w:tcPr>
          <w:p w14:paraId="7C2A4283"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营业总收入（亿元）</w:t>
            </w:r>
          </w:p>
        </w:tc>
        <w:tc>
          <w:tcPr>
            <w:tcW w:w="1148" w:type="pct"/>
            <w:vAlign w:val="center"/>
          </w:tcPr>
          <w:p w14:paraId="7C46835D" w14:textId="03B2D6D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59" w:author="冯佳淇" w:date="2026-08-28T09:00:00Z">
              <w:r w:rsidRPr="00AD16A6">
                <w:rPr>
                  <w:rFonts w:ascii="Times New Roman" w:eastAsia="等线" w:hAnsi="Times New Roman"/>
                  <w:color w:val="000000"/>
                  <w:szCs w:val="21"/>
                </w:rPr>
                <w:delText/>
              </w:r>
            </w:del>
            <w:ins w:id="1360" w:author="冯佳淇" w:date="2026-08-28T09:00:00Z">
              <w:r>
                <w:rPr>
                  <w:rFonts w:ascii="Times New Roman" w:eastAsia="等线" w:hAnsi="Times New Roman"/>
                  <w:color w:val="000000"/>
                  <w:szCs w:val="21"/>
                </w:rPr>
                <w:t xml:space="preserve">10.28</w:t>
              </w:r>
            </w:ins>
          </w:p>
        </w:tc>
        <w:tc>
          <w:tcPr>
            <w:tcW w:w="1148" w:type="pct"/>
            <w:vAlign w:val="center"/>
          </w:tcPr>
          <w:p w14:paraId="7C46835D" w14:textId="03B2D6D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34.26</w:t>
            </w:r>
          </w:p>
        </w:tc>
        <w:tc>
          <w:tcPr>
            <w:tcW w:w="932" w:type="pct"/>
            <w:vAlign w:val="center"/>
          </w:tcPr>
          <w:p w14:paraId="382A76A7" w14:textId="13112731"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53.35</w:t>
            </w:r>
          </w:p>
        </w:tc>
      </w:tr>
      <w:tr w:rsidR="00776FBF" w:rsidRPr="00AD16A6" w14:paraId="745E96FD" w14:textId="77777777" w:rsidTr="004606C9">
        <w:trPr>
          <w:trHeight w:val="340"/>
        </w:trPr>
        <w:tc>
          <w:tcPr>
            <w:tcW w:w="2920" w:type="pct"/>
            <w:vAlign w:val="center"/>
          </w:tcPr>
          <w:p w14:paraId="14B1063A"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利润总额（亿元）</w:t>
            </w:r>
          </w:p>
        </w:tc>
        <w:tc>
          <w:tcPr>
            <w:tcW w:w="1148" w:type="pct"/>
            <w:vAlign w:val="center"/>
          </w:tcPr>
          <w:p w14:paraId="6648A43A" w14:textId="7EE8F20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61" w:author="冯佳淇" w:date="2026-08-28T09:00:00Z">
              <w:r w:rsidRPr="00AD16A6">
                <w:rPr>
                  <w:rFonts w:ascii="Times New Roman" w:eastAsia="等线" w:hAnsi="Times New Roman"/>
                  <w:color w:val="000000"/>
                  <w:szCs w:val="21"/>
                </w:rPr>
                <w:delText/>
              </w:r>
            </w:del>
            <w:ins w:id="1362" w:author="冯佳淇" w:date="2026-08-28T09:00:00Z">
              <w:r>
                <w:rPr>
                  <w:rFonts w:ascii="Times New Roman" w:eastAsia="等线" w:hAnsi="Times New Roman"/>
                  <w:color w:val="000000"/>
                  <w:szCs w:val="21"/>
                </w:rPr>
                <w:t xml:space="preserve">1.66</w:t>
              </w:r>
            </w:ins>
          </w:p>
        </w:tc>
        <w:tc>
          <w:tcPr>
            <w:tcW w:w="1148" w:type="pct"/>
            <w:vAlign w:val="center"/>
          </w:tcPr>
          <w:p w14:paraId="6648A43A" w14:textId="7EE8F20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5.76</w:t>
            </w:r>
          </w:p>
        </w:tc>
        <w:tc>
          <w:tcPr>
            <w:tcW w:w="932" w:type="pct"/>
            <w:vAlign w:val="center"/>
          </w:tcPr>
          <w:p w14:paraId="0BD13804" w14:textId="24FF4215"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3.84</w:t>
            </w:r>
          </w:p>
        </w:tc>
      </w:tr>
      <w:tr w:rsidR="00776FBF" w:rsidRPr="00AD16A6" w14:paraId="49DB1C3D" w14:textId="77777777" w:rsidTr="004606C9">
        <w:trPr>
          <w:trHeight w:val="340"/>
        </w:trPr>
        <w:tc>
          <w:tcPr>
            <w:tcW w:w="2920" w:type="pct"/>
            <w:vAlign w:val="center"/>
          </w:tcPr>
          <w:p w14:paraId="6BD3682F"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净利润（亿元）</w:t>
            </w:r>
          </w:p>
        </w:tc>
        <w:tc>
          <w:tcPr>
            <w:tcW w:w="1148" w:type="pct"/>
            <w:vAlign w:val="center"/>
          </w:tcPr>
          <w:p w14:paraId="2850D214" w14:textId="499A2DB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63" w:author="冯佳淇" w:date="2026-08-28T09:00:00Z">
              <w:r w:rsidRPr="00AD16A6">
                <w:rPr>
                  <w:rFonts w:ascii="Times New Roman" w:eastAsia="等线" w:hAnsi="Times New Roman"/>
                  <w:color w:val="000000"/>
                  <w:szCs w:val="21"/>
                </w:rPr>
                <w:delText/>
              </w:r>
            </w:del>
            <w:ins w:id="1364" w:author="冯佳淇" w:date="2026-08-28T09:00:00Z">
              <w:r>
                <w:rPr>
                  <w:rFonts w:ascii="Times New Roman" w:eastAsia="等线" w:hAnsi="Times New Roman"/>
                  <w:color w:val="000000"/>
                  <w:szCs w:val="21"/>
                </w:rPr>
                <w:t xml:space="preserve">1.66</w:t>
              </w:r>
            </w:ins>
          </w:p>
        </w:tc>
        <w:tc>
          <w:tcPr>
            <w:tcW w:w="1148" w:type="pct"/>
            <w:vAlign w:val="center"/>
          </w:tcPr>
          <w:p w14:paraId="2850D214" w14:textId="499A2DB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5.75</w:t>
            </w:r>
          </w:p>
        </w:tc>
        <w:tc>
          <w:tcPr>
            <w:tcW w:w="932" w:type="pct"/>
            <w:vAlign w:val="center"/>
          </w:tcPr>
          <w:p w14:paraId="3F981E9C" w14:textId="08E85C14"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3.81</w:t>
            </w:r>
          </w:p>
        </w:tc>
      </w:tr>
      <w:tr w:rsidR="00776FBF" w:rsidRPr="00AD16A6" w14:paraId="365E9A9D" w14:textId="77777777" w:rsidTr="004606C9">
        <w:trPr>
          <w:trHeight w:val="340"/>
        </w:trPr>
        <w:tc>
          <w:tcPr>
            <w:tcW w:w="2920" w:type="pct"/>
            <w:vAlign w:val="center"/>
          </w:tcPr>
          <w:p w14:paraId="75D73AA1"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扣除非经常性损益后净利润（亿元）</w:t>
            </w:r>
          </w:p>
        </w:tc>
        <w:tc>
          <w:tcPr>
            <w:tcW w:w="1148" w:type="pct"/>
            <w:vAlign w:val="center"/>
          </w:tcPr>
          <w:p w14:paraId="5CF136F6" w14:textId="3AD9B03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65" w:author="冯佳淇" w:date="2026-08-28T09:00:00Z">
              <w:r w:rsidRPr="00AD16A6">
                <w:rPr>
                  <w:rFonts w:ascii="Times New Roman" w:eastAsia="等线" w:hAnsi="Times New Roman"/>
                  <w:color w:val="000000"/>
                  <w:szCs w:val="21"/>
                </w:rPr>
                <w:delText/>
              </w:r>
            </w:del>
            <w:ins w:id="1366" w:author="冯佳淇" w:date="2026-08-28T09:00:00Z">
              <w:r>
                <w:rPr>
                  <w:rFonts w:ascii="Times New Roman" w:eastAsia="等线" w:hAnsi="Times New Roman"/>
                  <w:color w:val="000000"/>
                  <w:szCs w:val="21"/>
                  <w:highlight w:val="yellow"/>
                </w:rPr>
                <w:t xml:space="preserve">——</w:t>
              </w:r>
            </w:ins>
          </w:p>
        </w:tc>
        <w:tc>
          <w:tcPr>
            <w:tcW w:w="1148" w:type="pct"/>
            <w:vAlign w:val="center"/>
          </w:tcPr>
          <w:p w14:paraId="5CF136F6" w14:textId="3AD9B03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5.87</w:t>
            </w:r>
          </w:p>
        </w:tc>
        <w:tc>
          <w:tcPr>
            <w:tcW w:w="932" w:type="pct"/>
            <w:vAlign w:val="center"/>
          </w:tcPr>
          <w:p w14:paraId="2CD65A9A" w14:textId="72B0B02D"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3.12</w:t>
            </w:r>
          </w:p>
        </w:tc>
      </w:tr>
      <w:tr w:rsidR="00776FBF" w:rsidRPr="00AD16A6" w14:paraId="02249457" w14:textId="77777777" w:rsidTr="004606C9">
        <w:trPr>
          <w:trHeight w:val="340"/>
        </w:trPr>
        <w:tc>
          <w:tcPr>
            <w:tcW w:w="2920" w:type="pct"/>
            <w:vAlign w:val="center"/>
          </w:tcPr>
          <w:p w14:paraId="665E5C9D"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归属于母公司所有者的净利润（亿元）</w:t>
            </w:r>
          </w:p>
        </w:tc>
        <w:tc>
          <w:tcPr>
            <w:tcW w:w="1148" w:type="pct"/>
            <w:vAlign w:val="center"/>
          </w:tcPr>
          <w:p w14:paraId="4D13DC3C" w14:textId="4C49C77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67" w:author="冯佳淇" w:date="2026-08-28T09:00:00Z">
              <w:r w:rsidRPr="00AD16A6">
                <w:rPr>
                  <w:rFonts w:ascii="Times New Roman" w:eastAsia="等线" w:hAnsi="Times New Roman"/>
                  <w:color w:val="000000"/>
                  <w:szCs w:val="21"/>
                </w:rPr>
                <w:delText/>
              </w:r>
            </w:del>
            <w:ins w:id="1368" w:author="冯佳淇" w:date="2026-08-28T09:00:00Z">
              <w:r>
                <w:rPr>
                  <w:rFonts w:ascii="Times New Roman" w:eastAsia="等线" w:hAnsi="Times New Roman"/>
                  <w:color w:val="000000"/>
                  <w:szCs w:val="21"/>
                </w:rPr>
                <w:t xml:space="preserve">1.66</w:t>
              </w:r>
            </w:ins>
          </w:p>
        </w:tc>
        <w:tc>
          <w:tcPr>
            <w:tcW w:w="1148" w:type="pct"/>
            <w:vAlign w:val="center"/>
          </w:tcPr>
          <w:p w14:paraId="4D13DC3C" w14:textId="4C49C775"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5.74</w:t>
            </w:r>
          </w:p>
        </w:tc>
        <w:tc>
          <w:tcPr>
            <w:tcW w:w="932" w:type="pct"/>
            <w:vAlign w:val="center"/>
          </w:tcPr>
          <w:p w14:paraId="0DF4C48A" w14:textId="2BA28633"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3.75</w:t>
            </w:r>
          </w:p>
        </w:tc>
      </w:tr>
      <w:tr w:rsidR="00776FBF" w:rsidRPr="00AD16A6" w14:paraId="4CA86215" w14:textId="77777777" w:rsidTr="004606C9">
        <w:trPr>
          <w:trHeight w:val="340"/>
        </w:trPr>
        <w:tc>
          <w:tcPr>
            <w:tcW w:w="2920" w:type="pct"/>
            <w:vAlign w:val="center"/>
          </w:tcPr>
          <w:p w14:paraId="505B758B"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经营活动产生现金流量净额（亿元）</w:t>
            </w:r>
          </w:p>
        </w:tc>
        <w:tc>
          <w:tcPr>
            <w:tcW w:w="1148" w:type="pct"/>
            <w:vAlign w:val="center"/>
          </w:tcPr>
          <w:p w14:paraId="5FB92838" w14:textId="4575A40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69" w:author="冯佳淇" w:date="2026-08-28T09:00:00Z">
              <w:r w:rsidRPr="00AD16A6">
                <w:rPr>
                  <w:rFonts w:ascii="Times New Roman" w:eastAsia="等线" w:hAnsi="Times New Roman"/>
                  <w:color w:val="000000"/>
                  <w:szCs w:val="21"/>
                </w:rPr>
                <w:delText/>
              </w:r>
            </w:del>
            <w:ins w:id="1370" w:author="冯佳淇" w:date="2026-08-28T09:00:00Z">
              <w:r>
                <w:rPr>
                  <w:rFonts w:ascii="Times New Roman" w:eastAsia="等线" w:hAnsi="Times New Roman"/>
                  <w:color w:val="000000"/>
                  <w:szCs w:val="21"/>
                </w:rPr>
                <w:t xml:space="preserve">1.76</w:t>
              </w:r>
            </w:ins>
          </w:p>
        </w:tc>
        <w:tc>
          <w:tcPr>
            <w:tcW w:w="1148" w:type="pct"/>
            <w:vAlign w:val="center"/>
          </w:tcPr>
          <w:p w14:paraId="5FB92838" w14:textId="4575A40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55.18</w:t>
            </w:r>
          </w:p>
        </w:tc>
        <w:tc>
          <w:tcPr>
            <w:tcW w:w="932" w:type="pct"/>
            <w:vAlign w:val="center"/>
          </w:tcPr>
          <w:p w14:paraId="5D48CB34" w14:textId="329F484B"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-70.73</w:t>
            </w:r>
          </w:p>
        </w:tc>
      </w:tr>
      <w:tr w:rsidR="00776FBF" w:rsidRPr="00AD16A6" w14:paraId="40FE5532" w14:textId="77777777" w:rsidTr="004606C9">
        <w:trPr>
          <w:trHeight w:val="340"/>
        </w:trPr>
        <w:tc>
          <w:tcPr>
            <w:tcW w:w="2920" w:type="pct"/>
            <w:vAlign w:val="center"/>
          </w:tcPr>
          <w:p w14:paraId="72C79173"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投资活动产生现金流量净额（亿元）</w:t>
            </w:r>
          </w:p>
        </w:tc>
        <w:tc>
          <w:tcPr>
            <w:tcW w:w="1148" w:type="pct"/>
            <w:vAlign w:val="center"/>
          </w:tcPr>
          <w:p w14:paraId="6D23D01A" w14:textId="4D236AA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71" w:author="冯佳淇" w:date="2026-08-28T09:00:00Z">
              <w:r w:rsidRPr="00AD16A6">
                <w:rPr>
                  <w:rFonts w:ascii="Times New Roman" w:eastAsia="等线" w:hAnsi="Times New Roman"/>
                  <w:color w:val="000000"/>
                  <w:szCs w:val="21"/>
                </w:rPr>
                <w:delText/>
              </w:r>
            </w:del>
            <w:ins w:id="1372" w:author="冯佳淇" w:date="2026-08-28T09:00:00Z">
              <w:r>
                <w:rPr>
                  <w:rFonts w:ascii="Times New Roman" w:eastAsia="等线" w:hAnsi="Times New Roman"/>
                  <w:color w:val="000000"/>
                  <w:szCs w:val="21"/>
                </w:rPr>
                <w:t xml:space="preserve">0.82</w:t>
              </w:r>
            </w:ins>
          </w:p>
        </w:tc>
        <w:tc>
          <w:tcPr>
            <w:tcW w:w="1148" w:type="pct"/>
            <w:vAlign w:val="center"/>
          </w:tcPr>
          <w:p w14:paraId="6D23D01A" w14:textId="4D236AAD"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-17.15</w:t>
            </w:r>
          </w:p>
        </w:tc>
        <w:tc>
          <w:tcPr>
            <w:tcW w:w="932" w:type="pct"/>
            <w:vAlign w:val="center"/>
          </w:tcPr>
          <w:p w14:paraId="11F361DF" w14:textId="11503042"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3.21</w:t>
            </w:r>
          </w:p>
        </w:tc>
      </w:tr>
      <w:tr w:rsidR="00776FBF" w:rsidRPr="00AD16A6" w14:paraId="40287FA0" w14:textId="77777777" w:rsidTr="004606C9">
        <w:trPr>
          <w:trHeight w:val="340"/>
        </w:trPr>
        <w:tc>
          <w:tcPr>
            <w:tcW w:w="2920" w:type="pct"/>
            <w:vAlign w:val="center"/>
          </w:tcPr>
          <w:p w14:paraId="781726F1"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筹资活动产生现金流量净额（亿元）</w:t>
            </w:r>
          </w:p>
        </w:tc>
        <w:tc>
          <w:tcPr>
            <w:tcW w:w="1148" w:type="pct"/>
            <w:vAlign w:val="center"/>
          </w:tcPr>
          <w:p w14:paraId="2B3DEC34" w14:textId="62C0548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73" w:author="冯佳淇" w:date="2026-08-28T09:00:00Z">
              <w:r w:rsidRPr="00AD16A6">
                <w:rPr>
                  <w:rFonts w:ascii="Times New Roman" w:eastAsia="等线" w:hAnsi="Times New Roman"/>
                  <w:color w:val="000000"/>
                  <w:szCs w:val="21"/>
                </w:rPr>
                <w:delText/>
              </w:r>
            </w:del>
            <w:ins w:id="1374" w:author="冯佳淇" w:date="2026-08-28T09:00:00Z">
              <w:r>
                <w:rPr>
                  <w:rFonts w:ascii="Times New Roman" w:eastAsia="等线" w:hAnsi="Times New Roman"/>
                  <w:color w:val="000000"/>
                  <w:szCs w:val="21"/>
                </w:rPr>
                <w:t xml:space="preserve">3.55</w:t>
              </w:r>
            </w:ins>
          </w:p>
        </w:tc>
        <w:tc>
          <w:tcPr>
            <w:tcW w:w="1148" w:type="pct"/>
            <w:vAlign w:val="center"/>
          </w:tcPr>
          <w:p w14:paraId="2B3DEC34" w14:textId="62C05486"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-43.14</w:t>
            </w:r>
          </w:p>
        </w:tc>
        <w:tc>
          <w:tcPr>
            <w:tcW w:w="932" w:type="pct"/>
            <w:vAlign w:val="center"/>
          </w:tcPr>
          <w:p w14:paraId="019B5C17" w14:textId="6B1F5C69"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72.58</w:t>
            </w:r>
          </w:p>
        </w:tc>
      </w:tr>
      <w:tr w:rsidR="00776FBF" w:rsidRPr="00AD16A6" w14:paraId="0EABCB26" w14:textId="77777777" w:rsidTr="004606C9">
        <w:trPr>
          <w:trHeight w:val="340"/>
        </w:trPr>
        <w:tc>
          <w:tcPr>
            <w:tcW w:w="2920" w:type="pct"/>
            <w:vAlign w:val="center"/>
          </w:tcPr>
          <w:p w14:paraId="6CB4E97A"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流动比率</w:t>
            </w:r>
          </w:p>
        </w:tc>
        <w:tc>
          <w:tcPr>
            <w:tcW w:w="1148" w:type="pct"/>
            <w:vAlign w:val="center"/>
          </w:tcPr>
          <w:p w14:paraId="736DD624" w14:textId="0777852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75" w:author="冯佳淇" w:date="2026-08-28T09:00:00Z">
              <w:r w:rsidRPr="00AD16A6">
                <w:rPr>
                  <w:rFonts w:ascii="Times New Roman" w:eastAsia="等线" w:hAnsi="Times New Roman"/>
                  <w:color w:val="000000"/>
                  <w:szCs w:val="21"/>
                </w:rPr>
                <w:delText/>
              </w:r>
            </w:del>
            <w:ins w:id="1376" w:author="冯佳淇" w:date="2026-08-28T09:00:00Z">
              <w:r>
                <w:rPr>
                  <w:rFonts w:ascii="Times New Roman" w:eastAsia="等线" w:hAnsi="Times New Roman"/>
                  <w:color w:val="000000"/>
                  <w:szCs w:val="21"/>
                </w:rPr>
                <w:t xml:space="preserve">1.99</w:t>
              </w:r>
            </w:ins>
          </w:p>
        </w:tc>
        <w:tc>
          <w:tcPr>
            <w:tcW w:w="1148" w:type="pct"/>
            <w:vAlign w:val="center"/>
          </w:tcPr>
          <w:p w14:paraId="736DD624" w14:textId="0777852E"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2.50</w:t>
            </w:r>
          </w:p>
        </w:tc>
        <w:tc>
          <w:tcPr>
            <w:tcW w:w="932" w:type="pct"/>
            <w:vAlign w:val="center"/>
          </w:tcPr>
          <w:p w14:paraId="57BD27C6" w14:textId="1B9F56E1"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2.53</w:t>
            </w:r>
          </w:p>
        </w:tc>
      </w:tr>
      <w:tr w:rsidR="00776FBF" w:rsidRPr="00AD16A6" w14:paraId="3EE9E45D" w14:textId="77777777" w:rsidTr="004606C9">
        <w:trPr>
          <w:trHeight w:val="340"/>
        </w:trPr>
        <w:tc>
          <w:tcPr>
            <w:tcW w:w="2920" w:type="pct"/>
            <w:vAlign w:val="center"/>
          </w:tcPr>
          <w:p w14:paraId="6F9D19B7"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速动比率</w:t>
            </w:r>
          </w:p>
        </w:tc>
        <w:tc>
          <w:tcPr>
            <w:tcW w:w="1148" w:type="pct"/>
            <w:vAlign w:val="center"/>
          </w:tcPr>
          <w:p w14:paraId="78F0620F" w14:textId="0F3CE9CA"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77" w:author="冯佳淇" w:date="2026-08-28T09:00:00Z">
              <w:r w:rsidRPr="00AD16A6">
                <w:rPr>
                  <w:rFonts w:ascii="Times New Roman" w:eastAsia="等线" w:hAnsi="Times New Roman"/>
                  <w:color w:val="000000"/>
                  <w:szCs w:val="21"/>
                </w:rPr>
                <w:delText/>
              </w:r>
            </w:del>
            <w:ins w:id="1378" w:author="冯佳淇" w:date="2026-08-28T09:00:00Z">
              <w:r>
                <w:rPr>
                  <w:rFonts w:ascii="Times New Roman" w:eastAsia="等线" w:hAnsi="Times New Roman"/>
                  <w:color w:val="000000"/>
                  <w:szCs w:val="21"/>
                </w:rPr>
                <w:t xml:space="preserve">1.60</w:t>
              </w:r>
            </w:ins>
          </w:p>
        </w:tc>
        <w:tc>
          <w:tcPr>
            <w:tcW w:w="1148" w:type="pct"/>
            <w:vAlign w:val="center"/>
          </w:tcPr>
          <w:p w14:paraId="78F0620F" w14:textId="0F3CE9CA"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1.97</w:t>
            </w:r>
          </w:p>
        </w:tc>
        <w:tc>
          <w:tcPr>
            <w:tcW w:w="932" w:type="pct"/>
            <w:vAlign w:val="center"/>
          </w:tcPr>
          <w:p w14:paraId="38EEDEE6" w14:textId="5DB3FA66"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1.95</w:t>
            </w:r>
          </w:p>
        </w:tc>
      </w:tr>
      <w:tr w:rsidR="00776FBF" w:rsidRPr="00AD16A6" w14:paraId="236B3B6F" w14:textId="77777777" w:rsidTr="004606C9">
        <w:trPr>
          <w:trHeight w:val="340"/>
        </w:trPr>
        <w:tc>
          <w:tcPr>
            <w:tcW w:w="2920" w:type="pct"/>
            <w:vAlign w:val="center"/>
          </w:tcPr>
          <w:p w14:paraId="2DEA9037"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资产负债率（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1AAB4BF3" w14:textId="2EE1A713"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79" w:author="冯佳淇" w:date="2026-08-28T09:00:00Z">
              <w:r w:rsidRPr="00AD16A6">
                <w:rPr>
                  <w:rFonts w:ascii="Times New Roman" w:eastAsia="等线" w:hAnsi="Times New Roman"/>
                  <w:color w:val="000000"/>
                  <w:szCs w:val="21"/>
                </w:rPr>
                <w:delText/>
              </w:r>
            </w:del>
            <w:ins w:id="1380" w:author="冯佳淇" w:date="2026-08-28T09:00:00Z">
              <w:r>
                <w:rPr>
                  <w:rFonts w:ascii="Times New Roman" w:eastAsia="等线" w:hAnsi="Times New Roman"/>
                  <w:color w:val="000000"/>
                  <w:szCs w:val="21"/>
                </w:rPr>
                <w:t xml:space="preserve">56.12</w:t>
              </w:r>
            </w:ins>
          </w:p>
        </w:tc>
        <w:tc>
          <w:tcPr>
            <w:tcW w:w="1148" w:type="pct"/>
            <w:vAlign w:val="center"/>
          </w:tcPr>
          <w:p w14:paraId="1AAB4BF3" w14:textId="2EE1A713"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55.74</w:t>
            </w:r>
          </w:p>
        </w:tc>
        <w:tc>
          <w:tcPr>
            <w:tcW w:w="932" w:type="pct"/>
            <w:vAlign w:val="center"/>
          </w:tcPr>
          <w:p w14:paraId="388D6512" w14:textId="1A601AD7"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58.74</w:t>
            </w:r>
          </w:p>
        </w:tc>
      </w:tr>
      <w:tr w:rsidR="00776FBF" w:rsidRPr="00AD16A6" w14:paraId="78DD924B" w14:textId="77777777" w:rsidTr="004606C9">
        <w:trPr>
          <w:trHeight w:val="340"/>
        </w:trPr>
        <w:tc>
          <w:tcPr>
            <w:tcW w:w="2920" w:type="pct"/>
            <w:vAlign w:val="center"/>
          </w:tcPr>
          <w:p w14:paraId="63D3C74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债务资本比率（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4E9099E0" w14:textId="21D362B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81" w:author="冯佳淇" w:date="2026-08-28T09:00:00Z">
              <w:r w:rsidRPr="00AD16A6">
                <w:rPr>
                  <w:rFonts w:ascii="Times New Roman" w:eastAsia="等线" w:hAnsi="Times New Roman"/>
                  <w:color w:val="000000"/>
                  <w:szCs w:val="21"/>
                </w:rPr>
                <w:delText/>
              </w:r>
            </w:del>
            <w:ins w:id="1382" w:author="冯佳淇" w:date="2026-08-28T09:00:00Z">
              <w:r>
                <w:rPr>
                  <w:rFonts w:ascii="Times New Roman" w:eastAsia="等线" w:hAnsi="Times New Roman"/>
                  <w:color w:val="000000"/>
                  <w:szCs w:val="21"/>
                </w:rPr>
                <w:t xml:space="preserve">47.67</w:t>
              </w:r>
            </w:ins>
          </w:p>
        </w:tc>
        <w:tc>
          <w:tcPr>
            <w:tcW w:w="1148" w:type="pct"/>
            <w:vAlign w:val="center"/>
          </w:tcPr>
          <w:p w14:paraId="4E9099E0" w14:textId="21D362B0"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49.37</w:t>
            </w:r>
          </w:p>
        </w:tc>
        <w:tc>
          <w:tcPr>
            <w:tcW w:w="932" w:type="pct"/>
            <w:vAlign w:val="center"/>
          </w:tcPr>
          <w:p w14:paraId="1C6C113A" w14:textId="33FA0EE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51.79</w:t>
            </w:r>
          </w:p>
        </w:tc>
      </w:tr>
      <w:tr w:rsidR="00776FBF" w:rsidRPr="00AD16A6" w14:paraId="4C8FDFD6" w14:textId="77777777" w:rsidTr="004606C9">
        <w:trPr>
          <w:trHeight w:val="340"/>
        </w:trPr>
        <w:tc>
          <w:tcPr>
            <w:tcW w:w="2920" w:type="pct"/>
            <w:vAlign w:val="center"/>
          </w:tcPr>
          <w:p w14:paraId="6742383C"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营业毛利率（</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727452B3" w14:textId="457DCB2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83" w:author="冯佳淇" w:date="2026-08-28T09:00:00Z">
              <w:r w:rsidRPr="00AD16A6">
                <w:rPr>
                  <w:rFonts w:ascii="Times New Roman" w:eastAsia="等线" w:hAnsi="Times New Roman"/>
                  <w:color w:val="000000"/>
                  <w:szCs w:val="21"/>
                </w:rPr>
                <w:delText/>
              </w:r>
            </w:del>
            <w:ins w:id="1384" w:author="冯佳淇" w:date="2026-08-28T09:00:00Z">
              <w:r>
                <w:rPr>
                  <w:rFonts w:ascii="Times New Roman" w:eastAsia="等线" w:hAnsi="Times New Roman"/>
                  <w:color w:val="000000"/>
                  <w:szCs w:val="21"/>
                </w:rPr>
                <w:t xml:space="preserve">13.28</w:t>
              </w:r>
            </w:ins>
          </w:p>
        </w:tc>
        <w:tc>
          <w:tcPr>
            <w:tcW w:w="1148" w:type="pct"/>
            <w:vAlign w:val="center"/>
          </w:tcPr>
          <w:p w14:paraId="727452B3" w14:textId="457DCB29"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12.37</w:t>
            </w:r>
          </w:p>
        </w:tc>
        <w:tc>
          <w:tcPr>
            <w:tcW w:w="932" w:type="pct"/>
            <w:vAlign w:val="center"/>
          </w:tcPr>
          <w:p w14:paraId="7395955C" w14:textId="0D8B072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8.35</w:t>
            </w:r>
          </w:p>
        </w:tc>
      </w:tr>
      <w:tr w:rsidR="00776FBF" w:rsidRPr="009337DB" w14:paraId="760C6663" w14:textId="77777777" w:rsidTr="004606C9">
        <w:trPr>
          <w:trHeight w:val="340"/>
        </w:trPr>
        <w:tc>
          <w:tcPr>
            <w:tcW w:w="2920" w:type="pct"/>
            <w:vAlign w:val="center"/>
          </w:tcPr>
          <w:p w14:paraId="468AE07F" w14:textId="58EC0205" w:rsidR="00776FBF" w:rsidRPr="00AD16A6" w:rsidRDefault="00776FBF" w:rsidP="00776FBF">
            <w:pPr>
              <w:widowControl/>
              <w:jc w:val="left"/>
              <w:rPr>
                <w:rFonts w:ascii="Times New Roman" w:hAnsi="Times New Roman"/>
                <w:bCs/>
                <w:kern w:val="0"/>
                <w:szCs w:val="21"/>
              </w:rPr>
            </w:pPr>
            <w:r w:rsidRPr="00AD16A6">
              <w:rPr>
                <w:rFonts w:ascii="Times New Roman" w:hAnsi="Times New Roman" w:hint="eastAsia"/>
                <w:kern w:val="0"/>
                <w:szCs w:val="21"/>
              </w:rPr>
              <w:t>平均</w:t>
            </w:r>
            <w:r w:rsidRPr="00AD16A6">
              <w:rPr>
                <w:rFonts w:ascii="Times New Roman" w:hAnsi="Times New Roman"/>
                <w:kern w:val="0"/>
                <w:szCs w:val="21"/>
              </w:rPr>
              <w:t>总资产</w:t>
            </w:r>
            <w:r w:rsidRPr="00AD16A6">
              <w:rPr>
                <w:rFonts w:ascii="Times New Roman" w:hAnsi="Times New Roman" w:hint="eastAsia"/>
                <w:kern w:val="0"/>
                <w:szCs w:val="21"/>
              </w:rPr>
              <w:t>回报</w:t>
            </w:r>
            <w:r w:rsidRPr="00AD16A6">
              <w:rPr>
                <w:rFonts w:ascii="Times New Roman" w:hAnsi="Times New Roman"/>
                <w:kern w:val="0"/>
                <w:szCs w:val="21"/>
              </w:rPr>
              <w:t>率</w:t>
            </w:r>
            <w:r w:rsidRPr="00AD16A6">
              <w:rPr>
                <w:rFonts w:ascii="Times New Roman" w:hAnsi="Times New Roman"/>
                <w:bCs/>
                <w:kern w:val="0"/>
                <w:szCs w:val="21"/>
              </w:rPr>
              <w:t>（</w:t>
            </w:r>
            <w:r w:rsidRPr="00AD16A6">
              <w:rPr>
                <w:rFonts w:ascii="Times New Roman" w:hAnsi="Times New Roman"/>
                <w:bCs/>
                <w:kern w:val="0"/>
                <w:szCs w:val="21"/>
              </w:rPr>
              <w:t>%</w:t>
            </w:r>
            <w:r w:rsidRPr="00AD16A6">
              <w:rPr>
                <w:rFonts w:ascii="Times New Roman" w:hAnsi="Times New Roman"/>
                <w:bCs/>
                <w:kern w:val="0"/>
                <w:szCs w:val="21"/>
              </w:rPr>
              <w:t>）</w:t>
            </w:r>
          </w:p>
        </w:tc>
        <w:tc>
          <w:tcPr>
            <w:tcW w:w="1148" w:type="pct"/>
            <w:vAlign w:val="center"/>
          </w:tcPr>
          <w:p w14:paraId="58D3341D" w14:textId="05E7B9D7"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del w:id="1385" w:author="冯佳淇" w:date="2026-08-28T09:00:00Z">
              <w:r w:rsidRPr="00AD16A6">
                <w:rPr>
                  <w:rFonts w:ascii="Times New Roman" w:eastAsia="等线" w:hAnsi="Times New Roman"/>
                  <w:color w:val="000000"/>
                  <w:szCs w:val="21"/>
                </w:rPr>
                <w:delText/>
              </w:r>
            </w:del>
            <w:ins w:id="1386" w:author="冯佳淇" w:date="2026-08-28T09:00:00Z">
              <w:r>
                <w:rPr>
                  <w:rFonts w:ascii="Times New Roman" w:eastAsia="等线" w:hAnsi="Times New Roman"/>
                  <w:color w:val="000000"/>
                  <w:szCs w:val="21"/>
                </w:rPr>
                <w:t xml:space="preserve">1.01</w:t>
              </w:r>
            </w:ins>
          </w:p>
        </w:tc>
        <w:tc>
          <w:tcPr>
            <w:tcW w:w="1148" w:type="pct"/>
            <w:vAlign w:val="center"/>
          </w:tcPr>
          <w:p w14:paraId="58D3341D" w14:textId="05E7B9D7" w:rsidR="00776FBF" w:rsidRPr="00AD16A6" w:rsidRDefault="00776FBF" w:rsidP="00776FBF">
            <w:pPr>
              <w:widowControl/>
              <w:ind w:firstLineChars="200" w:firstLine="420"/>
              <w:jc w:val="right"/>
              <w:textAlignment w:val="center"/>
              <w:rPr>
                <w:rFonts w:ascii="Times New Roman" w:hAnsi="Times New Roman"/>
                <w:bCs/>
                <w:color w:val="000000"/>
                <w:kern w:val="0"/>
                <w:szCs w:val="21"/>
              </w:rPr>
            </w:pPr>
            <w:r w:rsidRPr="00AD16A6">
              <w:rPr>
                <w:rFonts w:ascii="Times New Roman" w:eastAsia="等线" w:hAnsi="Times New Roman"/>
                <w:color w:val="000000"/>
                <w:szCs w:val="21"/>
              </w:rPr>
              <w:t>2.42</w:t>
            </w:r>
          </w:p>
        </w:tc>
        <w:tc>
          <w:tcPr>
            <w:tcW w:w="932" w:type="pct"/>
            <w:vAlign w:val="center"/>
          </w:tcPr>
          <w:p w14:paraId="39831D6B" w14:textId="5CA2113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2.10</w:t>
            </w:r>
          </w:p>
        </w:tc>
      </w:tr>
      <w:tr w:rsidR="00776FBF" w:rsidRPr="009337DB" w14:paraId="793926F9" w14:textId="77777777" w:rsidTr="004606C9">
        <w:trPr>
          <w:trHeight w:val="204"/>
        </w:trPr>
        <w:tc>
          <w:tcPr>
            <w:tcW w:w="2920" w:type="pct"/>
            <w:vAlign w:val="center"/>
          </w:tcPr>
          <w:p w14:paraId="54C0DFF8" w14:textId="77777777" w:rsidR="00776FBF" w:rsidRPr="0001465D" w:rsidRDefault="00776FBF" w:rsidP="00776FBF">
            <w:pPr>
              <w:widowControl/>
              <w:jc w:val="left"/>
              <w:rPr>
                <w:rFonts w:ascii="Times New Roman" w:hAnsi="Times New Roman"/>
                <w:bCs/>
                <w:kern w:val="0"/>
                <w:szCs w:val="21"/>
              </w:rPr>
            </w:pPr>
            <w:r w:rsidRPr="0001465D">
              <w:rPr>
                <w:rFonts w:ascii="Times New Roman" w:hAnsi="Times New Roman"/>
                <w:bCs/>
                <w:kern w:val="0"/>
                <w:szCs w:val="21"/>
              </w:rPr>
              <w:t>加权平均净资产收益率（</w:t>
            </w:r>
            <w:r w:rsidRPr="0001465D">
              <w:rPr>
                <w:rFonts w:ascii="Times New Roman" w:hAnsi="Times New Roman"/>
                <w:bCs/>
                <w:kern w:val="0"/>
                <w:szCs w:val="21"/>
              </w:rPr>
              <w:t>%</w:t>
            </w:r>
            <w:r w:rsidRPr="0001465D">
              <w:rPr>
                <w:rFonts w:ascii="Times New Roman" w:hAnsi="Times New Roman"/>
                <w:bCs/>
                <w:kern w:val="0"/>
                <w:szCs w:val="21"/>
              </w:rPr>
              <w:t>）</w:t>
            </w:r>
          </w:p>
        </w:tc>
        <w:tc>
          <w:tcPr>
            <w:tcW w:w="1148" w:type="pct"/>
            <w:vAlign w:val="center"/>
          </w:tcPr>
          <w:p w14:paraId="065D1E9D" w14:textId="25D12DB2"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del w:id="1387" w:author="冯佳淇" w:date="2026-08-28T09:00:00Z">
              <w:r w:rsidRPr="0001465D">
                <w:rPr>
                  <w:rFonts w:ascii="Times New Roman" w:eastAsia="等线" w:hAnsi="Times New Roman"/>
                  <w:szCs w:val="21"/>
                </w:rPr>
                <w:delText/>
              </w:r>
            </w:del>
            <w:ins w:id="1388" w:author="冯佳淇" w:date="2026-08-28T09:00:00Z">
              <w:r>
                <w:rPr>
                  <w:rFonts w:ascii="Times New Roman" w:eastAsia="等线" w:hAnsi="Times New Roman"/>
                  <w:szCs w:val="21"/>
                </w:rPr>
                <w:t xml:space="preserve">0.59</w:t>
              </w:r>
            </w:ins>
          </w:p>
        </w:tc>
        <w:tc>
          <w:tcPr>
            <w:tcW w:w="1148" w:type="pct"/>
            <w:vAlign w:val="center"/>
          </w:tcPr>
          <w:p w14:paraId="065D1E9D" w14:textId="25D12DB2"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r w:rsidRPr="0001465D">
              <w:rPr>
                <w:rFonts w:ascii="Times New Roman" w:eastAsia="等线" w:hAnsi="Times New Roman"/>
                <w:szCs w:val="21"/>
              </w:rPr>
              <w:t>2.04</w:t>
            </w:r>
          </w:p>
        </w:tc>
        <w:tc>
          <w:tcPr>
            <w:tcW w:w="932" w:type="pct"/>
            <w:vAlign w:val="center"/>
          </w:tcPr>
          <w:p w14:paraId="3D6C27A1" w14:textId="4C896B9D" w:rsidR="00776FBF" w:rsidRPr="0001465D" w:rsidRDefault="00776FBF" w:rsidP="00776FBF">
            <w:pPr>
              <w:widowControl/>
              <w:jc w:val="right"/>
              <w:rPr>
                <w:rFonts w:ascii="Times New Roman" w:hAnsi="Times New Roman"/>
                <w:kern w:val="0"/>
                <w:szCs w:val="21"/>
              </w:rPr>
            </w:pPr>
            <w:r w:rsidRPr="0001465D">
              <w:rPr>
                <w:rFonts w:ascii="Times New Roman" w:hAnsi="Times New Roman"/>
                <w:color w:val="000000"/>
                <w:kern w:val="0"/>
                <w:szCs w:val="21"/>
                <w:lang w:bidi="ar"/>
              </w:rPr>
              <w:t>1.34</w:t>
            </w:r>
          </w:p>
        </w:tc>
      </w:tr>
      <w:tr w:rsidR="00776FBF" w:rsidRPr="009337DB" w14:paraId="5C531664" w14:textId="77777777" w:rsidTr="004606C9">
        <w:trPr>
          <w:trHeight w:val="340"/>
        </w:trPr>
        <w:tc>
          <w:tcPr>
            <w:tcW w:w="2920" w:type="pct"/>
            <w:vAlign w:val="center"/>
          </w:tcPr>
          <w:p w14:paraId="20991658" w14:textId="77777777" w:rsidR="00776FBF" w:rsidRPr="0001465D" w:rsidRDefault="00776FBF" w:rsidP="00776FBF">
            <w:pPr>
              <w:widowControl/>
              <w:jc w:val="left"/>
              <w:rPr>
                <w:rFonts w:ascii="Times New Roman" w:hAnsi="Times New Roman"/>
                <w:bCs/>
                <w:kern w:val="0"/>
                <w:szCs w:val="21"/>
              </w:rPr>
            </w:pPr>
            <w:r w:rsidRPr="0001465D">
              <w:rPr>
                <w:rFonts w:ascii="Times New Roman" w:hAnsi="Times New Roman"/>
                <w:bCs/>
                <w:kern w:val="0"/>
                <w:szCs w:val="21"/>
              </w:rPr>
              <w:t>扣除非经常性损益后加权平均净资产收益率（</w:t>
            </w:r>
            <w:r w:rsidRPr="0001465D">
              <w:rPr>
                <w:rFonts w:ascii="Times New Roman" w:hAnsi="Times New Roman"/>
                <w:bCs/>
                <w:kern w:val="0"/>
                <w:szCs w:val="21"/>
              </w:rPr>
              <w:t>%</w:t>
            </w:r>
            <w:r w:rsidRPr="0001465D">
              <w:rPr>
                <w:rFonts w:ascii="Times New Roman" w:hAnsi="Times New Roman"/>
                <w:bCs/>
                <w:kern w:val="0"/>
                <w:szCs w:val="21"/>
              </w:rPr>
              <w:t>）</w:t>
            </w:r>
          </w:p>
        </w:tc>
        <w:tc>
          <w:tcPr>
            <w:tcW w:w="1148" w:type="pct"/>
            <w:vAlign w:val="center"/>
          </w:tcPr>
          <w:p w14:paraId="2BFAF96C" w14:textId="64D2CF2B"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del w:id="1389" w:author="冯佳淇" w:date="2026-08-28T09:00:00Z">
              <w:r w:rsidRPr="0001465D">
                <w:rPr>
                  <w:rFonts w:ascii="Times New Roman" w:eastAsia="等线" w:hAnsi="Times New Roman"/>
                  <w:color w:val="000000"/>
                  <w:szCs w:val="21"/>
                </w:rPr>
                <w:delText/>
              </w:r>
            </w:del>
            <w:ins w:id="1390" w:author="冯佳淇" w:date="2026-08-28T09:00:00Z">
              <w:r>
                <w:rPr>
                  <w:rFonts w:ascii="Times New Roman" w:eastAsia="等线" w:hAnsi="Times New Roman"/>
                  <w:color w:val="000000"/>
                  <w:szCs w:val="21"/>
                  <w:highlight w:val="yellow"/>
                </w:rPr>
                <w:t xml:space="preserve">——</w:t>
              </w:r>
            </w:ins>
          </w:p>
        </w:tc>
        <w:tc>
          <w:tcPr>
            <w:tcW w:w="1148" w:type="pct"/>
            <w:vAlign w:val="center"/>
          </w:tcPr>
          <w:p w14:paraId="2BFAF96C" w14:textId="64D2CF2B" w:rsidR="00776FBF" w:rsidRPr="0001465D" w:rsidRDefault="00776FBF" w:rsidP="00776FBF">
            <w:pPr>
              <w:widowControl/>
              <w:ind w:firstLineChars="200" w:firstLine="420"/>
              <w:jc w:val="right"/>
              <w:textAlignment w:val="center"/>
              <w:rPr>
                <w:rFonts w:ascii="Times New Roman" w:hAnsi="Times New Roman"/>
                <w:bCs/>
                <w:color w:val="000000"/>
                <w:kern w:val="0"/>
                <w:szCs w:val="21"/>
              </w:rPr>
            </w:pPr>
            <w:r w:rsidRPr="0001465D">
              <w:rPr>
                <w:rFonts w:ascii="Times New Roman" w:eastAsia="等线" w:hAnsi="Times New Roman"/>
                <w:color w:val="000000"/>
                <w:szCs w:val="21"/>
              </w:rPr>
              <w:t>2.10</w:t>
            </w:r>
          </w:p>
        </w:tc>
        <w:tc>
          <w:tcPr>
            <w:tcW w:w="932" w:type="pct"/>
            <w:vAlign w:val="center"/>
          </w:tcPr>
          <w:p w14:paraId="563F7AB3" w14:textId="3C615EE1" w:rsidR="00776FBF" w:rsidRPr="0001465D" w:rsidRDefault="00776FBF" w:rsidP="00776FBF">
            <w:pPr>
              <w:widowControl/>
              <w:jc w:val="right"/>
              <w:rPr>
                <w:rFonts w:ascii="Times New Roman" w:hAnsi="Times New Roman"/>
                <w:kern w:val="0"/>
                <w:szCs w:val="21"/>
              </w:rPr>
            </w:pPr>
            <w:r w:rsidRPr="0001465D">
              <w:rPr>
                <w:rFonts w:ascii="Times New Roman" w:hAnsi="Times New Roman"/>
                <w:color w:val="000000"/>
                <w:kern w:val="0"/>
                <w:szCs w:val="21"/>
                <w:lang w:bidi="ar"/>
              </w:rPr>
              <w:t>2.15</w:t>
            </w:r>
          </w:p>
        </w:tc>
      </w:tr>
      <w:tr w:rsidR="00776FBF" w:rsidRPr="009337DB" w14:paraId="20ACBDAD" w14:textId="77777777" w:rsidTr="004606C9">
        <w:trPr>
          <w:trHeight w:val="340"/>
        </w:trPr>
        <w:tc>
          <w:tcPr>
            <w:tcW w:w="2920" w:type="pct"/>
            <w:vAlign w:val="center"/>
          </w:tcPr>
          <w:p w14:paraId="7A8EF3B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（亿元）</w:t>
            </w:r>
          </w:p>
        </w:tc>
        <w:tc>
          <w:tcPr>
            <w:tcW w:w="1148" w:type="pct"/>
            <w:vAlign w:val="center"/>
          </w:tcPr>
          <w:p w14:paraId="592870D8" w14:textId="066285BB" w:rsidR="00776FBF" w:rsidRPr="009337DB" w:rsidRDefault="00776FBF" w:rsidP="00776FBF">
            <w:pPr>
              <w:widowControl/>
              <w:jc w:val="right"/>
              <w:textAlignment w:val="center"/>
              <w:rPr>
                <w:rFonts w:ascii="Times New Roman" w:hAnsi="Times New Roman"/>
                <w:bCs/>
                <w:color w:val="000000"/>
                <w:kern w:val="0"/>
                <w:szCs w:val="21"/>
                <w:highlight w:val="yellow"/>
              </w:rPr>
            </w:pPr>
            <w:del w:id="1391" w:author="冯佳淇" w:date="2026-08-28T09:00:00Z">
              <w:r w:rsidRPr="003951BB">
                <w:rPr>
                  <w:rFonts w:ascii="Times New Roman" w:eastAsia="等线" w:hAnsi="Times New Roman"/>
                  <w:color w:val="000000"/>
                  <w:szCs w:val="21"/>
                </w:rPr>
                <w:delText/>
              </w:r>
            </w:del>
            <w:ins w:id="1392" w:author="冯佳淇" w:date="2026-08-28T09:00:00Z">
              <w:r>
                <w:rPr>
                  <w:rFonts w:ascii="Times New Roman" w:eastAsia="等线" w:hAnsi="Times New Roman"/>
                  <w:color w:val="000000"/>
                  <w:szCs w:val="21"/>
                  <w:highlight w:val="yellow"/>
                </w:rPr>
                <w:t xml:space="preserve">——</w:t>
              </w:r>
            </w:ins>
          </w:p>
        </w:tc>
        <w:tc>
          <w:tcPr>
            <w:tcW w:w="1148" w:type="pct"/>
            <w:vAlign w:val="center"/>
          </w:tcPr>
          <w:p w14:paraId="592870D8" w14:textId="066285BB" w:rsidR="00776FBF" w:rsidRPr="009337DB" w:rsidRDefault="00776FBF" w:rsidP="00776FBF">
            <w:pPr>
              <w:widowControl/>
              <w:jc w:val="right"/>
              <w:textAlignment w:val="center"/>
              <w:rPr>
                <w:rFonts w:ascii="Times New Roman" w:hAnsi="Times New Roman"/>
                <w:bCs/>
                <w:color w:val="000000"/>
                <w:kern w:val="0"/>
                <w:szCs w:val="21"/>
                <w:highlight w:val="yellow"/>
              </w:rPr>
            </w:pPr>
            <w:r w:rsidRPr="003951BB">
              <w:rPr>
                <w:rFonts w:ascii="Times New Roman" w:eastAsia="等线" w:hAnsi="Times New Roman"/>
                <w:color w:val="000000"/>
                <w:szCs w:val="21"/>
              </w:rPr>
              <w:t>19.83</w:t>
            </w:r>
          </w:p>
        </w:tc>
        <w:tc>
          <w:tcPr>
            <w:tcW w:w="932" w:type="pct"/>
            <w:vAlign w:val="center"/>
          </w:tcPr>
          <w:p w14:paraId="7F7E05AD" w14:textId="4F33540B" w:rsidR="00776FBF" w:rsidRPr="00AD16A6" w:rsidRDefault="00776FBF" w:rsidP="00776FBF">
            <w:pPr>
              <w:widowControl/>
              <w:jc w:val="right"/>
              <w:rPr>
                <w:rFonts w:ascii="Times New Roman" w:hAnsi="Times New Roman"/>
                <w:kern w:val="0"/>
                <w:szCs w:val="21"/>
              </w:rPr>
            </w:pPr>
            <w:r w:rsidRPr="00AD16A6">
              <w:rPr>
                <w:rFonts w:ascii="Times New Roman" w:hAnsi="Times New Roman"/>
                <w:kern w:val="0"/>
                <w:szCs w:val="21"/>
                <w:lang w:bidi="ar"/>
              </w:rPr>
              <w:t>13.32</w:t>
            </w:r>
          </w:p>
        </w:tc>
      </w:tr>
      <w:tr w:rsidR="00776FBF" w:rsidRPr="009337DB" w14:paraId="33671DF3" w14:textId="77777777" w:rsidTr="004606C9">
        <w:trPr>
          <w:trHeight w:val="340"/>
        </w:trPr>
        <w:tc>
          <w:tcPr>
            <w:tcW w:w="2920" w:type="pct"/>
            <w:vAlign w:val="center"/>
          </w:tcPr>
          <w:p w14:paraId="1DF56B3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全部债务比</w:t>
            </w:r>
          </w:p>
        </w:tc>
        <w:tc>
          <w:tcPr>
            <w:tcW w:w="1148" w:type="pct"/>
            <w:vAlign w:val="center"/>
          </w:tcPr>
          <w:p w14:paraId="6B1E0C5E" w14:textId="0CB119FF"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393" w:author="冯佳淇" w:date="2026-08-28T09:00:00Z">
              <w:r>
                <w:rPr>
                  <w:rFonts w:ascii="Times New Roman" w:eastAsia="等线" w:hAnsi="Times New Roman"/>
                  <w:color w:val="000000"/>
                  <w:szCs w:val="21"/>
                </w:rPr>
                <w:delText/>
              </w:r>
            </w:del>
            <w:ins w:id="1394" w:author="冯佳淇" w:date="2026-08-28T09:00:00Z">
              <w:r>
                <w:rPr>
                  <w:rFonts w:ascii="Times New Roman" w:eastAsia="等线" w:hAnsi="Times New Roman"/>
                  <w:color w:val="000000"/>
                  <w:szCs w:val="21"/>
                  <w:highlight w:val="yellow"/>
                </w:rPr>
                <w:t xml:space="preserve">——</w:t>
              </w:r>
            </w:ins>
          </w:p>
        </w:tc>
        <w:tc>
          <w:tcPr>
            <w:tcW w:w="1148" w:type="pct"/>
            <w:vAlign w:val="center"/>
          </w:tcPr>
          <w:p w14:paraId="6B1E0C5E" w14:textId="0CB119FF"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7.13</w:t>
            </w:r>
          </w:p>
        </w:tc>
        <w:tc>
          <w:tcPr>
            <w:tcW w:w="932" w:type="pct"/>
            <w:vAlign w:val="center"/>
          </w:tcPr>
          <w:p w14:paraId="7ACD5C9E" w14:textId="58176958" w:rsidR="00776FBF" w:rsidRPr="00AD16A6" w:rsidRDefault="00776FBF" w:rsidP="00776FBF">
            <w:pPr>
              <w:widowControl/>
              <w:jc w:val="right"/>
              <w:rPr>
                <w:rFonts w:ascii="Times New Roman" w:hAnsi="Times New Roman"/>
                <w:kern w:val="0"/>
                <w:szCs w:val="21"/>
              </w:rPr>
            </w:pPr>
            <w:del w:id="1395" w:author="冯佳淇" w:date="2026-08-28T09:00:00Z">
              <w:r w:rsidRPr="00AD16A6">
                <w:rPr>
                  <w:rFonts w:ascii="Times New Roman" w:hAnsi="Times New Roman"/>
                  <w:color w:val="000000"/>
                  <w:kern w:val="0"/>
                  <w:szCs w:val="21"/>
                  <w:lang w:bidi="ar"/>
                </w:rPr>
                <w:delText>0.04</w:delText>
              </w:r>
            </w:del>
            <w:ins w:id="1396" w:author="冯佳淇" w:date="2026-08-28T09:00:00Z">
              <w:r>
                <w:rPr>
                  <w:rFonts w:ascii="Times New Roman" w:hAnsi="Times New Roman"/>
                  <w:color w:val="000000"/>
                  <w:kern w:val="0"/>
                  <w:szCs w:val="21"/>
                  <w:lang w:bidi="ar"/>
                </w:rPr>
                <w:t xml:space="preserve">4.42</w:t>
              </w:r>
            </w:ins>
          </w:p>
        </w:tc>
      </w:tr>
      <w:tr w:rsidR="00776FBF" w:rsidRPr="009337DB" w14:paraId="06CA4708" w14:textId="77777777" w:rsidTr="004606C9">
        <w:trPr>
          <w:trHeight w:val="59"/>
        </w:trPr>
        <w:tc>
          <w:tcPr>
            <w:tcW w:w="2920" w:type="pct"/>
            <w:vAlign w:val="center"/>
          </w:tcPr>
          <w:p w14:paraId="15F4B332"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EBITDA</w:t>
            </w:r>
            <w:r w:rsidRPr="00AD16A6">
              <w:rPr>
                <w:rFonts w:ascii="Times New Roman" w:hAnsi="Times New Roman"/>
                <w:bCs/>
                <w:kern w:val="0"/>
                <w:szCs w:val="21"/>
              </w:rPr>
              <w:t>利息</w:t>
            </w:r>
            <w:r w:rsidRPr="00AD16A6">
              <w:rPr>
                <w:rFonts w:ascii="Times New Roman" w:hAnsi="Times New Roman" w:hint="eastAsia"/>
                <w:bCs/>
                <w:kern w:val="0"/>
                <w:szCs w:val="21"/>
              </w:rPr>
              <w:t>保障</w:t>
            </w:r>
            <w:r w:rsidRPr="00AD16A6">
              <w:rPr>
                <w:rFonts w:ascii="Times New Roman" w:hAnsi="Times New Roman"/>
                <w:bCs/>
                <w:kern w:val="0"/>
                <w:szCs w:val="21"/>
              </w:rPr>
              <w:t>倍数</w:t>
            </w:r>
          </w:p>
        </w:tc>
        <w:tc>
          <w:tcPr>
            <w:tcW w:w="1148" w:type="pct"/>
            <w:vAlign w:val="center"/>
          </w:tcPr>
          <w:p w14:paraId="678B3651" w14:textId="013F14EC"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397" w:author="冯佳淇" w:date="2026-08-28T09:00:00Z">
              <w:r>
                <w:rPr>
                  <w:rFonts w:ascii="Times New Roman" w:eastAsia="等线" w:hAnsi="Times New Roman"/>
                  <w:color w:val="000000"/>
                  <w:szCs w:val="21"/>
                </w:rPr>
                <w:delText/>
              </w:r>
            </w:del>
            <w:ins w:id="1398" w:author="冯佳淇" w:date="2026-08-28T09:00:00Z">
              <w:r>
                <w:rPr>
                  <w:rFonts w:ascii="Times New Roman" w:eastAsia="等线" w:hAnsi="Times New Roman"/>
                  <w:color w:val="000000"/>
                  <w:szCs w:val="21"/>
                  <w:highlight w:val="yellow"/>
                </w:rPr>
                <w:t xml:space="preserve">——</w:t>
              </w:r>
            </w:ins>
          </w:p>
        </w:tc>
        <w:tc>
          <w:tcPr>
            <w:tcW w:w="1148" w:type="pct"/>
            <w:vAlign w:val="center"/>
          </w:tcPr>
          <w:p w14:paraId="678B3651" w14:textId="013F14EC"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r>
              <w:rPr>
                <w:rFonts w:ascii="Times New Roman" w:eastAsia="等线" w:hAnsi="Times New Roman"/>
                <w:color w:val="000000"/>
                <w:szCs w:val="21"/>
              </w:rPr>
              <w:t>1.40</w:t>
            </w:r>
          </w:p>
        </w:tc>
        <w:tc>
          <w:tcPr>
            <w:tcW w:w="932" w:type="pct"/>
            <w:vAlign w:val="center"/>
          </w:tcPr>
          <w:p w14:paraId="62AFA142" w14:textId="19C9994A"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0.63</w:t>
            </w:r>
          </w:p>
        </w:tc>
      </w:tr>
      <w:tr w:rsidR="00776FBF" w:rsidRPr="009337DB" w14:paraId="1C218B7A" w14:textId="77777777" w:rsidTr="004606C9">
        <w:trPr>
          <w:trHeight w:val="340"/>
        </w:trPr>
        <w:tc>
          <w:tcPr>
            <w:tcW w:w="2920" w:type="pct"/>
            <w:vAlign w:val="center"/>
          </w:tcPr>
          <w:p w14:paraId="1913C085"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应收账款周转率</w:t>
            </w:r>
          </w:p>
        </w:tc>
        <w:tc>
          <w:tcPr>
            <w:tcW w:w="1148" w:type="pct"/>
            <w:vAlign w:val="center"/>
          </w:tcPr>
          <w:p w14:paraId="25CD7427" w14:textId="6C124792"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399" w:author="冯佳淇" w:date="2026-08-28T09:00:00Z">
              <w:r>
                <w:rPr>
                  <w:rFonts w:ascii="Times New Roman" w:eastAsia="等线" w:hAnsi="Times New Roman"/>
                  <w:color w:val="000000"/>
                  <w:szCs w:val="21"/>
                </w:rPr>
                <w:delText/>
              </w:r>
            </w:del>
            <w:ins w:id="1400" w:author="冯佳淇" w:date="2026-08-28T09:00:00Z">
              <w:r>
                <w:rPr>
                  <w:rFonts w:ascii="Times New Roman" w:eastAsia="等线" w:hAnsi="Times New Roman"/>
                  <w:color w:val="000000"/>
                  <w:szCs w:val="21"/>
                </w:rPr>
                <w:t xml:space="preserve">0.06</w:t>
              </w:r>
            </w:ins>
          </w:p>
        </w:tc>
        <w:tc>
          <w:tcPr>
            <w:tcW w:w="1148" w:type="pct"/>
            <w:vAlign w:val="center"/>
          </w:tcPr>
          <w:p w14:paraId="25CD7427" w14:textId="6C124792"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401" w:author="冯佳淇" w:date="2026-08-28T09:00:00Z">
              <w:r>
                <w:rPr>
                  <w:rFonts w:ascii="Times New Roman" w:eastAsia="等线" w:hAnsi="Times New Roman"/>
                  <w:color w:val="000000"/>
                  <w:szCs w:val="21"/>
                </w:rPr>
                <w:delText>0.05</w:delText>
              </w:r>
            </w:del>
            <w:ins w:id="1402" w:author="冯佳淇" w:date="2026-08-28T09:00:00Z">
              <w:r>
                <w:rPr>
                  <w:rFonts w:ascii="Times New Roman" w:eastAsia="等线" w:hAnsi="Times New Roman"/>
                  <w:color w:val="000000"/>
                  <w:szCs w:val="21"/>
                </w:rPr>
                <w:t xml:space="preserve">0.20</w:t>
              </w:r>
            </w:ins>
          </w:p>
        </w:tc>
        <w:tc>
          <w:tcPr>
            <w:tcW w:w="932" w:type="pct"/>
            <w:vAlign w:val="center"/>
          </w:tcPr>
          <w:p w14:paraId="55EDBABB" w14:textId="38B3CA2E"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0.36</w:t>
            </w:r>
          </w:p>
        </w:tc>
      </w:tr>
      <w:tr w:rsidR="00776FBF" w:rsidRPr="009337DB" w14:paraId="19A96AEA" w14:textId="77777777" w:rsidTr="004606C9">
        <w:trPr>
          <w:trHeight w:val="340"/>
        </w:trPr>
        <w:tc>
          <w:tcPr>
            <w:tcW w:w="2920" w:type="pct"/>
            <w:vAlign w:val="center"/>
          </w:tcPr>
          <w:p w14:paraId="4DF07E3E" w14:textId="77777777" w:rsidR="00776FBF" w:rsidRPr="00AD16A6" w:rsidRDefault="00776FBF" w:rsidP="00776FBF">
            <w:pPr>
              <w:widowControl/>
              <w:jc w:val="left"/>
              <w:rPr>
                <w:rFonts w:ascii="Times New Roman" w:hAnsi="Times New Roman"/>
                <w:bCs/>
                <w:kern w:val="0"/>
                <w:szCs w:val="21"/>
              </w:rPr>
            </w:pPr>
            <w:r w:rsidRPr="00AD16A6">
              <w:rPr>
                <w:rFonts w:ascii="Times New Roman" w:hAnsi="Times New Roman"/>
                <w:bCs/>
                <w:kern w:val="0"/>
                <w:szCs w:val="21"/>
              </w:rPr>
              <w:t>存货周转率</w:t>
            </w:r>
          </w:p>
        </w:tc>
        <w:tc>
          <w:tcPr>
            <w:tcW w:w="1148" w:type="pct"/>
            <w:vAlign w:val="center"/>
          </w:tcPr>
          <w:p w14:paraId="1E27EFD6" w14:textId="1450A1D5"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403" w:author="冯佳淇" w:date="2026-08-28T09:00:00Z">
              <w:r>
                <w:rPr>
                  <w:rFonts w:ascii="Times New Roman" w:eastAsia="等线" w:hAnsi="Times New Roman"/>
                  <w:color w:val="000000"/>
                  <w:szCs w:val="21"/>
                </w:rPr>
                <w:delText/>
              </w:r>
            </w:del>
            <w:ins w:id="1404" w:author="冯佳淇" w:date="2026-08-28T09:00:00Z">
              <w:r>
                <w:rPr>
                  <w:rFonts w:ascii="Times New Roman" w:eastAsia="等线" w:hAnsi="Times New Roman"/>
                  <w:color w:val="000000"/>
                  <w:szCs w:val="21"/>
                </w:rPr>
                <w:t xml:space="preserve">0.09</w:t>
              </w:r>
            </w:ins>
          </w:p>
        </w:tc>
        <w:tc>
          <w:tcPr>
            <w:tcW w:w="1148" w:type="pct"/>
            <w:vAlign w:val="center"/>
          </w:tcPr>
          <w:p w14:paraId="1E27EFD6" w14:textId="1450A1D5" w:rsidR="00776FBF" w:rsidRPr="009337DB" w:rsidRDefault="00776FBF" w:rsidP="00776FBF">
            <w:pPr>
              <w:widowControl/>
              <w:ind w:firstLineChars="200" w:firstLine="420"/>
              <w:jc w:val="right"/>
              <w:textAlignment w:val="center"/>
              <w:rPr>
                <w:rFonts w:ascii="Times New Roman" w:hAnsi="Times New Roman"/>
                <w:bCs/>
                <w:color w:val="000000"/>
                <w:kern w:val="0"/>
                <w:szCs w:val="21"/>
                <w:highlight w:val="yellow"/>
              </w:rPr>
            </w:pPr>
            <w:del w:id="1405" w:author="冯佳淇" w:date="2026-08-28T09:00:00Z">
              <w:r>
                <w:rPr>
                  <w:rFonts w:ascii="Times New Roman" w:eastAsia="等线" w:hAnsi="Times New Roman"/>
                  <w:color w:val="000000"/>
                  <w:szCs w:val="21"/>
                </w:rPr>
                <w:delText>0.20</w:delText>
              </w:r>
            </w:del>
            <w:ins w:id="1406" w:author="冯佳淇" w:date="2026-08-28T09:00:00Z">
              <w:r>
                <w:rPr>
                  <w:rFonts w:ascii="Times New Roman" w:eastAsia="等线" w:hAnsi="Times New Roman"/>
                  <w:color w:val="000000"/>
                  <w:szCs w:val="21"/>
                </w:rPr>
                <w:t xml:space="preserve">0.26</w:t>
              </w:r>
            </w:ins>
          </w:p>
        </w:tc>
        <w:tc>
          <w:tcPr>
            <w:tcW w:w="932" w:type="pct"/>
            <w:vAlign w:val="center"/>
          </w:tcPr>
          <w:p w14:paraId="7D289A03" w14:textId="539D379F" w:rsidR="00776FBF" w:rsidRPr="00AD16A6" w:rsidRDefault="00776FBF" w:rsidP="00776FBF">
            <w:pPr>
              <w:widowControl/>
              <w:jc w:val="right"/>
              <w:rPr>
                <w:rFonts w:ascii="Times New Roman" w:hAnsi="Times New Roman"/>
                <w:kern w:val="0"/>
                <w:szCs w:val="21"/>
              </w:rPr>
            </w:pPr>
            <w:r w:rsidRPr="00AD16A6">
              <w:rPr>
                <w:rFonts w:ascii="Times New Roman" w:hAnsi="Times New Roman"/>
                <w:color w:val="000000"/>
                <w:kern w:val="0"/>
                <w:szCs w:val="21"/>
                <w:lang w:bidi="ar"/>
              </w:rPr>
              <w:t>0.31</w:t>
            </w:r>
          </w:p>
        </w:tc>
      </w:tr>
    </w:tbl>
    <w:p w14:paraId="4FAF312E" w14:textId="1C1CD620" w:rsidR="00CE246C" w:rsidRPr="00977DA4"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977DA4">
        <w:rPr>
          <w:rFonts w:ascii="Times New Roman" w:eastAsia="黑体" w:hAnsi="Times New Roman"/>
          <w:b/>
          <w:bCs/>
          <w:sz w:val="28"/>
          <w:szCs w:val="28"/>
        </w:rPr>
        <w:t>发行可行性分析</w:t>
      </w:r>
    </w:p>
    <w:p w14:paraId="69529EC7" w14:textId="77777777" w:rsidR="00220EE8" w:rsidRPr="00977DA4" w:rsidRDefault="00220EE8" w:rsidP="00220EE8">
      <w:pPr>
        <w:spacing w:line="360" w:lineRule="auto"/>
        <w:ind w:firstLineChars="200" w:firstLine="482"/>
        <w:rPr>
          <w:rFonts w:ascii="Times New Roman" w:hAnsi="Times New Roman"/>
          <w:b/>
          <w:bCs/>
          <w:kern w:val="0"/>
          <w:sz w:val="24"/>
          <w:lang w:val="zh-CN"/>
        </w:rPr>
      </w:pPr>
      <w:r w:rsidRPr="00977DA4">
        <w:rPr>
          <w:rFonts w:ascii="Times New Roman" w:hAnsi="Times New Roman" w:hint="eastAsia"/>
          <w:b/>
          <w:bCs/>
          <w:kern w:val="0"/>
          <w:sz w:val="24"/>
          <w:lang w:val="zh-CN"/>
        </w:rPr>
        <w:t>（一）发行条件相关的内容符合相关法律法规及部门规章规定</w:t>
      </w:r>
    </w:p>
    <w:p w14:paraId="21A232BA" w14:textId="4128338E"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）发行人</w:t>
      </w:r>
      <w:r w:rsidR="005303C0" w:rsidRPr="00977DA4">
        <w:rPr>
          <w:rFonts w:ascii="Times New Roman" w:hAnsi="Times New Roman" w:hint="eastAsia"/>
          <w:kern w:val="0"/>
          <w:sz w:val="24"/>
          <w:lang w:val="zh-CN"/>
        </w:rPr>
        <w:t>将</w:t>
      </w:r>
      <w:r w:rsidRPr="00977DA4">
        <w:rPr>
          <w:rFonts w:ascii="Times New Roman" w:hAnsi="Times New Roman" w:hint="eastAsia"/>
          <w:kern w:val="0"/>
          <w:sz w:val="24"/>
          <w:lang w:val="zh-CN"/>
        </w:rPr>
        <w:t>按照《公司章程》规定，由董事会、股东对本次发行相关事项</w:t>
      </w:r>
      <w:proofErr w:type="gramStart"/>
      <w:r w:rsidRPr="00977DA4">
        <w:rPr>
          <w:rFonts w:ascii="Times New Roman" w:hAnsi="Times New Roman" w:hint="eastAsia"/>
          <w:kern w:val="0"/>
          <w:sz w:val="24"/>
          <w:lang w:val="zh-CN"/>
        </w:rPr>
        <w:t>作出</w:t>
      </w:r>
      <w:proofErr w:type="gramEnd"/>
      <w:r w:rsidRPr="00977DA4">
        <w:rPr>
          <w:rFonts w:ascii="Times New Roman" w:hAnsi="Times New Roman" w:hint="eastAsia"/>
          <w:kern w:val="0"/>
          <w:sz w:val="24"/>
          <w:lang w:val="zh-CN"/>
        </w:rPr>
        <w:t>决议，符合《公司债券发行与交易管理办法》（以下简称“《管理办法》”）第十条的规定。</w:t>
      </w:r>
    </w:p>
    <w:p w14:paraId="6680DBC4"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）发行人承诺及时、公平地履行披露义务，保证所披露的信息真实、准确、完整，不存在虚假记载、误导性陈述或者重大遗漏，符合《管理办法》第四条和第五十三条的规定。</w:t>
      </w:r>
    </w:p>
    <w:p w14:paraId="787BD201" w14:textId="6838EFD5"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）发行人</w:t>
      </w:r>
      <w:r w:rsidR="0041769E" w:rsidRPr="00977DA4">
        <w:rPr>
          <w:rFonts w:ascii="Times New Roman" w:hAnsi="Times New Roman" w:hint="eastAsia"/>
          <w:kern w:val="0"/>
          <w:sz w:val="24"/>
          <w:lang w:val="zh-CN"/>
        </w:rPr>
        <w:t>将</w:t>
      </w:r>
      <w:r w:rsidRPr="00977DA4">
        <w:rPr>
          <w:rFonts w:ascii="Times New Roman" w:hAnsi="Times New Roman" w:hint="eastAsia"/>
          <w:kern w:val="0"/>
          <w:sz w:val="24"/>
          <w:lang w:val="zh-CN"/>
        </w:rPr>
        <w:t>通过董事会决议、股东决议，同意将本次公司债券募集资金扣除发行费用后，将用于</w:t>
      </w:r>
      <w:r w:rsidR="00932550" w:rsidRPr="00977DA4">
        <w:rPr>
          <w:rFonts w:ascii="Times New Roman" w:hAnsi="Times New Roman" w:hint="eastAsia"/>
          <w:kern w:val="0"/>
          <w:sz w:val="24"/>
          <w:lang w:val="zh-CN"/>
        </w:rPr>
        <w:t>公司债券本金</w:t>
      </w:r>
      <w:r w:rsidRPr="00977DA4">
        <w:rPr>
          <w:rFonts w:ascii="Times New Roman" w:hAnsi="Times New Roman" w:hint="eastAsia"/>
          <w:kern w:val="0"/>
          <w:sz w:val="24"/>
          <w:lang w:val="zh-CN"/>
        </w:rPr>
        <w:t>，并同意设立专项账户，用于本次债券募</w:t>
      </w:r>
      <w:r w:rsidRPr="00977DA4">
        <w:rPr>
          <w:rFonts w:ascii="Times New Roman" w:hAnsi="Times New Roman" w:hint="eastAsia"/>
          <w:kern w:val="0"/>
          <w:sz w:val="24"/>
          <w:lang w:val="zh-CN"/>
        </w:rPr>
        <w:lastRenderedPageBreak/>
        <w:t>集资金与偿债资金的接收、存储和划转，符合《管理办法》第十三条的规定。</w:t>
      </w:r>
    </w:p>
    <w:p w14:paraId="41346E78"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）本次债券仅面向专业投资者发行，且每次发行对象不超过二百人，符合《管理办法》第三十四条的规定。</w:t>
      </w:r>
    </w:p>
    <w:p w14:paraId="137EC00C" w14:textId="7777777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5</w:t>
      </w:r>
      <w:r w:rsidRPr="00977DA4">
        <w:rPr>
          <w:rFonts w:ascii="Times New Roman" w:hAnsi="Times New Roman" w:hint="eastAsia"/>
          <w:kern w:val="0"/>
          <w:sz w:val="24"/>
          <w:lang w:val="zh-CN"/>
        </w:rPr>
        <w:t>）本次债券募集说明书及其他申请文件所引用审计报告由具有从事证券、期货相关业务许可的审计业务资格的机构出具；所引用的法律意见书由将律师事务所出具，并由两名执业律师和所在律师事务所负责人签署，符合《管理办法》第四十九条的规定。</w:t>
      </w:r>
    </w:p>
    <w:p w14:paraId="009A46A8" w14:textId="2C5D2B6F" w:rsidR="00220EE8" w:rsidRPr="00977DA4" w:rsidRDefault="00220EE8" w:rsidP="00220EE8">
      <w:pPr>
        <w:spacing w:line="360" w:lineRule="auto"/>
        <w:ind w:firstLineChars="200" w:firstLine="480"/>
        <w:rPr>
          <w:rFonts w:ascii="Times New Roman" w:hAnsi="Times New Roman"/>
          <w:kern w:val="0"/>
          <w:sz w:val="24"/>
          <w:lang w:val="zh-CN"/>
        </w:rPr>
      </w:pPr>
      <w:del w:id="1049" w:author="冯佳淇" w:date="2026-08-28T09:00:00Z">
        <w:r w:rsidRPr="00977DA4">
          <w:rPr>
            <w:rFonts w:ascii="Times New Roman" w:hAnsi="Times New Roman" w:hint="eastAsia"/>
            <w:kern w:val="0"/>
            <w:sz w:val="24"/>
            <w:lang w:val="zh-CN"/>
          </w:rPr>
          <w:delText>（</w:delText>
        </w:r>
        <w:r w:rsidRPr="00977DA4">
          <w:rPr>
            <w:rFonts w:ascii="Times New Roman" w:hAnsi="Times New Roman" w:hint="eastAsia"/>
            <w:kern w:val="0"/>
            <w:sz w:val="24"/>
            <w:lang w:val="zh-CN"/>
          </w:rPr>
          <w:delText>6</w:delText>
        </w:r>
        <w:r w:rsidRPr="00977DA4">
          <w:rPr>
            <w:rFonts w:ascii="Times New Roman" w:hAnsi="Times New Roman" w:hint="eastAsia"/>
            <w:kern w:val="0"/>
            <w:sz w:val="24"/>
            <w:lang w:val="zh-CN"/>
          </w:rPr>
          <w:delText>）发行人</w:delText>
        </w:r>
        <w:r w:rsidR="0041769E" w:rsidRPr="00977DA4">
          <w:rPr>
            <w:rFonts w:ascii="Times New Roman" w:hAnsi="Times New Roman" w:hint="eastAsia"/>
            <w:kern w:val="0"/>
            <w:sz w:val="24"/>
            <w:lang w:val="zh-CN"/>
          </w:rPr>
          <w:delText>拟</w:delText>
        </w:r>
        <w:r w:rsidRPr="00977DA4">
          <w:rPr>
            <w:rFonts w:ascii="Times New Roman" w:hAnsi="Times New Roman" w:hint="eastAsia"/>
            <w:kern w:val="0"/>
            <w:sz w:val="24"/>
            <w:lang w:val="zh-CN"/>
          </w:rPr>
          <w:delText>聘请具有主承销商资格</w:delText>
        </w:r>
        <w:proofErr w:type="gramStart"/>
        <w:r w:rsidRPr="00977DA4">
          <w:rPr>
            <w:rFonts w:ascii="Times New Roman" w:hAnsi="Times New Roman" w:hint="eastAsia"/>
            <w:kern w:val="0"/>
            <w:sz w:val="24"/>
            <w:lang w:val="zh-CN"/>
          </w:rPr>
          <w:delText>的甬兴证券</w:delText>
        </w:r>
        <w:proofErr w:type="gramEnd"/>
        <w:r w:rsidRPr="00977DA4">
          <w:rPr>
            <w:rFonts w:ascii="Times New Roman" w:hAnsi="Times New Roman" w:hint="eastAsia"/>
            <w:kern w:val="0"/>
            <w:sz w:val="24"/>
            <w:lang w:val="zh-CN"/>
          </w:rPr>
          <w:delText>有限公司作为本次债券的主承销商，并与其签订《承销协议》，符合《管理办法》第三十九条和四十三条的规定。</w:delText>
        </w:r>
      </w:del>
      <w:ins w:id="1050" w:author="冯佳淇" w:date="2026-08-28T09:00:00Z">
        <w:r>
          <w:rPr>
            <w:rFonts w:ascii="Times New Roman" w:hAnsi="Times New Roman" w:hint="eastAsia"/>
            <w:kern w:val="0"/>
            <w:sz w:val="24"/>
            <w:lang w:val="zh-CN"/>
          </w:rPr>
          <w:t xml:space="preserve">（6）发行人拟聘请具有主承销商资格的甬兴证券有限公司作为本次债券的牵头主承销商、受托管理人、簿记管理人，聘请德邦证券股份有限公司作为主承销商，并与其签订《承销协议》，符合《管理办法》第三十九条和四十三条的规定。</w:t>
        </w:r>
      </w:ins>
    </w:p>
    <w:p w14:paraId="39955AA5" w14:textId="08C70CD7"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7</w:t>
      </w:r>
      <w:r w:rsidRPr="00977DA4">
        <w:rPr>
          <w:rFonts w:ascii="Times New Roman" w:hAnsi="Times New Roman" w:hint="eastAsia"/>
          <w:kern w:val="0"/>
          <w:sz w:val="24"/>
          <w:lang w:val="zh-CN"/>
        </w:rPr>
        <w:t>）发行人</w:t>
      </w:r>
      <w:r w:rsidR="0041769E" w:rsidRPr="00977DA4">
        <w:rPr>
          <w:rFonts w:ascii="Times New Roman" w:hAnsi="Times New Roman" w:hint="eastAsia"/>
          <w:kern w:val="0"/>
          <w:sz w:val="24"/>
          <w:lang w:val="zh-CN"/>
        </w:rPr>
        <w:t>拟</w:t>
      </w:r>
      <w:proofErr w:type="gramStart"/>
      <w:r w:rsidRPr="00977DA4">
        <w:rPr>
          <w:rFonts w:ascii="Times New Roman" w:hAnsi="Times New Roman" w:hint="eastAsia"/>
          <w:kern w:val="0"/>
          <w:sz w:val="24"/>
          <w:lang w:val="zh-CN"/>
        </w:rPr>
        <w:t>聘请</w:t>
      </w:r>
      <w:r w:rsidR="0041769E" w:rsidRPr="00977DA4">
        <w:rPr>
          <w:rFonts w:ascii="Times New Roman" w:hAnsi="Times New Roman" w:hint="eastAsia"/>
          <w:kern w:val="0"/>
          <w:sz w:val="24"/>
          <w:lang w:val="zh-CN"/>
        </w:rPr>
        <w:t>甬兴证券</w:t>
      </w:r>
      <w:proofErr w:type="gramEnd"/>
      <w:r w:rsidR="0041769E" w:rsidRPr="00977DA4">
        <w:rPr>
          <w:rFonts w:ascii="Times New Roman" w:hAnsi="Times New Roman" w:hint="eastAsia"/>
          <w:kern w:val="0"/>
          <w:sz w:val="24"/>
          <w:lang w:val="zh-CN"/>
        </w:rPr>
        <w:t>有限公司</w:t>
      </w:r>
      <w:r w:rsidRPr="00977DA4">
        <w:rPr>
          <w:rFonts w:ascii="Times New Roman" w:hAnsi="Times New Roman" w:hint="eastAsia"/>
          <w:kern w:val="0"/>
          <w:sz w:val="24"/>
          <w:lang w:val="zh-CN"/>
        </w:rPr>
        <w:t>作为本次债券受托管理人，与其签订《债券受托管理协议》，并制定了《债券持有人会议规则》，符合《管理办法》第五十七条和六十二条的规定。</w:t>
      </w:r>
    </w:p>
    <w:p w14:paraId="31C34DF3" w14:textId="730796D0" w:rsidR="00220EE8" w:rsidRPr="00977DA4" w:rsidRDefault="00220EE8" w:rsidP="00220EE8">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经核查，立项小组认为发行人本次非公开发行公司债券符合《公司法》、《证券法》、《管理办法》、《备案管理办法》等现行规定，具备非公开发行公司债券并在证券交易所挂牌转让条件。</w:t>
      </w:r>
    </w:p>
    <w:p w14:paraId="2C9238B2" w14:textId="77777777" w:rsidR="00220EE8" w:rsidRPr="00977DA4" w:rsidRDefault="00220EE8" w:rsidP="00220EE8">
      <w:pPr>
        <w:spacing w:line="360" w:lineRule="auto"/>
        <w:ind w:firstLineChars="200" w:firstLine="482"/>
        <w:rPr>
          <w:rFonts w:ascii="Times New Roman" w:hAnsi="Times New Roman"/>
          <w:b/>
          <w:bCs/>
          <w:kern w:val="0"/>
          <w:sz w:val="24"/>
          <w:lang w:val="zh-CN"/>
        </w:rPr>
      </w:pPr>
      <w:r w:rsidRPr="00977DA4">
        <w:rPr>
          <w:rFonts w:ascii="Times New Roman" w:hAnsi="Times New Roman" w:hint="eastAsia"/>
          <w:b/>
          <w:bCs/>
          <w:kern w:val="0"/>
          <w:sz w:val="24"/>
          <w:lang w:val="zh-CN"/>
        </w:rPr>
        <w:t>（二）发行人不属于《负面清单》所禁止的企业</w:t>
      </w:r>
    </w:p>
    <w:p w14:paraId="07D08DF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根据《非公开发行公司债券项目承接负面清单指引（</w:t>
      </w:r>
      <w:r w:rsidRPr="00977DA4">
        <w:rPr>
          <w:rFonts w:ascii="Times New Roman" w:hAnsi="Times New Roman" w:hint="eastAsia"/>
          <w:kern w:val="0"/>
          <w:sz w:val="24"/>
          <w:lang w:val="zh-CN"/>
        </w:rPr>
        <w:t>2024</w:t>
      </w:r>
      <w:r w:rsidRPr="00977DA4">
        <w:rPr>
          <w:rFonts w:ascii="Times New Roman" w:hAnsi="Times New Roman" w:hint="eastAsia"/>
          <w:kern w:val="0"/>
          <w:sz w:val="24"/>
          <w:lang w:val="zh-CN"/>
        </w:rPr>
        <w:t>年修订）》相关规定，发行人不存在以下禁止性情形：</w:t>
      </w:r>
    </w:p>
    <w:p w14:paraId="66E280C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、对已公开发行的公司债券或者其他债务有违约或延迟支付本息的事实，仍处于继续状态。</w:t>
      </w:r>
    </w:p>
    <w:p w14:paraId="1A73933C"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、存在违规对外担保或者资金被关联方或第三方以借款、代偿债务、代垫款项等方式违规占用的情形，仍处于继续状态。</w:t>
      </w:r>
    </w:p>
    <w:p w14:paraId="5EE43412"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、公司被中国证监会行政处罚，或作为公司债券发债主体，因违反公司债券相关规定被中国证监会采取行政监管措施、被证券交易所等自律组织采取纪律处分措施，涉及整改事项且尚未完成整改的。</w:t>
      </w:r>
    </w:p>
    <w:p w14:paraId="73AE771E"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、最近两年内财务报表曾被注册会计师出具保留意见且保留意见所涉及事项的重大影响尚未消除，或被注册会计师出具否定意见或者无法表示意见的审计报告。</w:t>
      </w:r>
    </w:p>
    <w:p w14:paraId="071CBF46"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lastRenderedPageBreak/>
        <w:t>5</w:t>
      </w:r>
      <w:r w:rsidRPr="00977DA4">
        <w:rPr>
          <w:rFonts w:ascii="Times New Roman" w:hAnsi="Times New Roman" w:hint="eastAsia"/>
          <w:kern w:val="0"/>
          <w:sz w:val="24"/>
          <w:lang w:val="zh-CN"/>
        </w:rPr>
        <w:t>、因严重违法失信行为，被有权部门认定为失信被执行人、失信生产经营单位或者其他失信单位，并被暂停或限制发行公司债券。</w:t>
      </w:r>
    </w:p>
    <w:p w14:paraId="74E2A031"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6</w:t>
      </w:r>
      <w:r w:rsidRPr="00977DA4">
        <w:rPr>
          <w:rFonts w:ascii="Times New Roman" w:hAnsi="Times New Roman" w:hint="eastAsia"/>
          <w:kern w:val="0"/>
          <w:sz w:val="24"/>
          <w:lang w:val="zh-CN"/>
        </w:rPr>
        <w:t>、擅自改变前次发行公司债券募集资金的用途或违反前次公司债券申请文件中所</w:t>
      </w:r>
      <w:proofErr w:type="gramStart"/>
      <w:r w:rsidRPr="00977DA4">
        <w:rPr>
          <w:rFonts w:ascii="Times New Roman" w:hAnsi="Times New Roman" w:hint="eastAsia"/>
          <w:kern w:val="0"/>
          <w:sz w:val="24"/>
          <w:lang w:val="zh-CN"/>
        </w:rPr>
        <w:t>作出</w:t>
      </w:r>
      <w:proofErr w:type="gramEnd"/>
      <w:r w:rsidRPr="00977DA4">
        <w:rPr>
          <w:rFonts w:ascii="Times New Roman" w:hAnsi="Times New Roman" w:hint="eastAsia"/>
          <w:kern w:val="0"/>
          <w:sz w:val="24"/>
          <w:lang w:val="zh-CN"/>
        </w:rPr>
        <w:t>的承诺，尚未完成整改的。</w:t>
      </w:r>
    </w:p>
    <w:p w14:paraId="352867B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7</w:t>
      </w:r>
      <w:r w:rsidRPr="00977DA4">
        <w:rPr>
          <w:rFonts w:ascii="Times New Roman" w:hAnsi="Times New Roman" w:hint="eastAsia"/>
          <w:kern w:val="0"/>
          <w:sz w:val="24"/>
          <w:lang w:val="zh-CN"/>
        </w:rPr>
        <w:t>、本次发行募集资金用途违反相关法律法规或募集资金投向不符合国家产业政策。</w:t>
      </w:r>
    </w:p>
    <w:p w14:paraId="6A20CC3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8</w:t>
      </w:r>
      <w:r w:rsidRPr="00977DA4">
        <w:rPr>
          <w:rFonts w:ascii="Times New Roman" w:hAnsi="Times New Roman" w:hint="eastAsia"/>
          <w:kern w:val="0"/>
          <w:sz w:val="24"/>
          <w:lang w:val="zh-CN"/>
        </w:rPr>
        <w:t>、除金融类企业外，本次发行债券募集资金用途为持有以交易为目的的金融资产、委托理财等财务性投资，或本次发行债券募集资金用途为直接或间接投资于以买卖有价证券为主要业务的公司。</w:t>
      </w:r>
    </w:p>
    <w:p w14:paraId="07488021"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9</w:t>
      </w:r>
      <w:r w:rsidRPr="00977DA4">
        <w:rPr>
          <w:rFonts w:ascii="Times New Roman" w:hAnsi="Times New Roman" w:hint="eastAsia"/>
          <w:kern w:val="0"/>
          <w:sz w:val="24"/>
          <w:lang w:val="zh-CN"/>
        </w:rPr>
        <w:t>、本次发行不符合地方政府债务管理规定或者本次发行新增地方政府债务的。</w:t>
      </w:r>
    </w:p>
    <w:p w14:paraId="0368336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10</w:t>
      </w:r>
      <w:r w:rsidRPr="00977DA4">
        <w:rPr>
          <w:rFonts w:ascii="Times New Roman" w:hAnsi="Times New Roman" w:hint="eastAsia"/>
          <w:kern w:val="0"/>
          <w:sz w:val="24"/>
          <w:lang w:val="zh-CN"/>
        </w:rPr>
        <w:t>、本次发行文件存在虚假记载、误导性陈述或重大遗漏。</w:t>
      </w:r>
    </w:p>
    <w:p w14:paraId="4F88BFD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11</w:t>
      </w:r>
      <w:r w:rsidRPr="00977DA4">
        <w:rPr>
          <w:rFonts w:ascii="Times New Roman" w:hAnsi="Times New Roman" w:hint="eastAsia"/>
          <w:kern w:val="0"/>
          <w:sz w:val="24"/>
          <w:lang w:val="zh-CN"/>
        </w:rPr>
        <w:t>、存在严重损害投资者合法权益和社会公共利益情形。</w:t>
      </w:r>
    </w:p>
    <w:p w14:paraId="4C34C1F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12</w:t>
      </w:r>
      <w:r w:rsidRPr="00977DA4">
        <w:rPr>
          <w:rFonts w:ascii="Times New Roman" w:hAnsi="Times New Roman" w:hint="eastAsia"/>
          <w:kern w:val="0"/>
          <w:sz w:val="24"/>
          <w:lang w:val="zh-CN"/>
        </w:rPr>
        <w:t>、主管部门认定的存在重大违法违规行为的房地产公司。</w:t>
      </w:r>
    </w:p>
    <w:p w14:paraId="1F0234A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13</w:t>
      </w:r>
      <w:r w:rsidRPr="00977DA4">
        <w:rPr>
          <w:rFonts w:ascii="Times New Roman" w:hAnsi="Times New Roman" w:hint="eastAsia"/>
          <w:kern w:val="0"/>
          <w:sz w:val="24"/>
          <w:lang w:val="zh-CN"/>
        </w:rPr>
        <w:t>、典当行。</w:t>
      </w:r>
    </w:p>
    <w:p w14:paraId="32AA407C"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14</w:t>
      </w:r>
      <w:r w:rsidRPr="00977DA4">
        <w:rPr>
          <w:rFonts w:ascii="Times New Roman" w:hAnsi="Times New Roman" w:hint="eastAsia"/>
          <w:kern w:val="0"/>
          <w:sz w:val="24"/>
          <w:lang w:val="zh-CN"/>
        </w:rPr>
        <w:t>、未能同时满足以下条件的担保公司：</w:t>
      </w:r>
    </w:p>
    <w:p w14:paraId="4878A4C5"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）经营融资担保业务满</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年；</w:t>
      </w:r>
    </w:p>
    <w:p w14:paraId="5755FD98"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）注册资本不低于人民币</w:t>
      </w:r>
      <w:r w:rsidRPr="00977DA4">
        <w:rPr>
          <w:rFonts w:ascii="Times New Roman" w:hAnsi="Times New Roman" w:hint="eastAsia"/>
          <w:kern w:val="0"/>
          <w:sz w:val="24"/>
          <w:lang w:val="zh-CN"/>
        </w:rPr>
        <w:t>6</w:t>
      </w:r>
      <w:r w:rsidRPr="00977DA4">
        <w:rPr>
          <w:rFonts w:ascii="Times New Roman" w:hAnsi="Times New Roman" w:hint="eastAsia"/>
          <w:kern w:val="0"/>
          <w:sz w:val="24"/>
          <w:lang w:val="zh-CN"/>
        </w:rPr>
        <w:t>亿元；</w:t>
      </w:r>
    </w:p>
    <w:p w14:paraId="18EE9CDE"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）近三年无重大违法违规行为；</w:t>
      </w:r>
    </w:p>
    <w:p w14:paraId="1504B2AA"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4</w:t>
      </w:r>
      <w:r w:rsidRPr="00977DA4">
        <w:rPr>
          <w:rFonts w:ascii="Times New Roman" w:hAnsi="Times New Roman" w:hint="eastAsia"/>
          <w:kern w:val="0"/>
          <w:sz w:val="24"/>
          <w:lang w:val="zh-CN"/>
        </w:rPr>
        <w:t>）担保责任余额符合融资担保公司相关管理规定；</w:t>
      </w:r>
    </w:p>
    <w:p w14:paraId="7046D83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5</w:t>
      </w:r>
      <w:r w:rsidRPr="00977DA4">
        <w:rPr>
          <w:rFonts w:ascii="Times New Roman" w:hAnsi="Times New Roman" w:hint="eastAsia"/>
          <w:kern w:val="0"/>
          <w:sz w:val="24"/>
          <w:lang w:val="zh-CN"/>
        </w:rPr>
        <w:t>）资产比例管理符合融资担保公司相关管理规定。</w:t>
      </w:r>
    </w:p>
    <w:p w14:paraId="68E148C9"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15</w:t>
      </w:r>
      <w:r w:rsidRPr="00977DA4">
        <w:rPr>
          <w:rFonts w:ascii="Times New Roman" w:hAnsi="Times New Roman" w:hint="eastAsia"/>
          <w:kern w:val="0"/>
          <w:sz w:val="24"/>
          <w:lang w:val="zh-CN"/>
        </w:rPr>
        <w:t>、未能同时满足以下条件的小额贷款公司：</w:t>
      </w:r>
    </w:p>
    <w:p w14:paraId="25B237A4"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1</w:t>
      </w:r>
      <w:r w:rsidRPr="00977DA4">
        <w:rPr>
          <w:rFonts w:ascii="Times New Roman" w:hAnsi="Times New Roman" w:hint="eastAsia"/>
          <w:kern w:val="0"/>
          <w:sz w:val="24"/>
          <w:lang w:val="zh-CN"/>
        </w:rPr>
        <w:t>）经省级主管机关批准设立或备案，且成立时间满</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年；</w:t>
      </w:r>
    </w:p>
    <w:p w14:paraId="410D4247"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2</w:t>
      </w:r>
      <w:r w:rsidRPr="00977DA4">
        <w:rPr>
          <w:rFonts w:ascii="Times New Roman" w:hAnsi="Times New Roman" w:hint="eastAsia"/>
          <w:kern w:val="0"/>
          <w:sz w:val="24"/>
          <w:lang w:val="zh-CN"/>
        </w:rPr>
        <w:t>）省级监管评级或考核评级最近两年连续达到最高等级；</w:t>
      </w:r>
    </w:p>
    <w:p w14:paraId="34B4845F" w14:textId="77777777" w:rsidR="00A70294" w:rsidRPr="00977DA4" w:rsidRDefault="00A70294" w:rsidP="00A70294">
      <w:pPr>
        <w:spacing w:line="360" w:lineRule="auto"/>
        <w:ind w:firstLineChars="200" w:firstLine="480"/>
        <w:rPr>
          <w:rFonts w:ascii="Times New Roman" w:hAnsi="Times New Roman"/>
          <w:kern w:val="0"/>
          <w:sz w:val="24"/>
          <w:lang w:val="zh-CN"/>
        </w:rPr>
      </w:pPr>
      <w:r w:rsidRPr="00977DA4">
        <w:rPr>
          <w:rFonts w:ascii="Times New Roman" w:hAnsi="Times New Roman" w:hint="eastAsia"/>
          <w:kern w:val="0"/>
          <w:sz w:val="24"/>
          <w:lang w:val="zh-CN"/>
        </w:rPr>
        <w:t>（</w:t>
      </w:r>
      <w:r w:rsidRPr="00977DA4">
        <w:rPr>
          <w:rFonts w:ascii="Times New Roman" w:hAnsi="Times New Roman" w:hint="eastAsia"/>
          <w:kern w:val="0"/>
          <w:sz w:val="24"/>
          <w:lang w:val="zh-CN"/>
        </w:rPr>
        <w:t>3</w:t>
      </w:r>
      <w:r w:rsidRPr="00977DA4">
        <w:rPr>
          <w:rFonts w:ascii="Times New Roman" w:hAnsi="Times New Roman" w:hint="eastAsia"/>
          <w:kern w:val="0"/>
          <w:sz w:val="24"/>
          <w:lang w:val="zh-CN"/>
        </w:rPr>
        <w:t>）符合金融管理部门关于小额贷款公司发行公司债券的条件要求。</w:t>
      </w:r>
    </w:p>
    <w:p w14:paraId="1D8F6340" w14:textId="0C46FD8B" w:rsidR="00CE246C" w:rsidRPr="00977DA4" w:rsidRDefault="00A70294" w:rsidP="00A70294">
      <w:pPr>
        <w:spacing w:line="360" w:lineRule="auto"/>
        <w:ind w:firstLineChars="200" w:firstLine="480"/>
        <w:rPr>
          <w:rFonts w:ascii="Times New Roman" w:hAnsi="Times New Roman" w:cs="Times New Roman Regular"/>
          <w:sz w:val="28"/>
          <w:szCs w:val="28"/>
        </w:rPr>
      </w:pPr>
      <w:r w:rsidRPr="00977DA4">
        <w:rPr>
          <w:rFonts w:ascii="Times New Roman" w:hAnsi="Times New Roman" w:hint="eastAsia"/>
          <w:kern w:val="0"/>
          <w:sz w:val="24"/>
          <w:lang w:val="zh-CN"/>
        </w:rPr>
        <w:t>经审查，立项小组认为发行人不属于《非公开发行公司债券项目承接负面清单指引（</w:t>
      </w:r>
      <w:r w:rsidRPr="00977DA4">
        <w:rPr>
          <w:rFonts w:ascii="Times New Roman" w:hAnsi="Times New Roman" w:hint="eastAsia"/>
          <w:kern w:val="0"/>
          <w:sz w:val="24"/>
          <w:lang w:val="zh-CN"/>
        </w:rPr>
        <w:t>2024</w:t>
      </w:r>
      <w:r w:rsidRPr="00977DA4">
        <w:rPr>
          <w:rFonts w:ascii="Times New Roman" w:hAnsi="Times New Roman" w:hint="eastAsia"/>
          <w:kern w:val="0"/>
          <w:sz w:val="24"/>
          <w:lang w:val="zh-CN"/>
        </w:rPr>
        <w:t>年修订）》所禁止的非公开发行公司债券的企业</w:t>
      </w:r>
      <w:r w:rsidR="00CE246C" w:rsidRPr="00977DA4">
        <w:rPr>
          <w:rFonts w:ascii="Times New Roman" w:hAnsi="Times New Roman" w:cs="Times New Roman Regular"/>
          <w:sz w:val="24"/>
        </w:rPr>
        <w:t>。</w:t>
      </w:r>
    </w:p>
    <w:p w14:paraId="20DF3D75" w14:textId="77777777" w:rsidR="00CE246C" w:rsidRPr="00875029"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875029">
        <w:rPr>
          <w:rFonts w:ascii="Times New Roman" w:eastAsia="黑体" w:hAnsi="Times New Roman"/>
          <w:b/>
          <w:bCs/>
          <w:sz w:val="28"/>
          <w:szCs w:val="28"/>
        </w:rPr>
        <w:t>发行人偿债能力分析</w:t>
      </w:r>
    </w:p>
    <w:p w14:paraId="17AAF8B1" w14:textId="3176FFF4" w:rsidR="00A70294" w:rsidRPr="00875029" w:rsidRDefault="00A70294" w:rsidP="00A70294">
      <w:pPr>
        <w:spacing w:beforeLines="50" w:before="156" w:afterLines="50" w:after="156" w:line="360" w:lineRule="auto"/>
        <w:ind w:firstLineChars="200" w:firstLine="480"/>
        <w:rPr>
          <w:rFonts w:ascii="Times New Roman" w:hAnsi="Times New Roman"/>
          <w:sz w:val="24"/>
        </w:rPr>
      </w:pPr>
      <w:del w:id="1051" w:author="冯佳淇" w:date="2026-08-28T09:00:00Z">
        <w:r w:rsidRPr="00875029">
          <w:rPr>
            <w:rFonts w:ascii="Times New Roman" w:hAnsi="Times New Roman" w:hint="eastAsia"/>
            <w:sz w:val="24"/>
          </w:rPr>
          <w:lastRenderedPageBreak/>
          <w:delText>报告期内各期末，发行人流动比率分别为</w:delText>
        </w:r>
        <w:r w:rsidRPr="00875029">
          <w:rPr>
            <w:rFonts w:ascii="Times New Roman" w:hAnsi="Times New Roman" w:hint="eastAsia"/>
            <w:sz w:val="24"/>
          </w:rPr>
          <w:delText>2.</w:delText>
        </w:r>
        <w:r w:rsidR="00977DA4" w:rsidRPr="00875029">
          <w:rPr>
            <w:rFonts w:ascii="Times New Roman" w:hAnsi="Times New Roman"/>
            <w:sz w:val="24"/>
          </w:rPr>
          <w:delText>53</w:delText>
        </w:r>
        <w:r w:rsidRPr="00875029">
          <w:rPr>
            <w:rFonts w:ascii="Times New Roman" w:hAnsi="Times New Roman" w:hint="eastAsia"/>
            <w:sz w:val="24"/>
          </w:rPr>
          <w:delText>和</w:delText>
        </w:r>
        <w:r w:rsidR="00875029" w:rsidRPr="00875029">
          <w:rPr>
            <w:rFonts w:ascii="Times New Roman" w:hAnsi="Times New Roman"/>
            <w:sz w:val="24"/>
          </w:rPr>
          <w:delText>2.50</w:delText>
        </w:r>
        <w:r w:rsidRPr="00875029">
          <w:rPr>
            <w:rFonts w:ascii="Times New Roman" w:hAnsi="Times New Roman" w:hint="eastAsia"/>
            <w:sz w:val="24"/>
          </w:rPr>
          <w:delText>，速动比率分别为</w:delText>
        </w:r>
        <w:r w:rsidR="00977DA4" w:rsidRPr="00875029">
          <w:rPr>
            <w:rFonts w:ascii="Times New Roman" w:hAnsi="Times New Roman" w:hint="eastAsia"/>
            <w:sz w:val="24"/>
          </w:rPr>
          <w:delText>1.95</w:delText>
        </w:r>
        <w:r w:rsidRPr="00875029">
          <w:rPr>
            <w:rFonts w:ascii="Times New Roman" w:hAnsi="Times New Roman" w:hint="eastAsia"/>
            <w:sz w:val="24"/>
          </w:rPr>
          <w:delText>和</w:delText>
        </w:r>
        <w:r w:rsidR="00875029" w:rsidRPr="00875029">
          <w:rPr>
            <w:rFonts w:ascii="Times New Roman" w:hAnsi="Times New Roman"/>
            <w:sz w:val="24"/>
          </w:rPr>
          <w:delText>1.97</w:delText>
        </w:r>
        <w:r w:rsidRPr="00875029">
          <w:rPr>
            <w:rFonts w:ascii="Times New Roman" w:hAnsi="Times New Roman" w:hint="eastAsia"/>
            <w:sz w:val="24"/>
          </w:rPr>
          <w:delText>。报告期内各期末，发行人流动比率和速动比率均保持在合理的水平，说明发行人短期偿债能力较强。从流动资产结构来看，货币资金、应收账款、其他应收款和存货</w:delText>
        </w:r>
        <w:proofErr w:type="gramStart"/>
        <w:r w:rsidRPr="00875029">
          <w:rPr>
            <w:rFonts w:ascii="Times New Roman" w:hAnsi="Times New Roman" w:hint="eastAsia"/>
            <w:sz w:val="24"/>
          </w:rPr>
          <w:delText>占比较</w:delText>
        </w:r>
        <w:proofErr w:type="gramEnd"/>
        <w:r w:rsidRPr="00875029">
          <w:rPr>
            <w:rFonts w:ascii="Times New Roman" w:hAnsi="Times New Roman" w:hint="eastAsia"/>
            <w:sz w:val="24"/>
          </w:rPr>
          <w:delText>高，公司对短期债务的覆盖能力较强，具备良好的短期偿债能力。</w:delText>
        </w:r>
      </w:del>
      <w:ins w:id="1052" w:author="冯佳淇" w:date="2026-08-28T09:00:00Z">
        <w:r>
          <w:rPr>
            <w:rFonts w:ascii="Times New Roman" w:hAnsi="Times New Roman" w:hint="eastAsia"/>
            <w:sz w:val="24"/>
          </w:rPr>
          <w:t xml:space="preserve">报告期内各期末，发行人流动比率分别为2.53、2.50和1.99，速动比率分别为1.95、1.97和1.60。报告期内各期末，发行人流动比率和速动比率均保持在合理的水平，说明发行人短期偿债能力较强。从流动资产结构来看，货币资金、应收账款、其他应收款和存货占比较高，公司对短期债务的覆盖能力较强，具备良好的短期偿债能力。</w:t>
        </w:r>
      </w:ins>
    </w:p>
    <w:p w14:paraId="21D609BA" w14:textId="64996DE2" w:rsidR="00A70294" w:rsidRPr="00875029" w:rsidRDefault="00A70294" w:rsidP="00A70294">
      <w:pPr>
        <w:spacing w:beforeLines="50" w:before="156" w:afterLines="50" w:after="156" w:line="360" w:lineRule="auto"/>
        <w:ind w:firstLineChars="200" w:firstLine="480"/>
        <w:rPr>
          <w:rFonts w:ascii="Times New Roman" w:hAnsi="Times New Roman"/>
          <w:sz w:val="24"/>
        </w:rPr>
      </w:pPr>
      <w:del w:id="1053" w:author="冯佳淇" w:date="2026-08-28T09:00:00Z">
        <w:r w:rsidRPr="00875029">
          <w:rPr>
            <w:rFonts w:ascii="Times New Roman" w:hAnsi="Times New Roman" w:hint="eastAsia"/>
            <w:sz w:val="24"/>
          </w:rPr>
          <w:delText>从长期偿债指标来看，报告期内各期末，公司资产负债率分别为</w:delText>
        </w:r>
        <w:r w:rsidR="0047642C" w:rsidRPr="00875029">
          <w:rPr>
            <w:rFonts w:ascii="Times New Roman" w:hAnsi="Times New Roman" w:hint="eastAsia"/>
            <w:sz w:val="24"/>
          </w:rPr>
          <w:delText>58.74</w:delText>
        </w:r>
        <w:r w:rsidRPr="00875029">
          <w:rPr>
            <w:rFonts w:ascii="Times New Roman" w:hAnsi="Times New Roman" w:hint="eastAsia"/>
            <w:sz w:val="24"/>
          </w:rPr>
          <w:delText>%</w:delText>
        </w:r>
        <w:r w:rsidRPr="00875029">
          <w:rPr>
            <w:rFonts w:ascii="Times New Roman" w:hAnsi="Times New Roman" w:hint="eastAsia"/>
            <w:sz w:val="24"/>
          </w:rPr>
          <w:delText>和</w:delText>
        </w:r>
        <w:r w:rsidR="00875029" w:rsidRPr="00875029">
          <w:rPr>
            <w:rFonts w:ascii="Times New Roman" w:hAnsi="Times New Roman"/>
            <w:sz w:val="24"/>
          </w:rPr>
          <w:delText>55.74</w:delText>
        </w:r>
        <w:r w:rsidRPr="00875029">
          <w:rPr>
            <w:rFonts w:ascii="Times New Roman" w:hAnsi="Times New Roman" w:hint="eastAsia"/>
            <w:sz w:val="24"/>
          </w:rPr>
          <w:delText>%</w:delText>
        </w:r>
        <w:r w:rsidRPr="00875029">
          <w:rPr>
            <w:rFonts w:ascii="Times New Roman" w:hAnsi="Times New Roman" w:hint="eastAsia"/>
            <w:sz w:val="24"/>
          </w:rPr>
          <w:delText>，整体保持在合理的水平。</w:delText>
        </w:r>
      </w:del>
      <w:ins w:id="1054" w:author="冯佳淇" w:date="2026-08-28T09:00:00Z">
        <w:r>
          <w:rPr>
            <w:rFonts w:ascii="Times New Roman" w:hAnsi="Times New Roman" w:hint="eastAsia"/>
            <w:sz w:val="24"/>
          </w:rPr>
          <w:t xml:space="preserve">从长期偿债指标来看，报告期内各期末，公司资产负债率分别为58.74%、55.74%和56.12%，整体保持在合理的水平。</w:t>
        </w:r>
      </w:ins>
    </w:p>
    <w:p w14:paraId="394DD1F5" w14:textId="7A4511D6" w:rsidR="0041769E" w:rsidRPr="00875029" w:rsidRDefault="00A70294" w:rsidP="00A70294">
      <w:pPr>
        <w:spacing w:beforeLines="50" w:before="156" w:afterLines="50" w:after="156" w:line="360" w:lineRule="auto"/>
        <w:ind w:firstLineChars="200" w:firstLine="480"/>
        <w:rPr>
          <w:rFonts w:ascii="Times New Roman" w:hAnsi="Times New Roman"/>
          <w:sz w:val="24"/>
        </w:rPr>
      </w:pPr>
      <w:del w:id="1055" w:author="冯佳淇" w:date="2026-08-28T09:00:00Z">
        <w:r w:rsidRPr="00875029">
          <w:rPr>
            <w:rFonts w:ascii="Times New Roman" w:hAnsi="Times New Roman" w:hint="eastAsia"/>
            <w:sz w:val="24"/>
          </w:rPr>
          <w:delText>最近两年，公司</w:delText>
        </w:r>
        <w:r w:rsidRPr="00875029">
          <w:rPr>
            <w:rFonts w:ascii="Times New Roman" w:hAnsi="Times New Roman" w:hint="eastAsia"/>
            <w:sz w:val="24"/>
          </w:rPr>
          <w:delText>EBITDA</w:delText>
        </w:r>
        <w:r w:rsidRPr="00875029">
          <w:rPr>
            <w:rFonts w:ascii="Times New Roman" w:hAnsi="Times New Roman" w:hint="eastAsia"/>
            <w:sz w:val="24"/>
          </w:rPr>
          <w:delText>分别为</w:delText>
        </w:r>
        <w:r w:rsidR="0047642C" w:rsidRPr="00875029">
          <w:rPr>
            <w:rFonts w:ascii="Times New Roman" w:hAnsi="Times New Roman" w:hint="eastAsia"/>
            <w:sz w:val="24"/>
          </w:rPr>
          <w:delText>13.32</w:delText>
        </w:r>
        <w:r w:rsidRPr="00875029">
          <w:rPr>
            <w:rFonts w:ascii="Times New Roman" w:hAnsi="Times New Roman" w:hint="eastAsia"/>
            <w:sz w:val="24"/>
          </w:rPr>
          <w:delText>亿元和</w:delText>
        </w:r>
        <w:r w:rsidR="00875029" w:rsidRPr="00875029">
          <w:rPr>
            <w:rFonts w:ascii="Times New Roman" w:hAnsi="Times New Roman"/>
            <w:sz w:val="24"/>
          </w:rPr>
          <w:delText>19.83</w:delText>
        </w:r>
        <w:r w:rsidRPr="00875029">
          <w:rPr>
            <w:rFonts w:ascii="Times New Roman" w:hAnsi="Times New Roman" w:hint="eastAsia"/>
            <w:sz w:val="24"/>
          </w:rPr>
          <w:delText>亿元，</w:delText>
        </w:r>
        <w:r w:rsidRPr="00875029">
          <w:rPr>
            <w:rFonts w:ascii="Times New Roman" w:hAnsi="Times New Roman" w:hint="eastAsia"/>
            <w:sz w:val="24"/>
          </w:rPr>
          <w:delText>EBITDA</w:delText>
        </w:r>
        <w:r w:rsidRPr="00875029">
          <w:rPr>
            <w:rFonts w:ascii="Times New Roman" w:hAnsi="Times New Roman" w:hint="eastAsia"/>
            <w:sz w:val="24"/>
          </w:rPr>
          <w:delText>利息保障倍数分别为</w:delText>
        </w:r>
        <w:r w:rsidR="0047642C" w:rsidRPr="00875029">
          <w:rPr>
            <w:rFonts w:ascii="Times New Roman" w:hAnsi="Times New Roman" w:hint="eastAsia"/>
            <w:sz w:val="24"/>
          </w:rPr>
          <w:delText>0.63</w:delText>
        </w:r>
        <w:r w:rsidRPr="00875029">
          <w:rPr>
            <w:rFonts w:ascii="Times New Roman" w:hAnsi="Times New Roman" w:hint="eastAsia"/>
            <w:sz w:val="24"/>
          </w:rPr>
          <w:delText>倍和</w:delText>
        </w:r>
        <w:r w:rsidR="00875029" w:rsidRPr="00875029">
          <w:rPr>
            <w:rFonts w:ascii="Times New Roman" w:hAnsi="Times New Roman"/>
            <w:sz w:val="24"/>
          </w:rPr>
          <w:delText>1.40</w:delText>
        </w:r>
        <w:r w:rsidRPr="00875029">
          <w:rPr>
            <w:rFonts w:ascii="Times New Roman" w:hAnsi="Times New Roman" w:hint="eastAsia"/>
            <w:sz w:val="24"/>
          </w:rPr>
          <w:delText>倍，</w:delText>
        </w:r>
        <w:r w:rsidR="00875029" w:rsidRPr="00875029">
          <w:rPr>
            <w:rFonts w:ascii="Times New Roman" w:hAnsi="Times New Roman" w:hint="eastAsia"/>
            <w:sz w:val="24"/>
          </w:rPr>
          <w:delText>报告期内</w:delText>
        </w:r>
        <w:r w:rsidRPr="00875029">
          <w:rPr>
            <w:rFonts w:ascii="Times New Roman" w:hAnsi="Times New Roman" w:hint="eastAsia"/>
            <w:sz w:val="24"/>
          </w:rPr>
          <w:delText>发行人</w:delText>
        </w:r>
        <w:r w:rsidRPr="00875029">
          <w:rPr>
            <w:rFonts w:ascii="Times New Roman" w:hAnsi="Times New Roman" w:hint="eastAsia"/>
            <w:sz w:val="24"/>
          </w:rPr>
          <w:delText>EBITDA</w:delText>
        </w:r>
        <w:r w:rsidRPr="00875029">
          <w:rPr>
            <w:rFonts w:ascii="Times New Roman" w:hAnsi="Times New Roman" w:hint="eastAsia"/>
            <w:sz w:val="24"/>
          </w:rPr>
          <w:delText>利息保障倍数</w:delText>
        </w:r>
        <w:r w:rsidR="00875029" w:rsidRPr="00875029">
          <w:rPr>
            <w:rFonts w:ascii="Times New Roman" w:hAnsi="Times New Roman" w:hint="eastAsia"/>
            <w:sz w:val="24"/>
          </w:rPr>
          <w:delText>显著提升</w:delText>
        </w:r>
        <w:r w:rsidRPr="00875029">
          <w:rPr>
            <w:rFonts w:ascii="Times New Roman" w:hAnsi="Times New Roman" w:hint="eastAsia"/>
            <w:sz w:val="24"/>
          </w:rPr>
          <w:delText>。</w:delText>
        </w:r>
      </w:del>
      <w:ins w:id="1056" w:author="冯佳淇" w:date="2026-08-28T09:00:00Z">
        <w:r>
          <w:rPr>
            <w:rFonts w:ascii="Times New Roman" w:hAnsi="Times New Roman" w:hint="eastAsia"/>
            <w:sz w:val="24"/>
          </w:rPr>
          <w:t xml:space="preserve">最近两年，公司EBITDA分别为13.32亿元和19.83亿元，EBITDA利息保障倍数分别为0.63倍和1.40倍，报告期内发行人EBITDA利息保障倍数显著提升。2026年6月末，发行人EBITDA及EBITDA利息保障倍数为</w:t>
        </w:r>
        <w:r>
          <w:rPr>
            <w:rFonts w:ascii="Times New Roman" w:hAnsi="Times New Roman" w:hint="eastAsia"/>
            <w:sz w:val="24"/>
            <w:highlight w:val="yellow"/>
          </w:rPr>
          <w:t xml:space="preserve">——</w:t>
        </w:r>
        <w:r>
          <w:rPr>
            <w:rFonts w:ascii="Times New Roman" w:hAnsi="Times New Roman" w:hint="eastAsia"/>
            <w:sz w:val="24"/>
          </w:rPr>
          <w:t xml:space="preserve">。</w:t>
        </w:r>
      </w:ins>
    </w:p>
    <w:p w14:paraId="208A7684" w14:textId="77777777"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bookmarkStart w:id="36" w:name="_Hlk184991725"/>
      <w:r w:rsidRPr="00875029">
        <w:rPr>
          <w:rFonts w:ascii="Times New Roman" w:hAnsi="Times New Roman" w:hint="eastAsia"/>
          <w:sz w:val="24"/>
        </w:rPr>
        <w:t>本期债券的偿债资金主要来源于发行人自身运营收入、通畅的外部融资渠道以及政府的有力支持。</w:t>
      </w:r>
    </w:p>
    <w:p w14:paraId="7AF159BA" w14:textId="60618162"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r w:rsidRPr="00875029">
        <w:rPr>
          <w:rFonts w:ascii="Times New Roman" w:hAnsi="Times New Roman" w:hint="eastAsia"/>
          <w:sz w:val="24"/>
        </w:rPr>
        <w:t>（</w:t>
      </w:r>
      <w:r w:rsidRPr="00875029">
        <w:rPr>
          <w:rFonts w:ascii="Times New Roman" w:hAnsi="Times New Roman" w:hint="eastAsia"/>
          <w:sz w:val="24"/>
        </w:rPr>
        <w:t>1</w:t>
      </w:r>
      <w:r w:rsidRPr="00875029">
        <w:rPr>
          <w:rFonts w:ascii="Times New Roman" w:hAnsi="Times New Roman" w:hint="eastAsia"/>
          <w:sz w:val="24"/>
        </w:rPr>
        <w:t>）发行人自身运营收入</w:t>
      </w:r>
    </w:p>
    <w:p w14:paraId="180C221E" w14:textId="466E2D85" w:rsidR="00A70294" w:rsidRPr="00875029" w:rsidRDefault="00A70294" w:rsidP="00A70294">
      <w:pPr>
        <w:widowControl/>
        <w:spacing w:beforeLines="50" w:before="156" w:afterLines="50" w:after="156" w:line="360" w:lineRule="auto"/>
        <w:ind w:firstLineChars="200" w:firstLine="480"/>
        <w:rPr>
          <w:rFonts w:ascii="Times New Roman" w:hAnsi="Times New Roman"/>
          <w:sz w:val="24"/>
        </w:rPr>
      </w:pPr>
      <w:del w:id="1057" w:author="冯佳淇" w:date="2026-08-28T09:00:00Z">
        <w:r w:rsidRPr="00875029">
          <w:rPr>
            <w:rFonts w:ascii="Times New Roman" w:hAnsi="Times New Roman" w:hint="eastAsia"/>
            <w:sz w:val="24"/>
          </w:rPr>
          <w:delText>报告期内，发行人分别实现营业收入</w:delText>
        </w:r>
        <w:r w:rsidR="0047642C" w:rsidRPr="00875029">
          <w:rPr>
            <w:rFonts w:ascii="Times New Roman" w:hAnsi="Times New Roman" w:hint="eastAsia"/>
            <w:sz w:val="24"/>
          </w:rPr>
          <w:delText>533,548.93</w:delText>
        </w:r>
        <w:r w:rsidRPr="00875029">
          <w:rPr>
            <w:rFonts w:ascii="Times New Roman" w:hAnsi="Times New Roman" w:hint="eastAsia"/>
            <w:sz w:val="24"/>
          </w:rPr>
          <w:delText>万元和</w:delText>
        </w:r>
        <w:r w:rsidR="00875029" w:rsidRPr="00875029">
          <w:rPr>
            <w:rFonts w:ascii="Times New Roman" w:hAnsi="Times New Roman"/>
            <w:sz w:val="24"/>
          </w:rPr>
          <w:delText>342,590.80</w:delText>
        </w:r>
        <w:r w:rsidRPr="00875029">
          <w:rPr>
            <w:rFonts w:ascii="Times New Roman" w:hAnsi="Times New Roman" w:hint="eastAsia"/>
            <w:sz w:val="24"/>
          </w:rPr>
          <w:delText>万元，实现归属于母公司所有者的净利润分别为</w:delText>
        </w:r>
        <w:r w:rsidR="0047642C" w:rsidRPr="00875029">
          <w:rPr>
            <w:rFonts w:ascii="Times New Roman" w:hAnsi="Times New Roman" w:hint="eastAsia"/>
            <w:sz w:val="24"/>
          </w:rPr>
          <w:delText>37,475.46</w:delText>
        </w:r>
        <w:r w:rsidRPr="00875029">
          <w:rPr>
            <w:rFonts w:ascii="Times New Roman" w:hAnsi="Times New Roman" w:hint="eastAsia"/>
            <w:sz w:val="24"/>
          </w:rPr>
          <w:delText>万元和</w:delText>
        </w:r>
        <w:r w:rsidR="00875029" w:rsidRPr="00875029">
          <w:rPr>
            <w:rFonts w:ascii="Times New Roman" w:hAnsi="Times New Roman"/>
            <w:sz w:val="24"/>
          </w:rPr>
          <w:delText>57,421.49</w:delText>
        </w:r>
        <w:r w:rsidRPr="00875029">
          <w:rPr>
            <w:rFonts w:ascii="Times New Roman" w:hAnsi="Times New Roman" w:hint="eastAsia"/>
            <w:sz w:val="24"/>
          </w:rPr>
          <w:delText>万元，能够为本期债券本息的支付提供一定保障。未来随着发行人业务运营的日渐成熟和业务规模的增长，将为本期债券的还本付息提供充分保障。总体来看，发行人良好稳定的经营业绩以及较为充裕的现金流将为本期债券本息偿付提供有力保障。</w:delText>
        </w:r>
      </w:del>
      <w:ins w:id="1058" w:author="冯佳淇" w:date="2026-08-28T09:00:00Z">
        <w:r>
          <w:rPr>
            <w:rFonts w:ascii="Times New Roman" w:hAnsi="Times New Roman" w:hint="eastAsia"/>
            <w:sz w:val="24"/>
          </w:rPr>
          <w:t xml:space="preserve">2024年、2025年和2026年1-6月，发行人分别实现营业收入533,548.93万元、342,590.80万元和102,774.90万元，实现归属于母公司所有者的净利润分别为37,475.46万元、57,421.49万元和16,646.40万元，能够为本期债券本息的支付提供一定保障。未来随着发行人业务运营的日渐成熟和业务规模的增长，将为本期债券的还本付息提供充分保障。总体来看，发行人良好稳定的经营业绩以及较为充裕的现金流将为本期债券本息偿付提供有力保障。</w:t>
        </w:r>
      </w:ins>
    </w:p>
    <w:p w14:paraId="2485A1F5" w14:textId="72C128E6"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t>（</w:t>
      </w:r>
      <w:r w:rsidRPr="0047642C">
        <w:rPr>
          <w:rFonts w:ascii="Times New Roman" w:hAnsi="Times New Roman" w:hint="eastAsia"/>
          <w:sz w:val="24"/>
        </w:rPr>
        <w:t>2</w:t>
      </w:r>
      <w:r w:rsidRPr="0047642C">
        <w:rPr>
          <w:rFonts w:ascii="Times New Roman" w:hAnsi="Times New Roman" w:hint="eastAsia"/>
          <w:sz w:val="24"/>
        </w:rPr>
        <w:t>）外部融资渠道</w:t>
      </w:r>
    </w:p>
    <w:p w14:paraId="35A2EB4D" w14:textId="34423221" w:rsidR="00A70294" w:rsidRPr="0001465D" w:rsidRDefault="00A70294" w:rsidP="00A70294">
      <w:pPr>
        <w:widowControl/>
        <w:spacing w:beforeLines="50" w:before="156" w:afterLines="50" w:after="156" w:line="360" w:lineRule="auto"/>
        <w:ind w:firstLineChars="200" w:firstLine="480"/>
        <w:rPr>
          <w:rFonts w:ascii="Times New Roman" w:hAnsi="Times New Roman"/>
          <w:sz w:val="24"/>
        </w:rPr>
      </w:pPr>
      <w:del w:id="1059" w:author="冯佳淇" w:date="2026-08-28T09:00:00Z">
        <w:r w:rsidRPr="0047642C">
          <w:rPr>
            <w:rFonts w:ascii="Times New Roman" w:hAnsi="Times New Roman" w:hint="eastAsia"/>
            <w:sz w:val="24"/>
          </w:rPr>
          <w:delText>发行人作为</w:delText>
        </w:r>
        <w:proofErr w:type="gramStart"/>
        <w:r w:rsidRPr="0047642C">
          <w:rPr>
            <w:rFonts w:ascii="Times New Roman" w:hAnsi="Times New Roman" w:hint="eastAsia"/>
            <w:sz w:val="24"/>
          </w:rPr>
          <w:delText>兖州区</w:delText>
        </w:r>
        <w:proofErr w:type="gramEnd"/>
        <w:r w:rsidRPr="0047642C">
          <w:rPr>
            <w:rFonts w:ascii="Times New Roman" w:hAnsi="Times New Roman" w:hint="eastAsia"/>
            <w:sz w:val="24"/>
          </w:rPr>
          <w:delText>最主要的城市基础设施投资、建设和运营主体，已与济宁银行、恒丰银行、中国农业发展银行、民生银行、光大银行、日照银行等多家大型金融机构建立了稳固、良好的合作关系，具备较强的融资能力。</w:delText>
        </w:r>
        <w:r w:rsidR="0001465D" w:rsidRPr="00542BA5">
          <w:rPr>
            <w:rFonts w:ascii="Times New Roman" w:hAnsi="Times New Roman"/>
            <w:sz w:val="24"/>
          </w:rPr>
          <w:delText>截至</w:delText>
        </w:r>
        <w:r w:rsidR="0001465D" w:rsidRPr="00542BA5">
          <w:rPr>
            <w:rFonts w:ascii="Times New Roman" w:hAnsi="Times New Roman"/>
            <w:sz w:val="24"/>
          </w:rPr>
          <w:delText>2025</w:delText>
        </w:r>
        <w:r w:rsidR="0001465D" w:rsidRPr="00542BA5">
          <w:rPr>
            <w:rFonts w:ascii="Times New Roman" w:hAnsi="Times New Roman"/>
            <w:sz w:val="24"/>
          </w:rPr>
          <w:delText>年末，发行人在各金融机构的授信额度总额为</w:delText>
        </w:r>
        <w:r w:rsidR="0001465D" w:rsidRPr="00542BA5">
          <w:rPr>
            <w:rFonts w:ascii="Times New Roman" w:hAnsi="Times New Roman"/>
            <w:sz w:val="24"/>
          </w:rPr>
          <w:delText>622,700.00</w:delText>
        </w:r>
        <w:r w:rsidR="0001465D" w:rsidRPr="00542BA5">
          <w:rPr>
            <w:rFonts w:ascii="Times New Roman" w:hAnsi="Times New Roman"/>
            <w:sz w:val="24"/>
          </w:rPr>
          <w:delText>万元，其中已使用额度为</w:delText>
        </w:r>
        <w:r w:rsidR="0001465D" w:rsidRPr="00542BA5">
          <w:rPr>
            <w:rFonts w:ascii="Times New Roman" w:hAnsi="Times New Roman"/>
            <w:sz w:val="24"/>
          </w:rPr>
          <w:delText>355,661.66</w:delText>
        </w:r>
        <w:r w:rsidR="0001465D" w:rsidRPr="00542BA5">
          <w:rPr>
            <w:rFonts w:ascii="Times New Roman" w:hAnsi="Times New Roman"/>
            <w:sz w:val="24"/>
          </w:rPr>
          <w:delText>万元，剩余授信余额为</w:delText>
        </w:r>
        <w:r w:rsidR="0001465D" w:rsidRPr="00542BA5">
          <w:rPr>
            <w:rFonts w:ascii="Times New Roman" w:hAnsi="Times New Roman"/>
            <w:sz w:val="24"/>
          </w:rPr>
          <w:delText>267,038.34</w:delText>
        </w:r>
        <w:r w:rsidR="0001465D" w:rsidRPr="00542BA5">
          <w:rPr>
            <w:rFonts w:ascii="Times New Roman" w:hAnsi="Times New Roman"/>
            <w:sz w:val="24"/>
          </w:rPr>
          <w:delText>万元</w:delText>
        </w:r>
        <w:r w:rsidRPr="0001465D">
          <w:rPr>
            <w:rFonts w:ascii="Times New Roman" w:hAnsi="Times New Roman" w:hint="eastAsia"/>
            <w:sz w:val="24"/>
          </w:rPr>
          <w:delText>。发行人良好的信用水平和较强的融资能力，为其业务拓展和本期债券按时足额兑付提供了有效的保障。</w:delText>
        </w:r>
      </w:del>
      <w:ins w:id="1060" w:author="冯佳淇" w:date="2026-08-28T09:00:00Z">
        <w:r>
          <w:rPr>
            <w:rFonts w:ascii="Times New Roman" w:hAnsi="Times New Roman" w:hint="eastAsia"/>
            <w:sz w:val="24"/>
          </w:rPr>
          <w:t xml:space="preserve">发行人作为兖州区最主要的城市基础设施投资、建设和运营主体，已与济宁银行、恒丰银行、中国农业发展银行、民生银行、光大银行、日照银行等多家大型金融机构建立了稳固、良好的合作关系，具备较强的融资能力。截至2026年6月末，发行人在各金融机构的授信额度总额为</w:t>
        </w:r>
        <w:r>
          <w:rPr>
            <w:rFonts w:ascii="Times New Roman" w:hAnsi="Times New Roman" w:hint="eastAsia"/>
            <w:sz w:val="24"/>
            <w:highlight w:val="yellow"/>
          </w:rPr>
          <w:t xml:space="preserve">——</w:t>
        </w:r>
        <w:r>
          <w:rPr>
            <w:rFonts w:ascii="Times New Roman" w:hAnsi="Times New Roman" w:hint="eastAsia"/>
            <w:sz w:val="24"/>
          </w:rPr>
          <w:t xml:space="preserve">万元，其中已使用额度为</w:t>
        </w:r>
        <w:r>
          <w:rPr>
            <w:rFonts w:ascii="Times New Roman" w:hAnsi="Times New Roman" w:hint="eastAsia"/>
            <w:sz w:val="24"/>
            <w:highlight w:val="yellow"/>
          </w:rPr>
          <w:t xml:space="preserve">——</w:t>
        </w:r>
        <w:r>
          <w:rPr>
            <w:rFonts w:ascii="Times New Roman" w:hAnsi="Times New Roman" w:hint="eastAsia"/>
            <w:sz w:val="24"/>
          </w:rPr>
          <w:t xml:space="preserve">万元，剩余授信余额为</w:t>
        </w:r>
        <w:r>
          <w:rPr>
            <w:rFonts w:ascii="Times New Roman" w:hAnsi="Times New Roman" w:hint="eastAsia"/>
            <w:sz w:val="24"/>
            <w:highlight w:val="yellow"/>
          </w:rPr>
          <w:t xml:space="preserve">——</w:t>
        </w:r>
        <w:r>
          <w:rPr>
            <w:rFonts w:ascii="Times New Roman" w:hAnsi="Times New Roman" w:hint="eastAsia"/>
            <w:sz w:val="24"/>
          </w:rPr>
          <w:t xml:space="preserve">万元。发行人良好的信用水平和较强的融资能力，为其业务拓展和本期债券按时足额兑付提供了有效的保障。</w:t>
        </w:r>
      </w:ins>
    </w:p>
    <w:p w14:paraId="4629C4C2" w14:textId="14259D16"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t>（</w:t>
      </w:r>
      <w:r w:rsidRPr="0047642C">
        <w:rPr>
          <w:rFonts w:ascii="Times New Roman" w:hAnsi="Times New Roman" w:hint="eastAsia"/>
          <w:sz w:val="24"/>
        </w:rPr>
        <w:t>3</w:t>
      </w:r>
      <w:r w:rsidRPr="0047642C">
        <w:rPr>
          <w:rFonts w:ascii="Times New Roman" w:hAnsi="Times New Roman" w:hint="eastAsia"/>
          <w:sz w:val="24"/>
        </w:rPr>
        <w:t>）政府的有力支持</w:t>
      </w:r>
    </w:p>
    <w:p w14:paraId="4B6E33DF" w14:textId="77777777" w:rsidR="00A70294" w:rsidRPr="0047642C" w:rsidRDefault="00A70294" w:rsidP="00A70294">
      <w:pPr>
        <w:widowControl/>
        <w:spacing w:beforeLines="50" w:before="156" w:afterLines="50" w:after="156" w:line="360" w:lineRule="auto"/>
        <w:ind w:firstLineChars="200" w:firstLine="480"/>
        <w:rPr>
          <w:rFonts w:ascii="Times New Roman" w:hAnsi="Times New Roman"/>
          <w:sz w:val="24"/>
        </w:rPr>
      </w:pPr>
      <w:r w:rsidRPr="0047642C">
        <w:rPr>
          <w:rFonts w:ascii="Times New Roman" w:hAnsi="Times New Roman" w:hint="eastAsia"/>
          <w:sz w:val="24"/>
        </w:rPr>
        <w:lastRenderedPageBreak/>
        <w:t>发行人作为</w:t>
      </w:r>
      <w:proofErr w:type="gramStart"/>
      <w:r w:rsidRPr="0047642C">
        <w:rPr>
          <w:rFonts w:ascii="Times New Roman" w:hAnsi="Times New Roman" w:hint="eastAsia"/>
          <w:sz w:val="24"/>
        </w:rPr>
        <w:t>兖州区</w:t>
      </w:r>
      <w:proofErr w:type="gramEnd"/>
      <w:r w:rsidRPr="0047642C">
        <w:rPr>
          <w:rFonts w:ascii="Times New Roman" w:hAnsi="Times New Roman" w:hint="eastAsia"/>
          <w:sz w:val="24"/>
        </w:rPr>
        <w:t>最主要的城市基础设施投资、建设和运营主体，承担大型项目的资金筹措、建设和管理任务，业务具有较强的区域专营性，在</w:t>
      </w:r>
      <w:proofErr w:type="gramStart"/>
      <w:r w:rsidRPr="0047642C">
        <w:rPr>
          <w:rFonts w:ascii="Times New Roman" w:hAnsi="Times New Roman" w:hint="eastAsia"/>
          <w:sz w:val="24"/>
        </w:rPr>
        <w:t>兖州区</w:t>
      </w:r>
      <w:proofErr w:type="gramEnd"/>
      <w:r w:rsidRPr="0047642C">
        <w:rPr>
          <w:rFonts w:ascii="Times New Roman" w:hAnsi="Times New Roman" w:hint="eastAsia"/>
          <w:sz w:val="24"/>
        </w:rPr>
        <w:t>城市建设和经济发展中发挥着不可替代的作用，在资金、土地资源、项目资源、投融资管理、税收优惠等诸多方面得到政府方面的大力支持，同时，为支持发行人的发展，当地政府持续对发行人提供资源整合、资产划拨和财政补贴等方面的有力支持。</w:t>
      </w:r>
    </w:p>
    <w:bookmarkEnd w:id="36"/>
    <w:p w14:paraId="634E98A3" w14:textId="77777777" w:rsidR="00CE246C" w:rsidRPr="0047642C"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7642C">
        <w:rPr>
          <w:rFonts w:ascii="Times New Roman" w:eastAsia="黑体" w:hAnsi="Times New Roman"/>
          <w:b/>
          <w:bCs/>
          <w:sz w:val="28"/>
          <w:szCs w:val="28"/>
        </w:rPr>
        <w:t>债券担保情况</w:t>
      </w:r>
    </w:p>
    <w:p w14:paraId="20C40C4E" w14:textId="08763E10" w:rsidR="009F69CE" w:rsidRPr="0047642C" w:rsidRDefault="009F69CE" w:rsidP="009F69CE">
      <w:pPr>
        <w:widowControl/>
        <w:spacing w:after="160" w:line="360" w:lineRule="auto"/>
        <w:ind w:firstLineChars="200" w:firstLine="480"/>
        <w:jc w:val="left"/>
        <w:rPr>
          <w:rFonts w:ascii="Times New Roman" w:hAnsi="Times New Roman"/>
          <w:color w:val="000000"/>
          <w:kern w:val="0"/>
          <w:sz w:val="24"/>
        </w:rPr>
      </w:pPr>
      <w:del w:id="1061" w:author="冯佳淇" w:date="2026-08-28T09:00:00Z">
        <w:r w:rsidRPr="0047642C">
          <w:rPr>
            <w:rFonts w:ascii="Times New Roman" w:hAnsi="Times New Roman"/>
            <w:color w:val="000000"/>
            <w:kern w:val="0"/>
            <w:sz w:val="24"/>
          </w:rPr>
          <w:delText>本次债券</w:delText>
        </w:r>
        <w:r w:rsidR="00A70294" w:rsidRPr="0047642C">
          <w:rPr>
            <w:rFonts w:ascii="Times New Roman" w:hAnsi="Times New Roman" w:hint="eastAsia"/>
            <w:color w:val="000000"/>
            <w:kern w:val="0"/>
            <w:sz w:val="24"/>
          </w:rPr>
          <w:delText>无担保</w:delText>
        </w:r>
        <w:r w:rsidRPr="0047642C">
          <w:rPr>
            <w:rFonts w:ascii="Times New Roman" w:hAnsi="Times New Roman"/>
            <w:color w:val="000000"/>
            <w:kern w:val="0"/>
            <w:sz w:val="24"/>
          </w:rPr>
          <w:delText>。</w:delText>
        </w:r>
      </w:del>
      <w:ins w:id="1062" w:author="冯佳淇" w:date="2026-08-28T09:00:00Z">
        <w:r>
          <w:rPr>
            <w:rFonts w:ascii="Times New Roman" w:hAnsi="Times New Roman"/>
            <w:color w:val="000000"/>
            <w:kern w:val="0"/>
            <w:sz w:val="24"/>
          </w:rPr>
          <w:t xml:space="preserve">本次债券不设定增信措施。</w:t>
        </w:r>
      </w:ins>
    </w:p>
    <w:p w14:paraId="6994F0C9" w14:textId="77777777" w:rsidR="00CE246C" w:rsidRPr="00B5762D"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B5762D">
        <w:rPr>
          <w:rFonts w:ascii="Times New Roman" w:eastAsia="黑体" w:hAnsi="Times New Roman"/>
          <w:b/>
          <w:bCs/>
          <w:sz w:val="28"/>
          <w:szCs w:val="28"/>
        </w:rPr>
        <w:t>本期债券募集资金用途</w:t>
      </w:r>
    </w:p>
    <w:p w14:paraId="7CA56320" w14:textId="77777777" w:rsidR="009F69CE" w:rsidRPr="00B5762D" w:rsidRDefault="009F69CE" w:rsidP="009F69CE">
      <w:pPr>
        <w:spacing w:line="360" w:lineRule="auto"/>
        <w:ind w:firstLine="480"/>
        <w:rPr>
          <w:rFonts w:ascii="Times New Roman" w:eastAsia="PMingLiU" w:hAnsi="Times New Roman"/>
          <w:kern w:val="0"/>
          <w:sz w:val="24"/>
          <w:lang w:val="zh-TW" w:eastAsia="zh-TW"/>
        </w:rPr>
      </w:pPr>
      <w:del w:id="1063" w:author="冯佳淇" w:date="2026-08-28T09:00:00Z">
        <w:bookmarkStart w:id="37" w:name="_Hlk114066956"/>
        <w:r w:rsidRPr="00B5762D">
          <w:rPr>
            <w:rFonts w:ascii="Times New Roman" w:hAnsi="Times New Roman" w:hint="eastAsia"/>
            <w:kern w:val="0"/>
            <w:sz w:val="24"/>
            <w:lang w:val="zh-TW" w:eastAsia="zh-TW"/>
          </w:rPr>
          <w:delText>本次公司债券募集资金扣除发行费用后</w:delText>
        </w:r>
        <w:r w:rsidRPr="00B5762D">
          <w:rPr>
            <w:rFonts w:ascii="Times New Roman" w:hAnsi="Times New Roman" w:hint="eastAsia"/>
            <w:kern w:val="0"/>
            <w:sz w:val="24"/>
            <w:lang w:val="zh-TW"/>
          </w:rPr>
          <w:delText>，</w:delText>
        </w:r>
        <w:bookmarkStart w:id="38" w:name="_Hlk185408628"/>
        <w:r w:rsidRPr="00B5762D">
          <w:rPr>
            <w:rFonts w:ascii="Times New Roman" w:hAnsi="Times New Roman" w:hint="eastAsia"/>
            <w:kern w:val="0"/>
            <w:sz w:val="24"/>
            <w:lang w:val="zh-TW" w:eastAsia="zh-TW"/>
          </w:rPr>
          <w:delText>全部</w:delText>
        </w:r>
        <w:r w:rsidRPr="00B5762D">
          <w:rPr>
            <w:rFonts w:ascii="Times New Roman" w:hAnsi="Times New Roman"/>
            <w:kern w:val="0"/>
            <w:sz w:val="24"/>
            <w:lang w:val="zh-TW" w:eastAsia="zh-TW"/>
          </w:rPr>
          <w:delText>用于偿还公司债券</w:delText>
        </w:r>
        <w:r w:rsidRPr="00B5762D">
          <w:rPr>
            <w:rFonts w:ascii="Times New Roman" w:hAnsi="Times New Roman" w:hint="eastAsia"/>
            <w:kern w:val="0"/>
            <w:sz w:val="24"/>
            <w:lang w:val="zh-TW" w:eastAsia="zh-TW"/>
          </w:rPr>
          <w:delText>本金</w:delText>
        </w:r>
        <w:bookmarkStart w:id="39" w:name="_Hlk185408702"/>
        <w:bookmarkEnd w:id="38"/>
        <w:r w:rsidRPr="00B5762D">
          <w:rPr>
            <w:rFonts w:ascii="Times New Roman" w:hAnsi="Times New Roman" w:hint="eastAsia"/>
            <w:kern w:val="0"/>
            <w:sz w:val="24"/>
            <w:lang w:val="zh-TW"/>
          </w:rPr>
          <w:delText>。</w:delText>
        </w:r>
        <w:r w:rsidRPr="00B5762D">
          <w:rPr>
            <w:rFonts w:ascii="Times New Roman" w:hAnsi="Times New Roman"/>
            <w:kern w:val="0"/>
            <w:sz w:val="24"/>
            <w:lang w:val="zh-TW" w:eastAsia="zh-TW"/>
          </w:rPr>
          <w:delText>明细如下：</w:delText>
        </w:r>
        <w:bookmarkEnd w:id="37"/>
      </w:del>
      <w:ins w:id="1064" w:author="冯佳淇" w:date="2026-08-28T09:00:00Z">
        <w:r>
          <w:rPr>
            <w:rFonts w:ascii="Times New Roman" w:hAnsi="Times New Roman" w:hint="eastAsia"/>
            <w:kern w:val="0"/>
            <w:sz w:val="24"/>
            <w:lang w:val="zh-TW" w:eastAsia="zh-TW"/>
          </w:rPr>
          <w:t xml:space="preserve">本次公司债券募集资金扣除发行费用后，拟全部用于偿还公司债券本金。发行人承诺，本次债券不用于偿还公司到期公司债券本金以外用途。发行人承诺本次债券募集资金用途与其他项目不存在重复。发行人承诺本次非公开发行公司债券不涉及新增地方政府债务，募集资金不用于偿还地方政府债务或不产生经营性收入的公益性项目。明细如下：</w:t>
        </w:r>
      </w:ins>
    </w:p>
    <w:bookmarkEnd w:id="39"/>
    <w:p w14:paraId="6FD8C692" w14:textId="77777777" w:rsidR="009F69CE" w:rsidRPr="00B5762D" w:rsidRDefault="009F69CE" w:rsidP="009F69CE">
      <w:pPr>
        <w:spacing w:line="360" w:lineRule="auto"/>
        <w:jc w:val="center"/>
        <w:rPr>
          <w:rFonts w:ascii="Times New Roman" w:eastAsia="PMingLiU" w:hAnsi="Times New Roman"/>
          <w:b/>
          <w:bCs/>
          <w:kern w:val="0"/>
          <w:szCs w:val="21"/>
          <w:lang w:val="zh-TW" w:eastAsia="zh-TW"/>
        </w:rPr>
      </w:pPr>
      <w:r w:rsidRPr="00B5762D">
        <w:rPr>
          <w:rFonts w:ascii="Times New Roman" w:hAnsi="Times New Roman" w:hint="eastAsia"/>
          <w:b/>
          <w:bCs/>
          <w:kern w:val="0"/>
          <w:szCs w:val="21"/>
          <w:lang w:val="zh-TW" w:eastAsia="zh-TW"/>
        </w:rPr>
        <w:t>表：</w:t>
      </w:r>
      <w:bookmarkStart w:id="40" w:name="_Hlk185408714"/>
      <w:r w:rsidRPr="00B5762D">
        <w:rPr>
          <w:rFonts w:ascii="Times New Roman" w:hAnsi="Times New Roman" w:hint="eastAsia"/>
          <w:b/>
          <w:bCs/>
          <w:kern w:val="0"/>
          <w:szCs w:val="21"/>
          <w:lang w:val="zh-TW" w:eastAsia="zh-TW"/>
        </w:rPr>
        <w:t>本次债券募集资金用途</w:t>
      </w:r>
      <w:bookmarkEnd w:id="40"/>
    </w:p>
    <w:p w14:paraId="6A46CA4B" w14:textId="288CAC46" w:rsidR="009F69CE" w:rsidRPr="00B5762D" w:rsidRDefault="009F69CE" w:rsidP="009F69CE">
      <w:pPr>
        <w:spacing w:line="360" w:lineRule="auto"/>
        <w:ind w:firstLine="420"/>
        <w:jc w:val="right"/>
        <w:rPr>
          <w:rFonts w:ascii="Times New Roman" w:hAnsi="Times New Roman"/>
          <w:kern w:val="0"/>
          <w:szCs w:val="21"/>
          <w:lang w:val="zh-TW"/>
        </w:rPr>
      </w:pPr>
      <w:bookmarkStart w:id="41" w:name="_Hlk185408722"/>
      <w:r w:rsidRPr="00B5762D">
        <w:rPr>
          <w:rFonts w:ascii="Times New Roman" w:hAnsi="Times New Roman" w:hint="eastAsia"/>
          <w:kern w:val="0"/>
          <w:szCs w:val="21"/>
          <w:lang w:val="zh-TW" w:eastAsia="zh-TW"/>
        </w:rPr>
        <w:t>单位：亿元、</w:t>
      </w:r>
      <w:r w:rsidRPr="00B5762D">
        <w:rPr>
          <w:rFonts w:ascii="Times New Roman" w:hAnsi="Times New Roman" w:hint="eastAsia"/>
          <w:kern w:val="0"/>
          <w:szCs w:val="21"/>
          <w:lang w:val="zh-TW"/>
        </w:rPr>
        <w:t>%</w:t>
      </w:r>
    </w:p>
    <w:tbl>
      <w:tblPr>
        <w:tblW w:w="9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191"/>
        <w:gridCol w:w="2268"/>
        <w:gridCol w:w="1361"/>
        <w:gridCol w:w="1361"/>
        <w:gridCol w:w="1361"/>
        <w:gridCol w:w="1191"/>
      </w:tblGrid>
      <w:tr w:rsidR="00DE567C" w:rsidRPr="00B5762D" w14:paraId="74402600" w14:textId="77777777" w:rsidTr="00DE567C">
        <w:trPr>
          <w:trHeight w:val="312"/>
          <w:jc w:val="center"/>
        </w:trPr>
        <w:tc>
          <w:tcPr>
            <w:tcW w:w="1247" w:type="dxa"/>
            <w:noWrap/>
            <w:vAlign w:val="bottom"/>
            <w:hideMark/>
          </w:tcPr>
          <w:p w14:paraId="25401A02"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证券名称</w:t>
            </w:r>
          </w:p>
        </w:tc>
        <w:tc>
          <w:tcPr>
            <w:tcW w:w="1191" w:type="dxa"/>
            <w:noWrap/>
            <w:vAlign w:val="bottom"/>
            <w:hideMark/>
          </w:tcPr>
          <w:p w14:paraId="27328CBB" w14:textId="26B929FE"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债券余额</w:t>
            </w:r>
          </w:p>
        </w:tc>
        <w:tc>
          <w:tcPr>
            <w:tcW w:w="2268" w:type="dxa"/>
            <w:noWrap/>
            <w:vAlign w:val="bottom"/>
            <w:hideMark/>
          </w:tcPr>
          <w:p w14:paraId="594D98C8"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证券类别</w:t>
            </w:r>
          </w:p>
        </w:tc>
        <w:tc>
          <w:tcPr>
            <w:tcW w:w="1361" w:type="dxa"/>
            <w:noWrap/>
            <w:vAlign w:val="bottom"/>
            <w:hideMark/>
          </w:tcPr>
          <w:p w14:paraId="10EB0900"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起息日</w:t>
            </w:r>
          </w:p>
        </w:tc>
        <w:tc>
          <w:tcPr>
            <w:tcW w:w="1361" w:type="dxa"/>
            <w:noWrap/>
            <w:vAlign w:val="bottom"/>
            <w:hideMark/>
          </w:tcPr>
          <w:p w14:paraId="23C4FE66"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回售日期</w:t>
            </w:r>
          </w:p>
        </w:tc>
        <w:tc>
          <w:tcPr>
            <w:tcW w:w="1361" w:type="dxa"/>
            <w:noWrap/>
            <w:vAlign w:val="bottom"/>
            <w:hideMark/>
          </w:tcPr>
          <w:p w14:paraId="576047C6"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到期日</w:t>
            </w:r>
          </w:p>
        </w:tc>
        <w:tc>
          <w:tcPr>
            <w:tcW w:w="1191" w:type="dxa"/>
            <w:noWrap/>
            <w:vAlign w:val="bottom"/>
            <w:hideMark/>
          </w:tcPr>
          <w:p w14:paraId="23AE6407" w14:textId="77777777" w:rsidR="00905433" w:rsidRPr="00B5762D" w:rsidRDefault="00905433" w:rsidP="00905433">
            <w:pPr>
              <w:widowControl/>
              <w:jc w:val="center"/>
              <w:rPr>
                <w:rFonts w:ascii="Times New Roman" w:hAnsi="Times New Roman" w:cs="宋体"/>
                <w:b/>
                <w:bCs/>
                <w:color w:val="000000"/>
                <w:kern w:val="0"/>
                <w:sz w:val="24"/>
              </w:rPr>
            </w:pPr>
            <w:r w:rsidRPr="00B5762D">
              <w:rPr>
                <w:rFonts w:ascii="Times New Roman" w:hAnsi="Times New Roman" w:cs="宋体" w:hint="eastAsia"/>
                <w:b/>
                <w:bCs/>
                <w:color w:val="000000"/>
                <w:kern w:val="0"/>
                <w:sz w:val="24"/>
              </w:rPr>
              <w:t>发行利率</w:t>
            </w:r>
          </w:p>
        </w:tc>
      </w:tr>
      <w:tr w:rsidR="00DE567C" w:rsidRPr="00B5762D" w14:paraId="7C85D38E" w14:textId="77777777" w:rsidTr="00DE567C">
        <w:trPr>
          <w:trHeight w:val="288"/>
          <w:jc w:val="center"/>
        </w:trPr>
        <w:tc>
          <w:tcPr>
            <w:tcW w:w="1247" w:type="dxa"/>
            <w:noWrap/>
            <w:vAlign w:val="bottom"/>
            <w:hideMark/>
          </w:tcPr>
          <w:p w14:paraId="5BFEB673"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24</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55AA3BB5"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3.10</w:t>
            </w:r>
          </w:p>
        </w:tc>
        <w:tc>
          <w:tcPr>
            <w:tcW w:w="2268" w:type="dxa"/>
            <w:noWrap/>
            <w:vAlign w:val="bottom"/>
            <w:hideMark/>
          </w:tcPr>
          <w:p w14:paraId="7EC1781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5F29661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2024-04-25</w:t>
            </w:r>
          </w:p>
        </w:tc>
        <w:tc>
          <w:tcPr>
            <w:tcW w:w="1361" w:type="dxa"/>
            <w:noWrap/>
            <w:vAlign w:val="bottom"/>
            <w:hideMark/>
          </w:tcPr>
          <w:p w14:paraId="523F83A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2027-04-25</w:t>
            </w:r>
          </w:p>
        </w:tc>
        <w:tc>
          <w:tcPr>
            <w:tcW w:w="1361" w:type="dxa"/>
            <w:noWrap/>
            <w:vAlign w:val="bottom"/>
            <w:hideMark/>
          </w:tcPr>
          <w:p w14:paraId="69AAC06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2029-04-25</w:t>
            </w:r>
          </w:p>
        </w:tc>
        <w:tc>
          <w:tcPr>
            <w:tcW w:w="1191" w:type="dxa"/>
            <w:noWrap/>
            <w:vAlign w:val="bottom"/>
            <w:hideMark/>
          </w:tcPr>
          <w:p w14:paraId="56A46A10" w14:textId="2E29A83C"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4.30</w:t>
            </w:r>
          </w:p>
        </w:tc>
      </w:tr>
      <w:tr w:rsidR="00DE567C" w:rsidRPr="00B5762D" w14:paraId="5F6CCBC9" w14:textId="77777777" w:rsidTr="00DE567C">
        <w:trPr>
          <w:trHeight w:val="288"/>
          <w:jc w:val="center"/>
        </w:trPr>
        <w:tc>
          <w:tcPr>
            <w:tcW w:w="1247" w:type="dxa"/>
            <w:noWrap/>
            <w:vAlign w:val="bottom"/>
            <w:hideMark/>
          </w:tcPr>
          <w:p w14:paraId="3511F66F"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23</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0D27BFF1" w14:textId="77777777" w:rsidR="00905433" w:rsidRPr="00B5762D" w:rsidRDefault="00905433" w:rsidP="00905433">
            <w:pPr>
              <w:widowControl/>
              <w:jc w:val="center"/>
              <w:rPr>
                <w:rFonts w:ascii="Times New Roman" w:hAnsi="Times New Roman" w:cs="宋体"/>
                <w:color w:val="000000"/>
                <w:kern w:val="0"/>
                <w:sz w:val="22"/>
                <w:szCs w:val="22"/>
              </w:rPr>
            </w:pPr>
            <w:del w:id="1407" w:author="冯佳淇" w:date="2026-08-28T09:00:00Z">
              <w:r w:rsidRPr="00B5762D">
                <w:rPr>
                  <w:rFonts w:ascii="Times New Roman" w:hAnsi="Times New Roman" w:cs="宋体" w:hint="eastAsia"/>
                  <w:color w:val="000000"/>
                  <w:kern w:val="0"/>
                  <w:sz w:val="22"/>
                  <w:szCs w:val="22"/>
                </w:rPr>
                <w:delText>0.38</w:delText>
              </w:r>
            </w:del>
            <w:ins w:id="1408" w:author="冯佳淇" w:date="2026-08-28T09:00:00Z">
              <w:r>
                <w:rPr>
                  <w:rFonts w:ascii="Times New Roman" w:hAnsi="Times New Roman" w:cs="宋体" w:hint="eastAsia"/>
                  <w:color w:val="000000"/>
                  <w:kern w:val="0"/>
                  <w:sz w:val="22"/>
                  <w:szCs w:val="22"/>
                </w:rPr>
                <w:t xml:space="preserve">0.378</w:t>
              </w:r>
            </w:ins>
          </w:p>
        </w:tc>
        <w:tc>
          <w:tcPr>
            <w:tcW w:w="2268" w:type="dxa"/>
            <w:noWrap/>
            <w:vAlign w:val="bottom"/>
            <w:hideMark/>
          </w:tcPr>
          <w:p w14:paraId="48FB3C32"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6941141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2023-03-14</w:t>
            </w:r>
          </w:p>
        </w:tc>
        <w:tc>
          <w:tcPr>
            <w:tcW w:w="1361" w:type="dxa"/>
            <w:noWrap/>
            <w:vAlign w:val="bottom"/>
            <w:hideMark/>
          </w:tcPr>
          <w:p w14:paraId="00ADA775" w14:textId="77777777" w:rsidR="00905433" w:rsidRPr="00B5762D" w:rsidRDefault="00905433" w:rsidP="00905433">
            <w:pPr>
              <w:widowControl/>
              <w:jc w:val="center"/>
              <w:rPr>
                <w:rFonts w:ascii="Times New Roman" w:hAnsi="Times New Roman" w:cs="宋体"/>
                <w:color w:val="000000"/>
                <w:kern w:val="0"/>
                <w:sz w:val="22"/>
                <w:szCs w:val="22"/>
              </w:rPr>
            </w:pPr>
            <w:del w:id="1409" w:author="冯佳淇" w:date="2026-08-28T09:00:00Z">
              <w:r w:rsidRPr="00B5762D">
                <w:rPr>
                  <w:rFonts w:ascii="Times New Roman" w:hAnsi="Times New Roman" w:cs="宋体" w:hint="eastAsia"/>
                  <w:color w:val="000000"/>
                  <w:kern w:val="0"/>
                  <w:sz w:val="22"/>
                  <w:szCs w:val="22"/>
                </w:rPr>
                <w:delText>2027-3-14</w:delText>
              </w:r>
            </w:del>
            <w:ins w:id="1410" w:author="冯佳淇" w:date="2026-08-28T09:00:00Z">
              <w:r>
                <w:rPr>
                  <w:rFonts w:ascii="Times New Roman" w:hAnsi="Times New Roman" w:cs="宋体" w:hint="eastAsia"/>
                  <w:color w:val="000000"/>
                  <w:kern w:val="0"/>
                  <w:sz w:val="22"/>
                  <w:szCs w:val="22"/>
                </w:rPr>
                <w:t xml:space="preserve">2025-03-14、2027-03-14</w:t>
              </w:r>
            </w:ins>
          </w:p>
        </w:tc>
        <w:tc>
          <w:tcPr>
            <w:tcW w:w="1361" w:type="dxa"/>
            <w:noWrap/>
            <w:vAlign w:val="bottom"/>
            <w:hideMark/>
          </w:tcPr>
          <w:p w14:paraId="20FDDDD7"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2028-03-14</w:t>
            </w:r>
          </w:p>
        </w:tc>
        <w:tc>
          <w:tcPr>
            <w:tcW w:w="1191" w:type="dxa"/>
            <w:noWrap/>
            <w:vAlign w:val="bottom"/>
            <w:hideMark/>
          </w:tcPr>
          <w:p w14:paraId="46344CA2" w14:textId="0F27C08B"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6.80</w:t>
            </w:r>
          </w:p>
        </w:tc>
      </w:tr>
      <w:tr w:rsidR="00DE567C" w:rsidRPr="00B5762D" w14:paraId="1438C173" w14:textId="77777777" w:rsidTr="00DE567C">
        <w:trPr>
          <w:trHeight w:val="288"/>
          <w:jc w:val="center"/>
        </w:trPr>
        <w:tc>
          <w:tcPr>
            <w:tcW w:w="1247" w:type="dxa"/>
            <w:noWrap/>
            <w:vAlign w:val="bottom"/>
            <w:hideMark/>
          </w:tcPr>
          <w:p w14:paraId="6BD2D9F3"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22</w:t>
            </w:r>
            <w:r w:rsidRPr="00B5762D">
              <w:rPr>
                <w:rFonts w:ascii="Times New Roman" w:hAnsi="Times New Roman" w:cs="宋体" w:hint="eastAsia"/>
                <w:color w:val="000000"/>
                <w:kern w:val="0"/>
                <w:sz w:val="22"/>
                <w:szCs w:val="22"/>
              </w:rPr>
              <w:t>兖州</w:t>
            </w:r>
            <w:r w:rsidRPr="00B5762D">
              <w:rPr>
                <w:rFonts w:ascii="Times New Roman" w:hAnsi="Times New Roman" w:cs="宋体" w:hint="eastAsia"/>
                <w:color w:val="000000"/>
                <w:kern w:val="0"/>
                <w:sz w:val="22"/>
                <w:szCs w:val="22"/>
              </w:rPr>
              <w:t>01</w:t>
            </w:r>
          </w:p>
        </w:tc>
        <w:tc>
          <w:tcPr>
            <w:tcW w:w="1191" w:type="dxa"/>
            <w:noWrap/>
            <w:vAlign w:val="bottom"/>
            <w:hideMark/>
          </w:tcPr>
          <w:p w14:paraId="130029C1"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1.40</w:t>
            </w:r>
          </w:p>
        </w:tc>
        <w:tc>
          <w:tcPr>
            <w:tcW w:w="2268" w:type="dxa"/>
            <w:noWrap/>
            <w:vAlign w:val="bottom"/>
            <w:hideMark/>
          </w:tcPr>
          <w:p w14:paraId="084E88F0"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非公开发行公司债券</w:t>
            </w:r>
          </w:p>
        </w:tc>
        <w:tc>
          <w:tcPr>
            <w:tcW w:w="1361" w:type="dxa"/>
            <w:noWrap/>
            <w:vAlign w:val="bottom"/>
            <w:hideMark/>
          </w:tcPr>
          <w:p w14:paraId="47E81F07"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2022-05-24</w:t>
            </w:r>
          </w:p>
        </w:tc>
        <w:tc>
          <w:tcPr>
            <w:tcW w:w="1361" w:type="dxa"/>
            <w:noWrap/>
            <w:vAlign w:val="bottom"/>
            <w:hideMark/>
          </w:tcPr>
          <w:p w14:paraId="2EFB2018" w14:textId="77777777" w:rsidR="00905433" w:rsidRPr="00B5762D" w:rsidRDefault="00905433" w:rsidP="00905433">
            <w:pPr>
              <w:widowControl/>
              <w:jc w:val="center"/>
              <w:rPr>
                <w:rFonts w:ascii="Times New Roman" w:hAnsi="Times New Roman" w:cs="宋体"/>
                <w:color w:val="000000"/>
                <w:kern w:val="0"/>
                <w:sz w:val="22"/>
                <w:szCs w:val="22"/>
              </w:rPr>
            </w:pPr>
            <w:del w:id="1411" w:author="冯佳淇" w:date="2026-08-28T09:00:00Z">
              <w:r w:rsidRPr="00B5762D">
                <w:rPr>
                  <w:rFonts w:ascii="Times New Roman" w:hAnsi="Times New Roman" w:cs="宋体" w:hint="eastAsia"/>
                  <w:color w:val="000000"/>
                  <w:kern w:val="0"/>
                  <w:sz w:val="22"/>
                  <w:szCs w:val="22"/>
                </w:rPr>
                <w:delText>2026-5-24</w:delText>
              </w:r>
            </w:del>
            <w:ins w:id="1412" w:author="冯佳淇" w:date="2026-08-28T09:00:00Z">
              <w:r>
                <w:rPr>
                  <w:rFonts w:ascii="Times New Roman" w:hAnsi="Times New Roman" w:cs="宋体" w:hint="eastAsia"/>
                  <w:color w:val="000000"/>
                  <w:kern w:val="0"/>
                  <w:sz w:val="22"/>
                  <w:szCs w:val="22"/>
                </w:rPr>
                <w:t xml:space="preserve">2024-05-24、2026-05-24</w:t>
              </w:r>
            </w:ins>
          </w:p>
        </w:tc>
        <w:tc>
          <w:tcPr>
            <w:tcW w:w="1361" w:type="dxa"/>
            <w:noWrap/>
            <w:vAlign w:val="bottom"/>
            <w:hideMark/>
          </w:tcPr>
          <w:p w14:paraId="730AF64F"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2027-05-24</w:t>
            </w:r>
          </w:p>
        </w:tc>
        <w:tc>
          <w:tcPr>
            <w:tcW w:w="1191" w:type="dxa"/>
            <w:noWrap/>
            <w:vAlign w:val="bottom"/>
            <w:hideMark/>
          </w:tcPr>
          <w:p w14:paraId="06981A61" w14:textId="03125790"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7.30</w:t>
            </w:r>
          </w:p>
        </w:tc>
      </w:tr>
      <w:tr w:rsidR="00DE567C" w:rsidRPr="00B5762D" w14:paraId="2A72771F" w14:textId="77777777" w:rsidTr="00DE567C">
        <w:trPr>
          <w:trHeight w:val="288"/>
          <w:jc w:val="center"/>
        </w:trPr>
        <w:tc>
          <w:tcPr>
            <w:tcW w:w="1247" w:type="dxa"/>
            <w:noWrap/>
            <w:vAlign w:val="bottom"/>
            <w:hideMark/>
          </w:tcPr>
          <w:p w14:paraId="606213D2"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22</w:t>
            </w:r>
            <w:proofErr w:type="gramStart"/>
            <w:r w:rsidRPr="00B5762D">
              <w:rPr>
                <w:rFonts w:ascii="Times New Roman" w:hAnsi="Times New Roman" w:cs="宋体" w:hint="eastAsia"/>
                <w:color w:val="000000"/>
                <w:kern w:val="0"/>
                <w:sz w:val="22"/>
                <w:szCs w:val="22"/>
              </w:rPr>
              <w:t>兖</w:t>
            </w:r>
            <w:proofErr w:type="gramEnd"/>
            <w:r w:rsidRPr="00B5762D">
              <w:rPr>
                <w:rFonts w:ascii="Times New Roman" w:hAnsi="Times New Roman" w:cs="宋体" w:hint="eastAsia"/>
                <w:color w:val="000000"/>
                <w:kern w:val="0"/>
                <w:sz w:val="22"/>
                <w:szCs w:val="22"/>
              </w:rPr>
              <w:t>投</w:t>
            </w:r>
            <w:r w:rsidRPr="00B5762D">
              <w:rPr>
                <w:rFonts w:ascii="Times New Roman" w:hAnsi="Times New Roman" w:cs="宋体" w:hint="eastAsia"/>
                <w:color w:val="000000"/>
                <w:kern w:val="0"/>
                <w:sz w:val="22"/>
                <w:szCs w:val="22"/>
              </w:rPr>
              <w:t>01</w:t>
            </w:r>
          </w:p>
        </w:tc>
        <w:tc>
          <w:tcPr>
            <w:tcW w:w="1191" w:type="dxa"/>
            <w:noWrap/>
            <w:vAlign w:val="bottom"/>
            <w:hideMark/>
          </w:tcPr>
          <w:p w14:paraId="2D9F3E3A"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1.90</w:t>
            </w:r>
          </w:p>
        </w:tc>
        <w:tc>
          <w:tcPr>
            <w:tcW w:w="2268" w:type="dxa"/>
            <w:noWrap/>
            <w:vAlign w:val="bottom"/>
            <w:hideMark/>
          </w:tcPr>
          <w:p w14:paraId="5122EFDE"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一般公司债</w:t>
            </w:r>
          </w:p>
        </w:tc>
        <w:tc>
          <w:tcPr>
            <w:tcW w:w="1361" w:type="dxa"/>
            <w:noWrap/>
            <w:vAlign w:val="bottom"/>
            <w:hideMark/>
          </w:tcPr>
          <w:p w14:paraId="4458E55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2022-01-27</w:t>
            </w:r>
          </w:p>
        </w:tc>
        <w:tc>
          <w:tcPr>
            <w:tcW w:w="1361" w:type="dxa"/>
            <w:noWrap/>
            <w:vAlign w:val="bottom"/>
            <w:hideMark/>
          </w:tcPr>
          <w:p w14:paraId="21636F09"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2025-01-27</w:t>
            </w:r>
          </w:p>
        </w:tc>
        <w:tc>
          <w:tcPr>
            <w:tcW w:w="1361" w:type="dxa"/>
            <w:noWrap/>
            <w:vAlign w:val="bottom"/>
            <w:hideMark/>
          </w:tcPr>
          <w:p w14:paraId="7EA76EBA" w14:textId="77777777"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2027-01-27</w:t>
            </w:r>
          </w:p>
        </w:tc>
        <w:tc>
          <w:tcPr>
            <w:tcW w:w="1191" w:type="dxa"/>
            <w:noWrap/>
            <w:vAlign w:val="bottom"/>
            <w:hideMark/>
          </w:tcPr>
          <w:p w14:paraId="784FDA31" w14:textId="71B5D23A"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7.00</w:t>
            </w:r>
          </w:p>
        </w:tc>
      </w:tr>
      <w:tr w:rsidR="00905433" w:rsidRPr="009337DB" w14:paraId="734DA3E1" w14:textId="77777777" w:rsidTr="00DE567C">
        <w:trPr>
          <w:trHeight w:val="288"/>
          <w:jc w:val="center"/>
        </w:trPr>
        <w:tc>
          <w:tcPr>
            <w:tcW w:w="1247" w:type="dxa"/>
            <w:noWrap/>
            <w:vAlign w:val="bottom"/>
          </w:tcPr>
          <w:p w14:paraId="0AC46557" w14:textId="0494EF3F" w:rsidR="00905433" w:rsidRPr="00B5762D" w:rsidRDefault="00905433" w:rsidP="00905433">
            <w:pPr>
              <w:widowControl/>
              <w:jc w:val="center"/>
              <w:rPr>
                <w:rFonts w:ascii="Times New Roman" w:hAnsi="Times New Roman" w:cs="宋体"/>
                <w:color w:val="000000"/>
                <w:kern w:val="0"/>
                <w:sz w:val="22"/>
                <w:szCs w:val="22"/>
              </w:rPr>
            </w:pPr>
            <w:r w:rsidRPr="00B5762D">
              <w:rPr>
                <w:rFonts w:ascii="Times New Roman" w:hAnsi="Times New Roman" w:cs="宋体" w:hint="eastAsia"/>
                <w:color w:val="000000"/>
                <w:kern w:val="0"/>
                <w:sz w:val="22"/>
                <w:szCs w:val="22"/>
              </w:rPr>
              <w:t>合计</w:t>
            </w:r>
          </w:p>
        </w:tc>
        <w:tc>
          <w:tcPr>
            <w:tcW w:w="1191" w:type="dxa"/>
            <w:noWrap/>
            <w:vAlign w:val="bottom"/>
          </w:tcPr>
          <w:p w14:paraId="2B70841D" w14:textId="567E0621" w:rsidR="00905433" w:rsidRPr="00B5762D" w:rsidRDefault="00905433" w:rsidP="00905433">
            <w:pPr>
              <w:widowControl/>
              <w:jc w:val="center"/>
              <w:rPr>
                <w:rFonts w:ascii="Times New Roman" w:hAnsi="Times New Roman" w:cs="宋体"/>
                <w:color w:val="000000"/>
                <w:kern w:val="0"/>
                <w:sz w:val="22"/>
                <w:szCs w:val="22"/>
              </w:rPr>
            </w:pPr>
            <w:del w:id="1413" w:author="冯佳淇" w:date="2026-08-28T09:00:00Z">
              <w:r w:rsidRPr="00B5762D">
                <w:rPr>
                  <w:rFonts w:ascii="Times New Roman" w:hAnsi="Times New Roman" w:cs="宋体" w:hint="eastAsia"/>
                  <w:color w:val="000000"/>
                  <w:kern w:val="0"/>
                  <w:sz w:val="22"/>
                  <w:szCs w:val="22"/>
                </w:rPr>
                <w:delText>6.78</w:delText>
              </w:r>
            </w:del>
            <w:ins w:id="1414" w:author="冯佳淇" w:date="2026-08-28T09:00:00Z">
              <w:r>
                <w:rPr>
                  <w:rFonts w:ascii="Times New Roman" w:hAnsi="Times New Roman" w:cs="宋体" w:hint="eastAsia"/>
                  <w:color w:val="000000"/>
                  <w:kern w:val="0"/>
                  <w:sz w:val="22"/>
                  <w:szCs w:val="22"/>
                </w:rPr>
                <w:t xml:space="preserve">6.778</w:t>
              </w:r>
            </w:ins>
          </w:p>
        </w:tc>
        <w:tc>
          <w:tcPr>
            <w:tcW w:w="2268" w:type="dxa"/>
            <w:noWrap/>
            <w:vAlign w:val="bottom"/>
          </w:tcPr>
          <w:p w14:paraId="168912C9"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23A2545E"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258B63D8" w14:textId="77777777" w:rsidR="00905433" w:rsidRPr="00B5762D" w:rsidRDefault="00905433" w:rsidP="00905433">
            <w:pPr>
              <w:widowControl/>
              <w:jc w:val="center"/>
              <w:rPr>
                <w:rFonts w:ascii="Times New Roman" w:hAnsi="Times New Roman" w:cs="宋体"/>
                <w:color w:val="000000"/>
                <w:kern w:val="0"/>
                <w:sz w:val="22"/>
                <w:szCs w:val="22"/>
              </w:rPr>
            </w:pPr>
          </w:p>
        </w:tc>
        <w:tc>
          <w:tcPr>
            <w:tcW w:w="1361" w:type="dxa"/>
            <w:noWrap/>
            <w:vAlign w:val="bottom"/>
          </w:tcPr>
          <w:p w14:paraId="6F820E73" w14:textId="77777777" w:rsidR="00905433" w:rsidRPr="00B5762D" w:rsidRDefault="00905433" w:rsidP="00905433">
            <w:pPr>
              <w:widowControl/>
              <w:jc w:val="center"/>
              <w:rPr>
                <w:rFonts w:ascii="Times New Roman" w:hAnsi="Times New Roman" w:cs="宋体"/>
                <w:color w:val="000000"/>
                <w:kern w:val="0"/>
                <w:sz w:val="22"/>
                <w:szCs w:val="22"/>
              </w:rPr>
            </w:pPr>
          </w:p>
        </w:tc>
        <w:tc>
          <w:tcPr>
            <w:tcW w:w="1191" w:type="dxa"/>
            <w:noWrap/>
            <w:vAlign w:val="bottom"/>
          </w:tcPr>
          <w:p w14:paraId="6B714414" w14:textId="77777777" w:rsidR="00905433" w:rsidRPr="00B5762D" w:rsidRDefault="00905433" w:rsidP="00905433">
            <w:pPr>
              <w:widowControl/>
              <w:jc w:val="center"/>
              <w:rPr>
                <w:rFonts w:ascii="Times New Roman" w:hAnsi="Times New Roman" w:cs="宋体"/>
                <w:color w:val="000000"/>
                <w:kern w:val="0"/>
                <w:sz w:val="22"/>
                <w:szCs w:val="22"/>
              </w:rPr>
            </w:pPr>
          </w:p>
        </w:tc>
      </w:tr>
    </w:tbl>
    <w:bookmarkEnd w:id="41"/>
    <w:p w14:paraId="4B0CD44B" w14:textId="77777777" w:rsidR="00CE246C" w:rsidRPr="0047642C"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47642C">
        <w:rPr>
          <w:rFonts w:ascii="Times New Roman" w:eastAsia="黑体" w:hAnsi="Times New Roman"/>
          <w:b/>
          <w:bCs/>
          <w:sz w:val="28"/>
          <w:szCs w:val="28"/>
        </w:rPr>
        <w:t>主要风险及应对</w:t>
      </w:r>
    </w:p>
    <w:p w14:paraId="0C78517A"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w:t>
      </w:r>
      <w:r w:rsidRPr="0047642C">
        <w:rPr>
          <w:rFonts w:ascii="Times New Roman" w:hAnsi="Times New Roman" w:hint="eastAsia"/>
          <w:kern w:val="0"/>
          <w:sz w:val="24"/>
        </w:rPr>
        <w:t>、政府性应收款</w:t>
      </w:r>
      <w:proofErr w:type="gramStart"/>
      <w:r w:rsidRPr="0047642C">
        <w:rPr>
          <w:rFonts w:ascii="Times New Roman" w:hAnsi="Times New Roman" w:hint="eastAsia"/>
          <w:kern w:val="0"/>
          <w:sz w:val="24"/>
        </w:rPr>
        <w:t>占比较</w:t>
      </w:r>
      <w:proofErr w:type="gramEnd"/>
      <w:r w:rsidRPr="0047642C">
        <w:rPr>
          <w:rFonts w:ascii="Times New Roman" w:hAnsi="Times New Roman" w:hint="eastAsia"/>
          <w:kern w:val="0"/>
          <w:sz w:val="24"/>
        </w:rPr>
        <w:t>高、回款较慢的风险</w:t>
      </w:r>
    </w:p>
    <w:p w14:paraId="7EDA6040" w14:textId="7D42DC7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65" w:author="冯佳淇" w:date="2026-08-28T09:00:00Z">
        <w:bookmarkStart w:id="42" w:name="OLE_LINK1"/>
        <w:r w:rsidRPr="00B5762D">
          <w:rPr>
            <w:rFonts w:ascii="Times New Roman" w:hAnsi="Times New Roman" w:hint="eastAsia"/>
            <w:kern w:val="0"/>
            <w:sz w:val="24"/>
          </w:rPr>
          <w:delText>截至</w:delText>
        </w:r>
        <w:r w:rsidRPr="00B5762D">
          <w:rPr>
            <w:rFonts w:ascii="Times New Roman" w:hAnsi="Times New Roman" w:hint="eastAsia"/>
            <w:kern w:val="0"/>
            <w:sz w:val="24"/>
          </w:rPr>
          <w:delText>202</w:delText>
        </w:r>
        <w:r w:rsidR="0047642C" w:rsidRPr="00B5762D">
          <w:rPr>
            <w:rFonts w:ascii="Times New Roman" w:hAnsi="Times New Roman"/>
            <w:kern w:val="0"/>
            <w:sz w:val="24"/>
          </w:rPr>
          <w:delText>5</w:delText>
        </w:r>
        <w:r w:rsidRPr="00B5762D">
          <w:rPr>
            <w:rFonts w:ascii="Times New Roman" w:hAnsi="Times New Roman" w:hint="eastAsia"/>
            <w:kern w:val="0"/>
            <w:sz w:val="24"/>
          </w:rPr>
          <w:delText>年末，发行人政府性应收款主要分为应收账款及其他应收款，分别为</w:delText>
        </w:r>
        <w:r w:rsidR="00B5762D" w:rsidRPr="00B5762D">
          <w:rPr>
            <w:rFonts w:ascii="Times New Roman" w:hAnsi="Times New Roman"/>
            <w:kern w:val="0"/>
            <w:sz w:val="24"/>
          </w:rPr>
          <w:delText>1,704,339.61</w:delText>
        </w:r>
        <w:r w:rsidRPr="00B5762D">
          <w:rPr>
            <w:rFonts w:ascii="Times New Roman" w:hAnsi="Times New Roman" w:hint="eastAsia"/>
            <w:kern w:val="0"/>
            <w:sz w:val="24"/>
          </w:rPr>
          <w:delText>万元及</w:delText>
        </w:r>
        <w:r w:rsidR="00B5762D" w:rsidRPr="00B5762D">
          <w:rPr>
            <w:rFonts w:ascii="Times New Roman" w:hAnsi="Times New Roman"/>
            <w:kern w:val="0"/>
            <w:sz w:val="24"/>
          </w:rPr>
          <w:delText>625,786.96</w:delText>
        </w:r>
        <w:r w:rsidRPr="00B5762D">
          <w:rPr>
            <w:rFonts w:ascii="Times New Roman" w:hAnsi="Times New Roman" w:hint="eastAsia"/>
            <w:kern w:val="0"/>
            <w:sz w:val="24"/>
          </w:rPr>
          <w:delText>万元，合计为</w:delText>
        </w:r>
        <w:r w:rsidR="00B5762D" w:rsidRPr="00B5762D">
          <w:rPr>
            <w:rFonts w:ascii="Times New Roman" w:hAnsi="Times New Roman"/>
            <w:kern w:val="0"/>
            <w:sz w:val="24"/>
          </w:rPr>
          <w:delText>2,330,126.57</w:delText>
        </w:r>
        <w:r w:rsidRPr="00B5762D">
          <w:rPr>
            <w:rFonts w:ascii="Times New Roman" w:hAnsi="Times New Roman" w:hint="eastAsia"/>
            <w:kern w:val="0"/>
            <w:sz w:val="24"/>
          </w:rPr>
          <w:delText>万元。其中应收账款主要为应收济宁市</w:delText>
        </w:r>
        <w:proofErr w:type="gramStart"/>
        <w:r w:rsidRPr="00B5762D">
          <w:rPr>
            <w:rFonts w:ascii="Times New Roman" w:hAnsi="Times New Roman" w:hint="eastAsia"/>
            <w:kern w:val="0"/>
            <w:sz w:val="24"/>
          </w:rPr>
          <w:delText>兖州区</w:delText>
        </w:r>
        <w:proofErr w:type="gramEnd"/>
        <w:r w:rsidRPr="00B5762D">
          <w:rPr>
            <w:rFonts w:ascii="Times New Roman" w:hAnsi="Times New Roman" w:hint="eastAsia"/>
            <w:kern w:val="0"/>
            <w:sz w:val="24"/>
          </w:rPr>
          <w:delText>财政局市政工程项目回款、土地整理开发项目回款，以及应收济宁市</w:delText>
        </w:r>
        <w:proofErr w:type="gramStart"/>
        <w:r w:rsidRPr="00B5762D">
          <w:rPr>
            <w:rFonts w:ascii="Times New Roman" w:hAnsi="Times New Roman" w:hint="eastAsia"/>
            <w:kern w:val="0"/>
            <w:sz w:val="24"/>
          </w:rPr>
          <w:delText>兖州区</w:delText>
        </w:r>
        <w:proofErr w:type="gramEnd"/>
        <w:r w:rsidRPr="00B5762D">
          <w:rPr>
            <w:rFonts w:ascii="Times New Roman" w:hAnsi="Times New Roman" w:hint="eastAsia"/>
            <w:kern w:val="0"/>
            <w:sz w:val="24"/>
          </w:rPr>
          <w:delText>自然资源综合服务中心的土地回款和济宁市</w:delText>
        </w:r>
        <w:proofErr w:type="gramStart"/>
        <w:r w:rsidRPr="00B5762D">
          <w:rPr>
            <w:rFonts w:ascii="Times New Roman" w:hAnsi="Times New Roman" w:hint="eastAsia"/>
            <w:kern w:val="0"/>
            <w:sz w:val="24"/>
          </w:rPr>
          <w:delText>兖州区</w:delText>
        </w:r>
        <w:proofErr w:type="gramEnd"/>
        <w:r w:rsidRPr="00B5762D">
          <w:rPr>
            <w:rFonts w:ascii="Times New Roman" w:hAnsi="Times New Roman" w:hint="eastAsia"/>
            <w:kern w:val="0"/>
            <w:sz w:val="24"/>
          </w:rPr>
          <w:delText>融通投资有限公司的土地转让款，均为经营性应收账款，整体回收风险较小。公司其他应收款主要为应收济宁市</w:delText>
        </w:r>
        <w:proofErr w:type="gramStart"/>
        <w:r w:rsidRPr="00B5762D">
          <w:rPr>
            <w:rFonts w:ascii="Times New Roman" w:hAnsi="Times New Roman" w:hint="eastAsia"/>
            <w:kern w:val="0"/>
            <w:sz w:val="24"/>
          </w:rPr>
          <w:delText>兖州区</w:delText>
        </w:r>
        <w:proofErr w:type="gramEnd"/>
        <w:r w:rsidRPr="00B5762D">
          <w:rPr>
            <w:rFonts w:ascii="Times New Roman" w:hAnsi="Times New Roman" w:hint="eastAsia"/>
            <w:kern w:val="0"/>
            <w:sz w:val="24"/>
          </w:rPr>
          <w:delText>财政局等单位的征地预存款、借款及往来款。</w:delText>
        </w:r>
        <w:r w:rsidRPr="0001465D">
          <w:rPr>
            <w:rFonts w:ascii="Times New Roman" w:hAnsi="Times New Roman" w:hint="eastAsia"/>
            <w:kern w:val="0"/>
            <w:sz w:val="24"/>
          </w:rPr>
          <w:lastRenderedPageBreak/>
          <w:delText>发行人政府性应收</w:delText>
        </w:r>
        <w:proofErr w:type="gramStart"/>
        <w:r w:rsidRPr="0001465D">
          <w:rPr>
            <w:rFonts w:ascii="Times New Roman" w:hAnsi="Times New Roman" w:hint="eastAsia"/>
            <w:kern w:val="0"/>
            <w:sz w:val="24"/>
          </w:rPr>
          <w:delText>款</w:delText>
        </w:r>
        <w:r w:rsidR="0001465D" w:rsidRPr="0001465D">
          <w:rPr>
            <w:rFonts w:ascii="Times New Roman" w:hAnsi="Times New Roman" w:hint="eastAsia"/>
            <w:kern w:val="0"/>
            <w:sz w:val="24"/>
          </w:rPr>
          <w:delText>规模</w:delText>
        </w:r>
        <w:proofErr w:type="gramEnd"/>
        <w:r w:rsidR="0001465D" w:rsidRPr="0001465D">
          <w:rPr>
            <w:rFonts w:ascii="Times New Roman" w:hAnsi="Times New Roman" w:hint="eastAsia"/>
            <w:kern w:val="0"/>
            <w:sz w:val="24"/>
          </w:rPr>
          <w:delText>较大</w:delText>
        </w:r>
        <w:r w:rsidRPr="0001465D">
          <w:rPr>
            <w:rFonts w:ascii="Times New Roman" w:hAnsi="Times New Roman" w:hint="eastAsia"/>
            <w:kern w:val="0"/>
            <w:sz w:val="24"/>
          </w:rPr>
          <w:delText>，报告期内回款进度较慢</w:delText>
        </w:r>
        <w:r w:rsidR="0001465D">
          <w:rPr>
            <w:rFonts w:ascii="Times New Roman" w:hAnsi="Times New Roman" w:hint="eastAsia"/>
            <w:kern w:val="0"/>
            <w:sz w:val="24"/>
          </w:rPr>
          <w:delText>，</w:delText>
        </w:r>
        <w:r w:rsidRPr="0001465D">
          <w:rPr>
            <w:rFonts w:ascii="Times New Roman" w:hAnsi="Times New Roman" w:hint="eastAsia"/>
            <w:kern w:val="0"/>
            <w:sz w:val="24"/>
          </w:rPr>
          <w:delText>可能对发行人偿债能力产生一定不利影响。</w:delText>
        </w:r>
      </w:del>
      <w:ins w:id="1066" w:author="冯佳淇" w:date="2026-08-28T09:00:00Z">
        <w:r>
          <w:rPr>
            <w:rFonts w:ascii="Times New Roman" w:hAnsi="Times New Roman" w:hint="eastAsia"/>
            <w:kern w:val="0"/>
            <w:sz w:val="24"/>
          </w:rPr>
          <w:t xml:space="preserve">截至2026年6月末，发行人政府性应收款主要分为应收账款及其他应收款，分别为1,816,408.62万元及676,091.96万元，合计为2,492,500.58万元。其中应收账款主要为应收济宁市兖州区财政局市政工程项目回款、土地整理开发项目回款，以及应收济宁市兖州区自然资源综合服务中心的土地回款和济宁市兖州区融通投资有限公司的土地转让款，均为经营性应收账款，整体回收风险较小。公司其他应收款主要为应收济宁市兖州区财政局等单位的征地预存款、借款及往来款。发行人政府性应收款占扣除重点关注资产后净资产比例为</w:t>
        </w:r>
        <w:r>
          <w:rPr>
            <w:rFonts w:ascii="Times New Roman" w:hAnsi="Times New Roman" w:hint="eastAsia"/>
            <w:kern w:val="0"/>
            <w:sz w:val="24"/>
            <w:highlight w:val="yellow"/>
          </w:rPr>
          <w:t xml:space="preserve">——</w:t>
        </w:r>
        <w:r>
          <w:rPr>
            <w:rFonts w:ascii="Times New Roman" w:hAnsi="Times New Roman" w:hint="eastAsia"/>
            <w:kern w:val="0"/>
            <w:sz w:val="24"/>
          </w:rPr>
          <w:t xml:space="preserve">%，占比较高，报告期内回款进度较慢，可能对发行人偿债能力产生一定不利影响。</w:t>
        </w:r>
      </w:ins>
    </w:p>
    <w:bookmarkEnd w:id="42"/>
    <w:p w14:paraId="1AAB7A87"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2</w:t>
      </w:r>
      <w:r w:rsidRPr="0047642C">
        <w:rPr>
          <w:rFonts w:ascii="Times New Roman" w:hAnsi="Times New Roman" w:hint="eastAsia"/>
          <w:kern w:val="0"/>
          <w:sz w:val="24"/>
        </w:rPr>
        <w:t>、非经营性其他应收</w:t>
      </w:r>
      <w:proofErr w:type="gramStart"/>
      <w:r w:rsidRPr="0047642C">
        <w:rPr>
          <w:rFonts w:ascii="Times New Roman" w:hAnsi="Times New Roman" w:hint="eastAsia"/>
          <w:kern w:val="0"/>
          <w:sz w:val="24"/>
        </w:rPr>
        <w:t>款规模</w:t>
      </w:r>
      <w:proofErr w:type="gramEnd"/>
      <w:r w:rsidRPr="0047642C">
        <w:rPr>
          <w:rFonts w:ascii="Times New Roman" w:hAnsi="Times New Roman" w:hint="eastAsia"/>
          <w:kern w:val="0"/>
          <w:sz w:val="24"/>
        </w:rPr>
        <w:t>较大的风险</w:t>
      </w:r>
    </w:p>
    <w:p w14:paraId="2C89349B" w14:textId="67A4AE19" w:rsidR="0001465D" w:rsidRPr="0080691A" w:rsidRDefault="00905433" w:rsidP="006B012A">
      <w:pPr>
        <w:widowControl/>
        <w:spacing w:beforeLines="50" w:before="156" w:afterLines="50" w:after="156" w:line="360" w:lineRule="auto"/>
        <w:ind w:firstLineChars="200" w:firstLine="480"/>
        <w:rPr>
          <w:rFonts w:ascii="Times New Roman" w:hAnsi="Times New Roman" w:hint="eastAsia"/>
          <w:kern w:val="0"/>
          <w:sz w:val="24"/>
        </w:rPr>
      </w:pPr>
      <w:del w:id="1067" w:author="冯佳淇" w:date="2026-08-28T09:00:00Z">
        <w:r w:rsidRPr="0080691A">
          <w:rPr>
            <w:rFonts w:ascii="Times New Roman" w:hAnsi="Times New Roman" w:hint="eastAsia"/>
            <w:kern w:val="0"/>
            <w:sz w:val="24"/>
          </w:rPr>
          <w:delText>截至</w:delText>
        </w:r>
        <w:r w:rsidRPr="0080691A">
          <w:rPr>
            <w:rFonts w:ascii="Times New Roman" w:hAnsi="Times New Roman" w:hint="eastAsia"/>
            <w:kern w:val="0"/>
            <w:sz w:val="24"/>
          </w:rPr>
          <w:delText>202</w:delText>
        </w:r>
        <w:r w:rsidR="0047642C" w:rsidRPr="0080691A">
          <w:rPr>
            <w:rFonts w:ascii="Times New Roman" w:hAnsi="Times New Roman"/>
            <w:kern w:val="0"/>
            <w:sz w:val="24"/>
          </w:rPr>
          <w:delText>5</w:delText>
        </w:r>
        <w:r w:rsidRPr="0080691A">
          <w:rPr>
            <w:rFonts w:ascii="Times New Roman" w:hAnsi="Times New Roman" w:hint="eastAsia"/>
            <w:kern w:val="0"/>
            <w:sz w:val="24"/>
          </w:rPr>
          <w:delText>年末，发行人其他应收款账面价值为</w:delText>
        </w:r>
        <w:r w:rsidR="0080691A" w:rsidRPr="0080691A">
          <w:rPr>
            <w:rFonts w:ascii="Times New Roman" w:hAnsi="Times New Roman"/>
            <w:kern w:val="0"/>
            <w:sz w:val="24"/>
          </w:rPr>
          <w:delText>1,815,433.09</w:delText>
        </w:r>
        <w:r w:rsidRPr="0080691A">
          <w:rPr>
            <w:rFonts w:ascii="Times New Roman" w:hAnsi="Times New Roman" w:hint="eastAsia"/>
            <w:kern w:val="0"/>
            <w:sz w:val="24"/>
          </w:rPr>
          <w:delText>万元，其中，非经营性其他应收款账面价值为</w:delText>
        </w:r>
        <w:r w:rsidR="006B012A" w:rsidRPr="006B012A">
          <w:rPr>
            <w:rFonts w:ascii="Times New Roman" w:hAnsi="Times New Roman"/>
            <w:kern w:val="0"/>
            <w:sz w:val="24"/>
          </w:rPr>
          <w:delText>56,623.93</w:delText>
        </w:r>
        <w:r w:rsidRPr="0080691A">
          <w:rPr>
            <w:rFonts w:ascii="Times New Roman" w:hAnsi="Times New Roman" w:hint="eastAsia"/>
            <w:kern w:val="0"/>
            <w:sz w:val="24"/>
          </w:rPr>
          <w:delText>万元，占其他应收款账面价值总额的比例为</w:delText>
        </w:r>
        <w:r w:rsidR="006B012A" w:rsidRPr="006B012A">
          <w:rPr>
            <w:rFonts w:ascii="Times New Roman" w:hAnsi="Times New Roman"/>
            <w:kern w:val="0"/>
            <w:sz w:val="24"/>
          </w:rPr>
          <w:delText>3.12</w:delText>
        </w:r>
        <w:r w:rsidRPr="0080691A">
          <w:rPr>
            <w:rFonts w:ascii="Times New Roman" w:hAnsi="Times New Roman" w:hint="eastAsia"/>
            <w:kern w:val="0"/>
            <w:sz w:val="24"/>
          </w:rPr>
          <w:delText>%</w:delText>
        </w:r>
        <w:r w:rsidRPr="0080691A">
          <w:rPr>
            <w:rFonts w:ascii="Times New Roman" w:hAnsi="Times New Roman" w:hint="eastAsia"/>
            <w:kern w:val="0"/>
            <w:sz w:val="24"/>
          </w:rPr>
          <w:delText>，主要系发行人应收济宁市惠兴控股集团有限公司、大安镇财政所等单位的往来款，发行人非经营性其他应收</w:delText>
        </w:r>
        <w:proofErr w:type="gramStart"/>
        <w:r w:rsidRPr="0080691A">
          <w:rPr>
            <w:rFonts w:ascii="Times New Roman" w:hAnsi="Times New Roman" w:hint="eastAsia"/>
            <w:kern w:val="0"/>
            <w:sz w:val="24"/>
          </w:rPr>
          <w:delText>款规模</w:delText>
        </w:r>
        <w:proofErr w:type="gramEnd"/>
        <w:r w:rsidRPr="0080691A">
          <w:rPr>
            <w:rFonts w:ascii="Times New Roman" w:hAnsi="Times New Roman" w:hint="eastAsia"/>
            <w:kern w:val="0"/>
            <w:sz w:val="24"/>
          </w:rPr>
          <w:delText>较大，若经济形势大幅波动或对手方经营状况恶化等因素导致相关款项未能及时回收，可能对发行人日常经营和偿债能力造成不利影响。</w:delText>
        </w:r>
      </w:del>
      <w:ins w:id="1068" w:author="冯佳淇" w:date="2026-08-28T09:00:00Z">
        <w:r>
          <w:rPr>
            <w:rFonts w:ascii="Times New Roman" w:hAnsi="Times New Roman" w:hint="eastAsia"/>
            <w:kern w:val="0"/>
            <w:sz w:val="24"/>
          </w:rPr>
          <w:t xml:space="preserve">截至2026年6月末，发行人其他应收款账面价值为1,662,716.11万元，其中，非经营性其他应收款账面价值为</w:t>
        </w:r>
        <w:r>
          <w:rPr>
            <w:rFonts w:ascii="Times New Roman" w:hAnsi="Times New Roman" w:hint="eastAsia"/>
            <w:kern w:val="0"/>
            <w:sz w:val="24"/>
            <w:highlight w:val="yellow"/>
          </w:rPr>
          <w:t xml:space="preserve">——</w:t>
        </w:r>
        <w:r>
          <w:rPr>
            <w:rFonts w:ascii="Times New Roman" w:hAnsi="Times New Roman" w:hint="eastAsia"/>
            <w:kern w:val="0"/>
            <w:sz w:val="24"/>
          </w:rPr>
          <w:t xml:space="preserve">万元，占其他应收款账面价值总额的比例为</w:t>
        </w:r>
        <w:r>
          <w:rPr>
            <w:rFonts w:ascii="Times New Roman" w:hAnsi="Times New Roman" w:hint="eastAsia"/>
            <w:kern w:val="0"/>
            <w:sz w:val="24"/>
            <w:highlight w:val="yellow"/>
          </w:rPr>
          <w:t xml:space="preserve">——</w:t>
        </w:r>
        <w:r>
          <w:rPr>
            <w:rFonts w:ascii="Times New Roman" w:hAnsi="Times New Roman" w:hint="eastAsia"/>
            <w:kern w:val="0"/>
            <w:sz w:val="24"/>
          </w:rPr>
          <w:t xml:space="preserve">，主要系发行人应收济宁市惠兴控股集团有限公司、大安镇财政所等单位的往来款，发行人非经营性其他应收款规模较大，若经济形势大幅波动或对手方经营状况恶化等因素导致相关款项未能及时回收，可能对发行人日常经营和偿债能力造成不利影响。</w:t>
        </w:r>
      </w:ins>
    </w:p>
    <w:p w14:paraId="6A78F078" w14:textId="77777777"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3</w:t>
      </w:r>
      <w:r w:rsidRPr="0080691A">
        <w:rPr>
          <w:rFonts w:ascii="Times New Roman" w:hAnsi="Times New Roman" w:hint="eastAsia"/>
          <w:kern w:val="0"/>
          <w:sz w:val="24"/>
        </w:rPr>
        <w:t>、存货规模较大、流动性较弱的风险</w:t>
      </w:r>
    </w:p>
    <w:p w14:paraId="3CAE092E" w14:textId="2799096A"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del w:id="1069" w:author="冯佳淇" w:date="2026-08-28T09:00:00Z">
        <w:r w:rsidRPr="0080691A">
          <w:rPr>
            <w:rFonts w:ascii="Times New Roman" w:hAnsi="Times New Roman" w:hint="eastAsia"/>
            <w:kern w:val="0"/>
            <w:sz w:val="24"/>
          </w:rPr>
          <w:delText>报告期各期末，发行人存货分别为</w:delText>
        </w:r>
        <w:r w:rsidR="0047642C" w:rsidRPr="0080691A">
          <w:rPr>
            <w:rFonts w:ascii="Times New Roman" w:hAnsi="Times New Roman" w:hint="eastAsia"/>
            <w:kern w:val="0"/>
            <w:sz w:val="24"/>
          </w:rPr>
          <w:delText>1,240,394.93</w:delText>
        </w:r>
        <w:r w:rsidRPr="0080691A">
          <w:rPr>
            <w:rFonts w:ascii="Times New Roman" w:hAnsi="Times New Roman" w:hint="eastAsia"/>
            <w:kern w:val="0"/>
            <w:sz w:val="24"/>
          </w:rPr>
          <w:delText>万元和</w:delText>
        </w:r>
        <w:r w:rsidR="0080691A" w:rsidRPr="0080691A">
          <w:rPr>
            <w:rFonts w:ascii="Times New Roman" w:hAnsi="Times New Roman"/>
            <w:kern w:val="0"/>
            <w:sz w:val="24"/>
          </w:rPr>
          <w:delText>1,034,076.10</w:delText>
        </w:r>
        <w:r w:rsidRPr="0080691A">
          <w:rPr>
            <w:rFonts w:ascii="Times New Roman" w:hAnsi="Times New Roman" w:hint="eastAsia"/>
            <w:kern w:val="0"/>
            <w:sz w:val="24"/>
          </w:rPr>
          <w:delText>万元，占总资产比例分别为</w:delText>
        </w:r>
        <w:r w:rsidR="0047642C" w:rsidRPr="0080691A">
          <w:rPr>
            <w:rFonts w:ascii="Times New Roman" w:hAnsi="Times New Roman" w:hint="eastAsia"/>
            <w:kern w:val="0"/>
            <w:sz w:val="24"/>
          </w:rPr>
          <w:delText>18.26</w:delText>
        </w:r>
        <w:r w:rsidRPr="0080691A">
          <w:rPr>
            <w:rFonts w:ascii="Times New Roman" w:hAnsi="Times New Roman" w:hint="eastAsia"/>
            <w:kern w:val="0"/>
            <w:sz w:val="24"/>
          </w:rPr>
          <w:delText>%</w:delText>
        </w:r>
        <w:r w:rsidRPr="0080691A">
          <w:rPr>
            <w:rFonts w:ascii="Times New Roman" w:hAnsi="Times New Roman" w:hint="eastAsia"/>
            <w:kern w:val="0"/>
            <w:sz w:val="24"/>
          </w:rPr>
          <w:delText>和</w:delText>
        </w:r>
        <w:r w:rsidR="0080691A" w:rsidRPr="0080691A">
          <w:rPr>
            <w:rFonts w:ascii="Times New Roman" w:hAnsi="Times New Roman"/>
            <w:kern w:val="0"/>
            <w:sz w:val="24"/>
          </w:rPr>
          <w:delText>16.05</w:delText>
        </w:r>
        <w:r w:rsidRPr="0080691A">
          <w:rPr>
            <w:rFonts w:ascii="Times New Roman" w:hAnsi="Times New Roman" w:hint="eastAsia"/>
            <w:kern w:val="0"/>
            <w:sz w:val="24"/>
          </w:rPr>
          <w:delText>%</w:delText>
        </w:r>
        <w:r w:rsidRPr="0080691A">
          <w:rPr>
            <w:rFonts w:ascii="Times New Roman" w:hAnsi="Times New Roman" w:hint="eastAsia"/>
            <w:kern w:val="0"/>
            <w:sz w:val="24"/>
          </w:rPr>
          <w:delText>，</w:delText>
        </w:r>
        <w:proofErr w:type="gramStart"/>
        <w:r w:rsidRPr="0080691A">
          <w:rPr>
            <w:rFonts w:ascii="Times New Roman" w:hAnsi="Times New Roman" w:hint="eastAsia"/>
            <w:kern w:val="0"/>
            <w:sz w:val="24"/>
          </w:rPr>
          <w:delText>占比较</w:delText>
        </w:r>
        <w:proofErr w:type="gramEnd"/>
        <w:r w:rsidRPr="0080691A">
          <w:rPr>
            <w:rFonts w:ascii="Times New Roman" w:hAnsi="Times New Roman" w:hint="eastAsia"/>
            <w:kern w:val="0"/>
            <w:sz w:val="24"/>
          </w:rPr>
          <w:delText>高。</w:delText>
        </w:r>
        <w:r w:rsidRPr="00A06FB3">
          <w:rPr>
            <w:rFonts w:ascii="Times New Roman" w:hAnsi="Times New Roman" w:hint="eastAsia"/>
            <w:kern w:val="0"/>
            <w:sz w:val="24"/>
          </w:rPr>
          <w:delText>公司存货主要由</w:delText>
        </w:r>
        <w:r w:rsidR="00A06FB3" w:rsidRPr="00A06FB3">
          <w:rPr>
            <w:rFonts w:ascii="Times New Roman" w:hAnsi="Times New Roman" w:hint="eastAsia"/>
            <w:kern w:val="0"/>
            <w:sz w:val="24"/>
          </w:rPr>
          <w:delText>开发产品</w:delText>
        </w:r>
        <w:r w:rsidRPr="00A06FB3">
          <w:rPr>
            <w:rFonts w:ascii="Times New Roman" w:hAnsi="Times New Roman" w:hint="eastAsia"/>
            <w:kern w:val="0"/>
            <w:sz w:val="24"/>
          </w:rPr>
          <w:delText>、开发成本和土地资产构成，规模较大且流动性较弱。发行人在建和拟建项目尚需投资规模较大，未来资本支出较大，若流动资产不能及时变现，可能会影响发行人的资产流动性及偿债能力。</w:delText>
        </w:r>
      </w:del>
      <w:ins w:id="1070" w:author="冯佳淇" w:date="2026-08-28T09:00:00Z">
        <w:r>
          <w:rPr>
            <w:rFonts w:ascii="Times New Roman" w:hAnsi="Times New Roman" w:hint="eastAsia"/>
            <w:kern w:val="0"/>
            <w:sz w:val="24"/>
          </w:rPr>
          <w:t xml:space="preserve">2024年、2025年和2026年6月末，发行人存货分别为1,240,394.93万元、1,034,076.10万元和953,030.10万元，占总资产比例分别为18.26%、16.05%和14.72%，占比较高。公司存货主要由代建项目、商品房开发成本和土地资产构成，规模较大且流动性较弱。发行人在建和拟建项目尚需投资规模较大，未来资本支出较大，若流动资产不能及时变现，可能会影响发行人的资产流动性及偿债能力。</w:t>
        </w:r>
      </w:ins>
    </w:p>
    <w:p w14:paraId="7BA2FE87" w14:textId="77777777"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80691A">
        <w:rPr>
          <w:rFonts w:ascii="Times New Roman" w:hAnsi="Times New Roman" w:hint="eastAsia"/>
          <w:kern w:val="0"/>
          <w:sz w:val="24"/>
        </w:rPr>
        <w:t>4</w:t>
      </w:r>
      <w:r w:rsidRPr="0080691A">
        <w:rPr>
          <w:rFonts w:ascii="Times New Roman" w:hAnsi="Times New Roman" w:hint="eastAsia"/>
          <w:kern w:val="0"/>
          <w:sz w:val="24"/>
        </w:rPr>
        <w:t>、金融资产不易及时变现的风险</w:t>
      </w:r>
    </w:p>
    <w:p w14:paraId="370B728F" w14:textId="3E9B08E4" w:rsidR="00905433" w:rsidRPr="0080691A" w:rsidRDefault="00905433" w:rsidP="00905433">
      <w:pPr>
        <w:widowControl/>
        <w:spacing w:beforeLines="50" w:before="156" w:afterLines="50" w:after="156" w:line="360" w:lineRule="auto"/>
        <w:ind w:firstLineChars="200" w:firstLine="480"/>
        <w:rPr>
          <w:rFonts w:ascii="Times New Roman" w:hAnsi="Times New Roman"/>
          <w:kern w:val="0"/>
          <w:sz w:val="24"/>
        </w:rPr>
      </w:pPr>
      <w:del w:id="1071" w:author="冯佳淇" w:date="2026-08-28T09:00:00Z">
        <w:r w:rsidRPr="0080691A">
          <w:rPr>
            <w:rFonts w:ascii="Times New Roman" w:hAnsi="Times New Roman" w:hint="eastAsia"/>
            <w:kern w:val="0"/>
            <w:sz w:val="24"/>
          </w:rPr>
          <w:delText>报告期各期末，发行人其他债权投资为</w:delText>
        </w:r>
        <w:r w:rsidR="0047642C" w:rsidRPr="0080691A">
          <w:rPr>
            <w:rFonts w:ascii="Times New Roman" w:hAnsi="Times New Roman" w:hint="eastAsia"/>
            <w:kern w:val="0"/>
            <w:sz w:val="24"/>
          </w:rPr>
          <w:delText>2,566.36</w:delText>
        </w:r>
        <w:r w:rsidRPr="0080691A">
          <w:rPr>
            <w:rFonts w:ascii="Times New Roman" w:hAnsi="Times New Roman" w:hint="eastAsia"/>
            <w:kern w:val="0"/>
            <w:sz w:val="24"/>
          </w:rPr>
          <w:delText>万元和</w:delText>
        </w:r>
        <w:r w:rsidR="0080691A" w:rsidRPr="0080691A">
          <w:rPr>
            <w:rFonts w:ascii="Times New Roman" w:hAnsi="Times New Roman"/>
            <w:kern w:val="0"/>
            <w:sz w:val="24"/>
          </w:rPr>
          <w:delText>2,566.36</w:delText>
        </w:r>
        <w:r w:rsidRPr="0080691A">
          <w:rPr>
            <w:rFonts w:ascii="Times New Roman" w:hAnsi="Times New Roman" w:hint="eastAsia"/>
            <w:kern w:val="0"/>
            <w:sz w:val="24"/>
          </w:rPr>
          <w:delText>万元，其他非流动金融资产为</w:delText>
        </w:r>
        <w:r w:rsidR="0047642C" w:rsidRPr="0080691A">
          <w:rPr>
            <w:rFonts w:ascii="Times New Roman" w:hAnsi="Times New Roman" w:hint="eastAsia"/>
            <w:kern w:val="0"/>
            <w:sz w:val="24"/>
          </w:rPr>
          <w:delText>125,896.49</w:delText>
        </w:r>
        <w:r w:rsidRPr="0080691A">
          <w:rPr>
            <w:rFonts w:ascii="Times New Roman" w:hAnsi="Times New Roman" w:hint="eastAsia"/>
            <w:kern w:val="0"/>
            <w:sz w:val="24"/>
          </w:rPr>
          <w:delText>万元和</w:delText>
        </w:r>
        <w:r w:rsidR="0080691A" w:rsidRPr="0080691A">
          <w:rPr>
            <w:rFonts w:ascii="Times New Roman" w:hAnsi="Times New Roman"/>
            <w:kern w:val="0"/>
            <w:sz w:val="24"/>
          </w:rPr>
          <w:delText>307,232.33</w:delText>
        </w:r>
        <w:r w:rsidRPr="0080691A">
          <w:rPr>
            <w:rFonts w:ascii="Times New Roman" w:hAnsi="Times New Roman" w:hint="eastAsia"/>
            <w:kern w:val="0"/>
            <w:sz w:val="24"/>
          </w:rPr>
          <w:delText>万元。</w:delText>
        </w:r>
        <w:r w:rsidRPr="00A06FB3">
          <w:rPr>
            <w:rFonts w:ascii="Times New Roman" w:hAnsi="Times New Roman" w:hint="eastAsia"/>
            <w:kern w:val="0"/>
            <w:sz w:val="24"/>
          </w:rPr>
          <w:delText>发行人金融资产主要系银行不良资产投资及股权投资，如发行人未来经营发生重大不利变化，金融资产不易及时变现，可能会在一定程度上影响到发行人的偿债能力，发行人存在金融资产不易及时变现的风险。</w:delText>
        </w:r>
      </w:del>
      <w:ins w:id="1072" w:author="冯佳淇" w:date="2026-08-28T09:00:00Z">
        <w:r>
          <w:rPr>
            <w:rFonts w:ascii="Times New Roman" w:hAnsi="Times New Roman" w:hint="eastAsia"/>
            <w:kern w:val="0"/>
            <w:sz w:val="24"/>
          </w:rPr>
          <w:t xml:space="preserve">2024年、2025年和2026年6月末，发行人其他债权投资为2,566.36万元、2,566.36万元和2,566.36万元，其他非流动金融资产为125,896.49万元、307,232.33万元和317,232.33万元。发行人金融资产主要系银行不良资产投资及股权投资，如发行人未来经营发生重大不利变化，金融资产不易及时变现，可能会在一定程度上影响到发行人的偿债能力，发行人存在金融资产不易及时变现的风险。</w:t>
        </w:r>
      </w:ins>
    </w:p>
    <w:p w14:paraId="4D36B8FB"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5</w:t>
      </w:r>
      <w:r w:rsidRPr="0047642C">
        <w:rPr>
          <w:rFonts w:ascii="Times New Roman" w:hAnsi="Times New Roman" w:hint="eastAsia"/>
          <w:kern w:val="0"/>
          <w:sz w:val="24"/>
        </w:rPr>
        <w:t>、受限资产较大的风险</w:t>
      </w:r>
    </w:p>
    <w:p w14:paraId="476357A4" w14:textId="19B0C3CC" w:rsidR="00905433" w:rsidRPr="00A06FB3" w:rsidRDefault="00A06FB3" w:rsidP="00A06FB3">
      <w:pPr>
        <w:spacing w:after="160" w:line="460" w:lineRule="exact"/>
        <w:ind w:firstLineChars="200" w:firstLine="480"/>
        <w:rPr>
          <w:rFonts w:ascii="Times New Roman" w:hAnsi="Times New Roman"/>
          <w:sz w:val="24"/>
        </w:rPr>
      </w:pPr>
      <w:del w:id="1073" w:author="冯佳淇" w:date="2026-08-28T09:00:00Z">
        <w:r w:rsidRPr="00A06FB3">
          <w:rPr>
            <w:rFonts w:ascii="Times New Roman" w:hAnsi="Times New Roman"/>
            <w:sz w:val="24"/>
          </w:rPr>
          <w:delText>截至</w:delText>
        </w:r>
        <w:r w:rsidRPr="00A06FB3">
          <w:rPr>
            <w:rFonts w:ascii="Times New Roman" w:hAnsi="Times New Roman"/>
            <w:sz w:val="24"/>
          </w:rPr>
          <w:delText>2025</w:delText>
        </w:r>
        <w:r w:rsidRPr="00A06FB3">
          <w:rPr>
            <w:rFonts w:ascii="Times New Roman" w:hAnsi="Times New Roman"/>
            <w:sz w:val="24"/>
          </w:rPr>
          <w:delText>年末，公司受限资产合计为</w:delText>
        </w:r>
        <w:r w:rsidRPr="00A06FB3">
          <w:rPr>
            <w:rFonts w:ascii="Times New Roman" w:hAnsi="Times New Roman"/>
            <w:sz w:val="24"/>
          </w:rPr>
          <w:delText>65.91</w:delText>
        </w:r>
        <w:r w:rsidRPr="00A06FB3">
          <w:rPr>
            <w:rFonts w:ascii="Times New Roman" w:hAnsi="Times New Roman" w:hint="eastAsia"/>
            <w:sz w:val="24"/>
          </w:rPr>
          <w:delText>亿元</w:delText>
        </w:r>
        <w:r w:rsidRPr="00A06FB3">
          <w:rPr>
            <w:rFonts w:ascii="Times New Roman" w:hAnsi="Times New Roman"/>
            <w:sz w:val="24"/>
          </w:rPr>
          <w:delText>，占净资产的比例为</w:delText>
        </w:r>
        <w:r w:rsidRPr="00A06FB3">
          <w:rPr>
            <w:rFonts w:ascii="Times New Roman" w:hAnsi="Times New Roman"/>
            <w:sz w:val="24"/>
          </w:rPr>
          <w:delText>23.11%</w:delText>
        </w:r>
        <w:r w:rsidRPr="00A06FB3">
          <w:rPr>
            <w:rFonts w:ascii="Times New Roman" w:hAnsi="Times New Roman" w:hint="eastAsia"/>
            <w:sz w:val="24"/>
          </w:rPr>
          <w:delText>。</w:delText>
        </w:r>
        <w:r w:rsidR="00905433" w:rsidRPr="00A06FB3">
          <w:rPr>
            <w:rFonts w:ascii="Times New Roman" w:hAnsi="Times New Roman" w:hint="eastAsia"/>
            <w:kern w:val="0"/>
            <w:sz w:val="24"/>
          </w:rPr>
          <w:delText>发行人受限资产主要为货币资金、存货和投资性房地产中的土地资产，加之土地资产的变现受市场价格波动影响较大，故受限资产在一定程度上影响发行人偿债能力。如果未来发行人流动性发生重大变化，无法按时偿还债务，相应的受限资产将面临转移风险，将对发行人资产变现偿付造成不利的影响。</w:delText>
        </w:r>
      </w:del>
      <w:ins w:id="1074" w:author="冯佳淇" w:date="2026-08-28T09:00:00Z">
        <w:r>
          <w:rPr>
            <w:rFonts w:ascii="Times New Roman" w:hAnsi="Times New Roman"/>
            <w:sz w:val="24"/>
          </w:rPr>
          <w:t xml:space="preserve">截至2026年6月末，公司受限资产金额为</w:t>
        </w:r>
        <w:r>
          <w:rPr>
            <w:rFonts w:ascii="Times New Roman" w:hAnsi="Times New Roman"/>
            <w:sz w:val="24"/>
            <w:highlight w:val="yellow"/>
          </w:rPr>
          <w:t xml:space="preserve">——</w:t>
        </w:r>
        <w:r>
          <w:rPr>
            <w:rFonts w:ascii="Times New Roman" w:hAnsi="Times New Roman"/>
            <w:sz w:val="24"/>
          </w:rPr>
          <w:t xml:space="preserve">亿元，占当年末净资产的比例为</w:t>
        </w:r>
        <w:r>
          <w:rPr>
            <w:rFonts w:ascii="Times New Roman" w:hAnsi="Times New Roman"/>
            <w:sz w:val="24"/>
            <w:highlight w:val="yellow"/>
          </w:rPr>
          <w:t xml:space="preserve">——</w:t>
        </w:r>
        <w:r>
          <w:rPr>
            <w:rFonts w:ascii="Times New Roman" w:hAnsi="Times New Roman"/>
            <w:sz w:val="24"/>
          </w:rPr>
          <w:t xml:space="preserve">%。发行人受限资产主要为货币资金、存货和投资性房地产中的土地资产，加之土地资产的变现受市场价格波动影响较大，故受限资产在一定程度上影响发行人偿债能力。如果未来发行人流动性发生重大变化，无法按时偿还债务，相应的受限资产将面临转移风险，将对发行人资产变现偿付造成不利的影响。</w:t>
        </w:r>
      </w:ins>
    </w:p>
    <w:p w14:paraId="4925FBFB" w14:textId="77777777"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A06FB3">
        <w:rPr>
          <w:rFonts w:ascii="Times New Roman" w:hAnsi="Times New Roman" w:hint="eastAsia"/>
          <w:kern w:val="0"/>
          <w:sz w:val="24"/>
        </w:rPr>
        <w:lastRenderedPageBreak/>
        <w:t>6</w:t>
      </w:r>
      <w:r w:rsidRPr="00A06FB3">
        <w:rPr>
          <w:rFonts w:ascii="Times New Roman" w:hAnsi="Times New Roman" w:hint="eastAsia"/>
          <w:kern w:val="0"/>
          <w:sz w:val="24"/>
        </w:rPr>
        <w:t>、实收资本中非货币资产</w:t>
      </w:r>
      <w:proofErr w:type="gramStart"/>
      <w:r w:rsidRPr="00A06FB3">
        <w:rPr>
          <w:rFonts w:ascii="Times New Roman" w:hAnsi="Times New Roman" w:hint="eastAsia"/>
          <w:kern w:val="0"/>
          <w:sz w:val="24"/>
        </w:rPr>
        <w:t>占比较</w:t>
      </w:r>
      <w:proofErr w:type="gramEnd"/>
      <w:r w:rsidRPr="00A06FB3">
        <w:rPr>
          <w:rFonts w:ascii="Times New Roman" w:hAnsi="Times New Roman" w:hint="eastAsia"/>
          <w:kern w:val="0"/>
          <w:sz w:val="24"/>
        </w:rPr>
        <w:t>高的风险</w:t>
      </w:r>
    </w:p>
    <w:p w14:paraId="51409803" w14:textId="77777777" w:rsidR="00905433" w:rsidRPr="00A06FB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A06FB3">
        <w:rPr>
          <w:rFonts w:ascii="Times New Roman" w:hAnsi="Times New Roman" w:hint="eastAsia"/>
          <w:kern w:val="0"/>
          <w:sz w:val="24"/>
        </w:rPr>
        <w:t>发行人前身为兖州市西城建设发展中心，</w:t>
      </w:r>
      <w:r w:rsidRPr="00A06FB3">
        <w:rPr>
          <w:rFonts w:ascii="Times New Roman" w:hAnsi="Times New Roman" w:hint="eastAsia"/>
          <w:kern w:val="0"/>
          <w:sz w:val="24"/>
        </w:rPr>
        <w:t>2008</w:t>
      </w:r>
      <w:r w:rsidRPr="00A06FB3">
        <w:rPr>
          <w:rFonts w:ascii="Times New Roman" w:hAnsi="Times New Roman" w:hint="eastAsia"/>
          <w:kern w:val="0"/>
          <w:sz w:val="24"/>
        </w:rPr>
        <w:t>年兖州市西城建设发展中心改制为有限责任公司，兖州</w:t>
      </w:r>
      <w:proofErr w:type="gramStart"/>
      <w:r w:rsidRPr="00A06FB3">
        <w:rPr>
          <w:rFonts w:ascii="Times New Roman" w:hAnsi="Times New Roman" w:hint="eastAsia"/>
          <w:kern w:val="0"/>
          <w:sz w:val="24"/>
        </w:rPr>
        <w:t>市华融经济</w:t>
      </w:r>
      <w:proofErr w:type="gramEnd"/>
      <w:r w:rsidRPr="00A06FB3">
        <w:rPr>
          <w:rFonts w:ascii="Times New Roman" w:hAnsi="Times New Roman" w:hint="eastAsia"/>
          <w:kern w:val="0"/>
          <w:sz w:val="24"/>
        </w:rPr>
        <w:t>发展投资有限公司以其拥有的兖州市西城建设发展中心经评估后的净资产</w:t>
      </w:r>
      <w:r w:rsidRPr="00A06FB3">
        <w:rPr>
          <w:rFonts w:ascii="Times New Roman" w:hAnsi="Times New Roman" w:hint="eastAsia"/>
          <w:kern w:val="0"/>
          <w:sz w:val="24"/>
        </w:rPr>
        <w:t>27.01</w:t>
      </w:r>
      <w:r w:rsidRPr="00A06FB3">
        <w:rPr>
          <w:rFonts w:ascii="Times New Roman" w:hAnsi="Times New Roman" w:hint="eastAsia"/>
          <w:kern w:val="0"/>
          <w:sz w:val="24"/>
        </w:rPr>
        <w:t>亿元作为公司的实收资本，占目前发行人实收资本的比重为</w:t>
      </w:r>
      <w:r w:rsidRPr="00A06FB3">
        <w:rPr>
          <w:rFonts w:ascii="Times New Roman" w:hAnsi="Times New Roman" w:hint="eastAsia"/>
          <w:kern w:val="0"/>
          <w:sz w:val="24"/>
        </w:rPr>
        <w:t>72.98%</w:t>
      </w:r>
      <w:r w:rsidRPr="00A06FB3">
        <w:rPr>
          <w:rFonts w:ascii="Times New Roman" w:hAnsi="Times New Roman" w:hint="eastAsia"/>
          <w:kern w:val="0"/>
          <w:sz w:val="24"/>
        </w:rPr>
        <w:t>。因上述改制事项，发行人实收资本中非货币资产</w:t>
      </w:r>
      <w:proofErr w:type="gramStart"/>
      <w:r w:rsidRPr="00A06FB3">
        <w:rPr>
          <w:rFonts w:ascii="Times New Roman" w:hAnsi="Times New Roman" w:hint="eastAsia"/>
          <w:kern w:val="0"/>
          <w:sz w:val="24"/>
        </w:rPr>
        <w:t>占比较</w:t>
      </w:r>
      <w:proofErr w:type="gramEnd"/>
      <w:r w:rsidRPr="00A06FB3">
        <w:rPr>
          <w:rFonts w:ascii="Times New Roman" w:hAnsi="Times New Roman" w:hint="eastAsia"/>
          <w:kern w:val="0"/>
          <w:sz w:val="24"/>
        </w:rPr>
        <w:t>高，净资产变现能力较弱，可能给公司偿债能力带来风险。</w:t>
      </w:r>
    </w:p>
    <w:p w14:paraId="36147E09" w14:textId="77777777" w:rsidR="00905433" w:rsidRPr="00E22D95"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E22D95">
        <w:rPr>
          <w:rFonts w:ascii="Times New Roman" w:hAnsi="Times New Roman" w:hint="eastAsia"/>
          <w:kern w:val="0"/>
          <w:sz w:val="24"/>
        </w:rPr>
        <w:t>7</w:t>
      </w:r>
      <w:r w:rsidRPr="00E22D95">
        <w:rPr>
          <w:rFonts w:ascii="Times New Roman" w:hAnsi="Times New Roman" w:hint="eastAsia"/>
          <w:kern w:val="0"/>
          <w:sz w:val="24"/>
        </w:rPr>
        <w:t>、有息负债规</w:t>
      </w:r>
      <w:commentRangeStart w:id="43"/>
      <w:r w:rsidRPr="00E22D95">
        <w:rPr>
          <w:rFonts w:ascii="Times New Roman" w:hAnsi="Times New Roman" w:hint="eastAsia"/>
          <w:kern w:val="0"/>
          <w:sz w:val="24"/>
        </w:rPr>
        <w:t>模较大的风险</w:t>
      </w:r>
      <w:commentRangeEnd w:id="43"/>
      <w:r w:rsidR="00E22D95" w:rsidRPr="00E22D95">
        <w:rPr>
          <w:rStyle w:val="afffe"/>
          <w:rFonts w:ascii="Times New Roman" w:hAnsi="Times New Roman"/>
        </w:rPr>
        <w:commentReference w:id="43"/>
      </w:r>
    </w:p>
    <w:p w14:paraId="2F696D48" w14:textId="663AE668" w:rsidR="00E22D95" w:rsidRPr="006310D1" w:rsidRDefault="00905433" w:rsidP="006310D1">
      <w:pPr>
        <w:widowControl/>
        <w:spacing w:beforeLines="50" w:before="156" w:afterLines="50" w:after="156" w:line="360" w:lineRule="auto"/>
        <w:ind w:firstLineChars="200" w:firstLine="480"/>
        <w:rPr>
          <w:rFonts w:ascii="Times New Roman" w:hAnsi="Times New Roman" w:hint="eastAsia"/>
          <w:kern w:val="0"/>
          <w:sz w:val="24"/>
        </w:rPr>
      </w:pPr>
      <w:del w:id="1075" w:author="冯佳淇" w:date="2026-08-28T09:00:00Z">
        <w:r w:rsidRPr="00E22D95">
          <w:rPr>
            <w:rFonts w:ascii="Times New Roman" w:hAnsi="Times New Roman" w:hint="eastAsia"/>
            <w:kern w:val="0"/>
            <w:sz w:val="24"/>
          </w:rPr>
          <w:delText>202</w:delText>
        </w:r>
        <w:r w:rsidR="0047642C" w:rsidRPr="00E22D95">
          <w:rPr>
            <w:rFonts w:ascii="Times New Roman" w:hAnsi="Times New Roman"/>
            <w:kern w:val="0"/>
            <w:sz w:val="24"/>
          </w:rPr>
          <w:delText>4</w:delText>
        </w:r>
        <w:r w:rsidRPr="00E22D95">
          <w:rPr>
            <w:rFonts w:ascii="Times New Roman" w:hAnsi="Times New Roman" w:hint="eastAsia"/>
            <w:kern w:val="0"/>
            <w:sz w:val="24"/>
          </w:rPr>
          <w:delText>年末和</w:delText>
        </w:r>
        <w:r w:rsidRPr="00E22D95">
          <w:rPr>
            <w:rFonts w:ascii="Times New Roman" w:hAnsi="Times New Roman" w:hint="eastAsia"/>
            <w:kern w:val="0"/>
            <w:sz w:val="24"/>
          </w:rPr>
          <w:delText>202</w:delText>
        </w:r>
        <w:r w:rsidR="0047642C" w:rsidRPr="00E22D95">
          <w:rPr>
            <w:rFonts w:ascii="Times New Roman" w:hAnsi="Times New Roman"/>
            <w:kern w:val="0"/>
            <w:sz w:val="24"/>
          </w:rPr>
          <w:delText>5</w:delText>
        </w:r>
        <w:r w:rsidRPr="00E22D95">
          <w:rPr>
            <w:rFonts w:ascii="Times New Roman" w:hAnsi="Times New Roman" w:hint="eastAsia"/>
            <w:kern w:val="0"/>
            <w:sz w:val="24"/>
          </w:rPr>
          <w:delText>年末，发行人有息负债分别为</w:delText>
        </w:r>
        <w:r w:rsidR="0047642C" w:rsidRPr="00E22D95">
          <w:rPr>
            <w:rFonts w:ascii="Times New Roman" w:hAnsi="Times New Roman" w:hint="eastAsia"/>
            <w:kern w:val="0"/>
            <w:sz w:val="24"/>
          </w:rPr>
          <w:delText>265.78</w:delText>
        </w:r>
        <w:r w:rsidRPr="00E22D95">
          <w:rPr>
            <w:rFonts w:ascii="Times New Roman" w:hAnsi="Times New Roman" w:hint="eastAsia"/>
            <w:kern w:val="0"/>
            <w:sz w:val="24"/>
          </w:rPr>
          <w:delText>亿元和</w:delText>
        </w:r>
        <w:r w:rsidR="00E22D95" w:rsidRPr="00E22D95">
          <w:rPr>
            <w:rFonts w:ascii="Times New Roman" w:hAnsi="Times New Roman" w:hint="eastAsia"/>
            <w:kern w:val="0"/>
            <w:sz w:val="24"/>
          </w:rPr>
          <w:delText>2</w:delText>
        </w:r>
        <w:r w:rsidR="00E22D95" w:rsidRPr="00E22D95">
          <w:rPr>
            <w:rFonts w:ascii="Times New Roman" w:hAnsi="Times New Roman"/>
            <w:kern w:val="0"/>
            <w:sz w:val="24"/>
          </w:rPr>
          <w:delText>51.47</w:delText>
        </w:r>
        <w:r w:rsidR="00E22D95" w:rsidRPr="00E22D95">
          <w:rPr>
            <w:rFonts w:ascii="Times New Roman" w:hAnsi="Times New Roman" w:hint="eastAsia"/>
            <w:kern w:val="0"/>
            <w:sz w:val="24"/>
          </w:rPr>
          <w:delText>亿元</w:delText>
        </w:r>
        <w:r w:rsidRPr="00E22D95">
          <w:rPr>
            <w:rFonts w:ascii="Times New Roman" w:hAnsi="Times New Roman" w:hint="eastAsia"/>
            <w:kern w:val="0"/>
            <w:sz w:val="24"/>
          </w:rPr>
          <w:delText>，有息负债规模较大，在负债总额中占比分别为</w:delText>
        </w:r>
        <w:r w:rsidR="0047642C" w:rsidRPr="00E22D95">
          <w:rPr>
            <w:rFonts w:ascii="Times New Roman" w:hAnsi="Times New Roman" w:hint="eastAsia"/>
            <w:kern w:val="0"/>
            <w:sz w:val="24"/>
          </w:rPr>
          <w:delText>66.59</w:delText>
        </w:r>
        <w:r w:rsidRPr="00E22D95">
          <w:rPr>
            <w:rFonts w:ascii="Times New Roman" w:hAnsi="Times New Roman" w:hint="eastAsia"/>
            <w:kern w:val="0"/>
            <w:sz w:val="24"/>
          </w:rPr>
          <w:delText>%</w:delText>
        </w:r>
        <w:r w:rsidRPr="00E22D95">
          <w:rPr>
            <w:rFonts w:ascii="Times New Roman" w:hAnsi="Times New Roman" w:hint="eastAsia"/>
            <w:kern w:val="0"/>
            <w:sz w:val="24"/>
          </w:rPr>
          <w:delText>和</w:delText>
        </w:r>
        <w:r w:rsidR="00E22D95" w:rsidRPr="00E22D95">
          <w:rPr>
            <w:rFonts w:ascii="Times New Roman" w:hAnsi="Times New Roman" w:hint="eastAsia"/>
            <w:kern w:val="0"/>
            <w:sz w:val="24"/>
          </w:rPr>
          <w:delText>7</w:delText>
        </w:r>
        <w:r w:rsidR="00E22D95" w:rsidRPr="00E22D95">
          <w:rPr>
            <w:rFonts w:ascii="Times New Roman" w:hAnsi="Times New Roman"/>
            <w:kern w:val="0"/>
            <w:sz w:val="24"/>
          </w:rPr>
          <w:delText>0.00%</w:delText>
        </w:r>
        <w:r w:rsidRPr="00E22D95">
          <w:rPr>
            <w:rFonts w:ascii="Times New Roman" w:hAnsi="Times New Roman" w:hint="eastAsia"/>
            <w:kern w:val="0"/>
            <w:sz w:val="24"/>
          </w:rPr>
          <w:delText>，发行人有息债务规模较大且占总负债比例较高，主要由短期借款、一年内到期的非流动负债、长期借款、应付债券等构成，未来债务偿还压力大，若发行人不能保持良好的盈利能力或融资渠道不畅，则会对发行人造成一定的偿债压力。</w:delText>
        </w:r>
      </w:del>
      <w:ins w:id="1076" w:author="冯佳淇" w:date="2026-08-28T09:00:00Z">
        <w:r>
          <w:rPr>
            <w:rFonts w:ascii="Times New Roman" w:hAnsi="Times New Roman" w:hint="eastAsia"/>
            <w:kern w:val="0"/>
            <w:sz w:val="24"/>
          </w:rPr>
          <w:t xml:space="preserve">2024年、2025年和2026年6月末，发行人有息负债分别为265.78亿元、246.20亿元和231.99亿元，有息负债规模较大，在负债总额中占比分别为66.59%、68.54%和63.86%，发行人有息债务规模较大且占总负债比例较高，主要由短期借款、一年内到期的非流动负债、长期借款、应付债券等构成，未来债务偿还压力大，若发行人不能保持良好的盈利能力或融资渠道不畅，则会对发行人造成一定的偿债压力。</w:t>
        </w:r>
      </w:ins>
    </w:p>
    <w:p w14:paraId="245893CD" w14:textId="77777777"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8</w:t>
      </w:r>
      <w:r w:rsidRPr="006310D1">
        <w:rPr>
          <w:rFonts w:ascii="Times New Roman" w:hAnsi="Times New Roman" w:hint="eastAsia"/>
          <w:kern w:val="0"/>
          <w:sz w:val="24"/>
        </w:rPr>
        <w:t>、短期偿债压力较大的风险</w:t>
      </w:r>
    </w:p>
    <w:p w14:paraId="752AF197" w14:textId="347BC5D2"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del w:id="1077" w:author="冯佳淇" w:date="2026-08-28T09:00:00Z">
        <w:r w:rsidRPr="006310D1">
          <w:rPr>
            <w:rFonts w:ascii="Times New Roman" w:hAnsi="Times New Roman" w:hint="eastAsia"/>
            <w:kern w:val="0"/>
            <w:sz w:val="24"/>
          </w:rPr>
          <w:delText>截至</w:delText>
        </w:r>
        <w:r w:rsidRPr="006310D1">
          <w:rPr>
            <w:rFonts w:ascii="Times New Roman" w:hAnsi="Times New Roman" w:hint="eastAsia"/>
            <w:kern w:val="0"/>
            <w:sz w:val="24"/>
          </w:rPr>
          <w:delText>202</w:delText>
        </w:r>
        <w:r w:rsidR="0047642C" w:rsidRPr="006310D1">
          <w:rPr>
            <w:rFonts w:ascii="Times New Roman" w:hAnsi="Times New Roman"/>
            <w:kern w:val="0"/>
            <w:sz w:val="24"/>
          </w:rPr>
          <w:delText>5</w:delText>
        </w:r>
        <w:r w:rsidRPr="006310D1">
          <w:rPr>
            <w:rFonts w:ascii="Times New Roman" w:hAnsi="Times New Roman" w:hint="eastAsia"/>
            <w:kern w:val="0"/>
            <w:sz w:val="24"/>
          </w:rPr>
          <w:delText>年末，发行人有息债务合计</w:delText>
        </w:r>
        <w:r w:rsidR="00E22D95" w:rsidRPr="006310D1">
          <w:rPr>
            <w:rFonts w:ascii="Times New Roman" w:hAnsi="Times New Roman" w:hint="eastAsia"/>
            <w:kern w:val="0"/>
            <w:sz w:val="24"/>
          </w:rPr>
          <w:delText>2</w:delText>
        </w:r>
        <w:r w:rsidR="00E22D95" w:rsidRPr="006310D1">
          <w:rPr>
            <w:rFonts w:ascii="Times New Roman" w:hAnsi="Times New Roman"/>
            <w:kern w:val="0"/>
            <w:sz w:val="24"/>
          </w:rPr>
          <w:delText>51.47</w:delText>
        </w:r>
        <w:r w:rsidRPr="006310D1">
          <w:rPr>
            <w:rFonts w:ascii="Times New Roman" w:hAnsi="Times New Roman" w:hint="eastAsia"/>
            <w:kern w:val="0"/>
            <w:sz w:val="24"/>
          </w:rPr>
          <w:delText>亿元，其中，一年内到期的有息负债金额为</w:delText>
        </w:r>
        <w:r w:rsidR="006310D1" w:rsidRPr="006310D1">
          <w:rPr>
            <w:rFonts w:ascii="Times New Roman" w:hAnsi="Times New Roman"/>
            <w:kern w:val="0"/>
            <w:sz w:val="24"/>
          </w:rPr>
          <w:delText>101.78</w:delText>
        </w:r>
        <w:r w:rsidRPr="006310D1">
          <w:rPr>
            <w:rFonts w:ascii="Times New Roman" w:hAnsi="Times New Roman" w:hint="eastAsia"/>
            <w:kern w:val="0"/>
            <w:sz w:val="24"/>
          </w:rPr>
          <w:delText>亿元，占期末有息债务的比例为</w:delText>
        </w:r>
        <w:r w:rsidR="006310D1" w:rsidRPr="006310D1">
          <w:rPr>
            <w:rFonts w:ascii="Times New Roman" w:hAnsi="Times New Roman"/>
            <w:kern w:val="0"/>
            <w:sz w:val="24"/>
          </w:rPr>
          <w:delText>40.47</w:delText>
        </w:r>
        <w:r w:rsidRPr="006310D1">
          <w:rPr>
            <w:rFonts w:ascii="Times New Roman" w:hAnsi="Times New Roman" w:hint="eastAsia"/>
            <w:kern w:val="0"/>
            <w:sz w:val="24"/>
          </w:rPr>
          <w:delText>%</w:delText>
        </w:r>
        <w:r w:rsidRPr="006310D1">
          <w:rPr>
            <w:rFonts w:ascii="Times New Roman" w:hAnsi="Times New Roman" w:hint="eastAsia"/>
            <w:kern w:val="0"/>
            <w:sz w:val="24"/>
          </w:rPr>
          <w:delText>。发行人短期债务规模较大，可能对发行人的正常运营带来不利影响。</w:delText>
        </w:r>
      </w:del>
      <w:ins w:id="1078" w:author="冯佳淇" w:date="2026-08-28T09:00:00Z">
        <w:r>
          <w:rPr>
            <w:rFonts w:ascii="Times New Roman" w:hAnsi="Times New Roman" w:hint="eastAsia"/>
            <w:kern w:val="0"/>
            <w:sz w:val="24"/>
          </w:rPr>
          <w:t xml:space="preserve">截至2026年6月末，发行人有息债务合计231.99亿元，其中，短期借款与一年内到期的非流动负债合计118.15亿元，占期末有息债务的比例为50.93%。发行人短期债务规模较大，可能对发行人的正常运营带来不利影响。</w:t>
        </w:r>
      </w:ins>
    </w:p>
    <w:p w14:paraId="0B83310F" w14:textId="77777777"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310D1">
        <w:rPr>
          <w:rFonts w:ascii="Times New Roman" w:hAnsi="Times New Roman" w:hint="eastAsia"/>
          <w:kern w:val="0"/>
          <w:sz w:val="24"/>
        </w:rPr>
        <w:t>9</w:t>
      </w:r>
      <w:r w:rsidRPr="006310D1">
        <w:rPr>
          <w:rFonts w:ascii="Times New Roman" w:hAnsi="Times New Roman" w:hint="eastAsia"/>
          <w:kern w:val="0"/>
          <w:sz w:val="24"/>
        </w:rPr>
        <w:t>、信托等非传统融资规模较大的风险</w:t>
      </w:r>
    </w:p>
    <w:p w14:paraId="42FDC206" w14:textId="61B864E0" w:rsidR="00905433" w:rsidRPr="006310D1" w:rsidRDefault="00905433" w:rsidP="00905433">
      <w:pPr>
        <w:widowControl/>
        <w:spacing w:beforeLines="50" w:before="156" w:afterLines="50" w:after="156" w:line="360" w:lineRule="auto"/>
        <w:ind w:firstLineChars="200" w:firstLine="480"/>
        <w:rPr>
          <w:rFonts w:ascii="Times New Roman" w:hAnsi="Times New Roman"/>
          <w:kern w:val="0"/>
          <w:sz w:val="24"/>
        </w:rPr>
      </w:pPr>
      <w:del w:id="1079" w:author="冯佳淇" w:date="2026-08-28T09:00:00Z">
        <w:r w:rsidRPr="006310D1">
          <w:rPr>
            <w:rFonts w:ascii="Times New Roman" w:hAnsi="Times New Roman" w:hint="eastAsia"/>
            <w:kern w:val="0"/>
            <w:sz w:val="24"/>
          </w:rPr>
          <w:delText>发行人在以传统融资方式进行融资的同时，还广泛采用了信托等其他非传统的融资渠道。报告期各期末，发行人非传统融资余额分别为</w:delText>
        </w:r>
        <w:r w:rsidR="0047642C" w:rsidRPr="006310D1">
          <w:rPr>
            <w:rFonts w:ascii="Times New Roman" w:hAnsi="Times New Roman" w:hint="eastAsia"/>
            <w:kern w:val="0"/>
            <w:sz w:val="24"/>
          </w:rPr>
          <w:delText>50.70</w:delText>
        </w:r>
        <w:r w:rsidRPr="006310D1">
          <w:rPr>
            <w:rFonts w:ascii="Times New Roman" w:hAnsi="Times New Roman" w:hint="eastAsia"/>
            <w:kern w:val="0"/>
            <w:sz w:val="24"/>
          </w:rPr>
          <w:delText>亿元和</w:delText>
        </w:r>
        <w:r w:rsidR="006310D1" w:rsidRPr="006310D1">
          <w:rPr>
            <w:rFonts w:ascii="Times New Roman" w:hAnsi="Times New Roman" w:hint="eastAsia"/>
            <w:kern w:val="0"/>
            <w:sz w:val="24"/>
          </w:rPr>
          <w:delText>3</w:delText>
        </w:r>
        <w:r w:rsidR="006310D1" w:rsidRPr="006310D1">
          <w:rPr>
            <w:rFonts w:ascii="Times New Roman" w:hAnsi="Times New Roman"/>
            <w:kern w:val="0"/>
            <w:sz w:val="24"/>
          </w:rPr>
          <w:delText>6.54</w:delText>
        </w:r>
        <w:r w:rsidRPr="006310D1">
          <w:rPr>
            <w:rFonts w:ascii="Times New Roman" w:hAnsi="Times New Roman" w:hint="eastAsia"/>
            <w:kern w:val="0"/>
            <w:sz w:val="24"/>
          </w:rPr>
          <w:delText>亿元，占有</w:delText>
        </w:r>
        <w:proofErr w:type="gramStart"/>
        <w:r w:rsidRPr="006310D1">
          <w:rPr>
            <w:rFonts w:ascii="Times New Roman" w:hAnsi="Times New Roman" w:hint="eastAsia"/>
            <w:kern w:val="0"/>
            <w:sz w:val="24"/>
          </w:rPr>
          <w:delText>息</w:delText>
        </w:r>
        <w:proofErr w:type="gramEnd"/>
        <w:r w:rsidRPr="006310D1">
          <w:rPr>
            <w:rFonts w:ascii="Times New Roman" w:hAnsi="Times New Roman" w:hint="eastAsia"/>
            <w:kern w:val="0"/>
            <w:sz w:val="24"/>
          </w:rPr>
          <w:delText>债务总额的比例分别为</w:delText>
        </w:r>
        <w:r w:rsidR="0047642C" w:rsidRPr="006310D1">
          <w:rPr>
            <w:rFonts w:ascii="Times New Roman" w:hAnsi="Times New Roman" w:hint="eastAsia"/>
            <w:kern w:val="0"/>
            <w:sz w:val="24"/>
          </w:rPr>
          <w:delText>19.08</w:delText>
        </w:r>
        <w:r w:rsidRPr="006310D1">
          <w:rPr>
            <w:rFonts w:ascii="Times New Roman" w:hAnsi="Times New Roman" w:hint="eastAsia"/>
            <w:kern w:val="0"/>
            <w:sz w:val="24"/>
          </w:rPr>
          <w:delText>%</w:delText>
        </w:r>
        <w:r w:rsidRPr="006310D1">
          <w:rPr>
            <w:rFonts w:ascii="Times New Roman" w:hAnsi="Times New Roman" w:hint="eastAsia"/>
            <w:kern w:val="0"/>
            <w:sz w:val="24"/>
          </w:rPr>
          <w:delText>和</w:delText>
        </w:r>
        <w:r w:rsidR="006310D1" w:rsidRPr="006310D1">
          <w:rPr>
            <w:rFonts w:ascii="Times New Roman" w:hAnsi="Times New Roman" w:hint="eastAsia"/>
            <w:kern w:val="0"/>
            <w:sz w:val="24"/>
          </w:rPr>
          <w:delText>1</w:delText>
        </w:r>
        <w:r w:rsidR="006310D1" w:rsidRPr="006310D1">
          <w:rPr>
            <w:rFonts w:ascii="Times New Roman" w:hAnsi="Times New Roman"/>
            <w:kern w:val="0"/>
            <w:sz w:val="24"/>
          </w:rPr>
          <w:delText>4.53</w:delText>
        </w:r>
        <w:r w:rsidRPr="006310D1">
          <w:rPr>
            <w:rFonts w:ascii="Times New Roman" w:hAnsi="Times New Roman" w:hint="eastAsia"/>
            <w:kern w:val="0"/>
            <w:sz w:val="24"/>
          </w:rPr>
          <w:delText>%</w:delText>
        </w:r>
        <w:r w:rsidRPr="006310D1">
          <w:rPr>
            <w:rFonts w:ascii="Times New Roman" w:hAnsi="Times New Roman" w:hint="eastAsia"/>
            <w:kern w:val="0"/>
            <w:sz w:val="24"/>
          </w:rPr>
          <w:delText>。近年来，发行人调整优化融资结构，非传统融资规模及占比下降幅度较大，但仍存在较大规模非传统融资。对于非传统融资方式的依赖可能会对公司的偿债能力产生一定影响。</w:delText>
        </w:r>
      </w:del>
      <w:ins w:id="1080" w:author="冯佳淇" w:date="2026-08-28T09:00:00Z">
        <w:r>
          <w:rPr>
            <w:rFonts w:ascii="Times New Roman" w:hAnsi="Times New Roman" w:hint="eastAsia"/>
            <w:kern w:val="0"/>
            <w:sz w:val="24"/>
          </w:rPr>
          <w:t xml:space="preserve">发行人在以传统融资方式进行融资的同时，还广泛采用了信托等其他非传统的融资渠道。2024年、2025年和2026年6月末，发行人非传统融资余额分别为35.94亿元、50.70亿元和</w:t>
        </w:r>
        <w:r>
          <w:rPr>
            <w:rFonts w:ascii="Times New Roman" w:hAnsi="Times New Roman" w:hint="eastAsia"/>
            <w:kern w:val="0"/>
            <w:sz w:val="24"/>
            <w:highlight w:val="yellow"/>
          </w:rPr>
          <w:t xml:space="preserve">——</w:t>
        </w:r>
        <w:r>
          <w:rPr>
            <w:rFonts w:ascii="Times New Roman" w:hAnsi="Times New Roman" w:hint="eastAsia"/>
            <w:kern w:val="0"/>
            <w:sz w:val="24"/>
          </w:rPr>
          <w:t xml:space="preserve">亿元，占有息债务总额的比例分别为13.85%、19.08%和</w:t>
        </w:r>
        <w:r>
          <w:rPr>
            <w:rFonts w:ascii="Times New Roman" w:hAnsi="Times New Roman" w:hint="eastAsia"/>
            <w:kern w:val="0"/>
            <w:sz w:val="24"/>
            <w:highlight w:val="yellow"/>
          </w:rPr>
          <w:t xml:space="preserve">——</w:t>
        </w:r>
        <w:r>
          <w:rPr>
            <w:rFonts w:ascii="Times New Roman" w:hAnsi="Times New Roman" w:hint="eastAsia"/>
            <w:kern w:val="0"/>
            <w:sz w:val="24"/>
          </w:rPr>
          <w:t xml:space="preserve">%。近年来，发行人调整优化融资结构，非传统融资规模及占比下降幅度较大，但仍存在较大规模非传统融资。对于非传统融资方式的依赖可能会对公司的偿债能力产生一定影响。</w:t>
        </w:r>
      </w:ins>
    </w:p>
    <w:p w14:paraId="1C093527"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10</w:t>
      </w:r>
      <w:r w:rsidRPr="0047642C">
        <w:rPr>
          <w:rFonts w:ascii="Times New Roman" w:hAnsi="Times New Roman" w:hint="eastAsia"/>
          <w:kern w:val="0"/>
          <w:sz w:val="24"/>
        </w:rPr>
        <w:t>、公司面临较大的或有负债风险</w:t>
      </w:r>
    </w:p>
    <w:p w14:paraId="2F6EF156" w14:textId="54CA03C0" w:rsidR="006310D1" w:rsidRPr="006310D1" w:rsidRDefault="006310D1" w:rsidP="006310D1">
      <w:pPr>
        <w:widowControl/>
        <w:spacing w:beforeLines="50" w:before="156" w:afterLines="50" w:after="156" w:line="360" w:lineRule="auto"/>
        <w:ind w:firstLineChars="200" w:firstLine="480"/>
        <w:rPr>
          <w:rFonts w:ascii="Times New Roman" w:hAnsi="Times New Roman" w:hint="eastAsia"/>
          <w:kern w:val="0"/>
          <w:sz w:val="24"/>
          <w:highlight w:val="yellow"/>
        </w:rPr>
      </w:pPr>
      <w:del w:id="1081" w:author="冯佳淇" w:date="2026-08-28T09:00:00Z">
        <w:r w:rsidRPr="004606C9">
          <w:rPr>
            <w:rFonts w:ascii="Times New Roman" w:hAnsi="Times New Roman" w:hint="eastAsia"/>
            <w:sz w:val="24"/>
          </w:rPr>
          <w:delText>截至</w:delText>
        </w:r>
        <w:r w:rsidRPr="004606C9">
          <w:rPr>
            <w:rFonts w:ascii="Times New Roman" w:hAnsi="Times New Roman"/>
            <w:sz w:val="24"/>
          </w:rPr>
          <w:delText>2025</w:delText>
        </w:r>
        <w:r w:rsidRPr="004606C9">
          <w:rPr>
            <w:rFonts w:ascii="Times New Roman" w:hAnsi="Times New Roman" w:hint="eastAsia"/>
            <w:sz w:val="24"/>
          </w:rPr>
          <w:delText>年末，公司对外担保合计金额为</w:delText>
        </w:r>
        <w:r w:rsidRPr="007D01BA">
          <w:rPr>
            <w:rFonts w:ascii="Times New Roman" w:hAnsi="Times New Roman"/>
            <w:sz w:val="24"/>
          </w:rPr>
          <w:delText>549,656.68</w:delText>
        </w:r>
        <w:r w:rsidRPr="000B750D">
          <w:rPr>
            <w:rFonts w:ascii="Times New Roman" w:hAnsi="Times New Roman" w:hint="eastAsia"/>
            <w:sz w:val="24"/>
          </w:rPr>
          <w:delText>万元，占净资产的比例为</w:delText>
        </w:r>
        <w:r w:rsidRPr="000B750D">
          <w:rPr>
            <w:rFonts w:ascii="Times New Roman" w:hAnsi="Times New Roman" w:hint="eastAsia"/>
            <w:sz w:val="24"/>
          </w:rPr>
          <w:delText>1</w:delText>
        </w:r>
        <w:r w:rsidRPr="000B750D">
          <w:rPr>
            <w:rFonts w:ascii="Times New Roman" w:hAnsi="Times New Roman"/>
            <w:sz w:val="24"/>
          </w:rPr>
          <w:delText>9.27%</w:delText>
        </w:r>
        <w:r w:rsidRPr="000B750D">
          <w:rPr>
            <w:rFonts w:ascii="Times New Roman" w:hAnsi="Times New Roman" w:hint="eastAsia"/>
            <w:sz w:val="24"/>
          </w:rPr>
          <w:delText>。</w:delText>
        </w:r>
        <w:r w:rsidRPr="00EE7076">
          <w:rPr>
            <w:rFonts w:ascii="Times New Roman" w:hAnsi="Times New Roman"/>
            <w:sz w:val="24"/>
          </w:rPr>
          <w:delText>发行人对外担保对象主要为</w:delText>
        </w:r>
        <w:r w:rsidRPr="00EE7076">
          <w:rPr>
            <w:rFonts w:ascii="Times New Roman" w:hAnsi="Times New Roman" w:hint="eastAsia"/>
            <w:sz w:val="24"/>
          </w:rPr>
          <w:delText>济宁市</w:delText>
        </w:r>
        <w:proofErr w:type="gramStart"/>
        <w:r w:rsidRPr="00EE7076">
          <w:rPr>
            <w:rFonts w:ascii="Times New Roman" w:hAnsi="Times New Roman" w:hint="eastAsia"/>
            <w:sz w:val="24"/>
          </w:rPr>
          <w:delText>兖州区惠民</w:delText>
        </w:r>
        <w:proofErr w:type="gramEnd"/>
        <w:r w:rsidRPr="00EE7076">
          <w:rPr>
            <w:rFonts w:ascii="Times New Roman" w:hAnsi="Times New Roman" w:hint="eastAsia"/>
            <w:sz w:val="24"/>
          </w:rPr>
          <w:delText>产业投资运营有限公司</w:delText>
        </w:r>
        <w:r>
          <w:rPr>
            <w:rFonts w:ascii="Times New Roman" w:hAnsi="Times New Roman" w:hint="eastAsia"/>
            <w:sz w:val="24"/>
          </w:rPr>
          <w:delText>、</w:delText>
        </w:r>
        <w:r w:rsidRPr="00EE7076">
          <w:rPr>
            <w:rFonts w:ascii="Times New Roman" w:hAnsi="Times New Roman" w:hint="eastAsia"/>
            <w:sz w:val="24"/>
          </w:rPr>
          <w:delText>济宁市</w:delText>
        </w:r>
        <w:proofErr w:type="gramStart"/>
        <w:r w:rsidRPr="00EE7076">
          <w:rPr>
            <w:rFonts w:ascii="Times New Roman" w:hAnsi="Times New Roman" w:hint="eastAsia"/>
            <w:sz w:val="24"/>
          </w:rPr>
          <w:delText>兖州区惠嘉</w:delText>
        </w:r>
        <w:proofErr w:type="gramEnd"/>
        <w:r w:rsidRPr="00EE7076">
          <w:rPr>
            <w:rFonts w:ascii="Times New Roman" w:hAnsi="Times New Roman" w:hint="eastAsia"/>
            <w:sz w:val="24"/>
          </w:rPr>
          <w:delText>置业有限公司</w:delText>
        </w:r>
        <w:r>
          <w:rPr>
            <w:rFonts w:ascii="Times New Roman" w:hAnsi="Times New Roman" w:hint="eastAsia"/>
            <w:sz w:val="24"/>
          </w:rPr>
          <w:delText>、</w:delText>
        </w:r>
        <w:r w:rsidRPr="00EE7076">
          <w:rPr>
            <w:rFonts w:ascii="Times New Roman" w:hAnsi="Times New Roman"/>
            <w:sz w:val="24"/>
          </w:rPr>
          <w:delText>济宁市</w:delText>
        </w:r>
        <w:proofErr w:type="gramStart"/>
        <w:r w:rsidRPr="00EE7076">
          <w:rPr>
            <w:rFonts w:ascii="Times New Roman" w:hAnsi="Times New Roman"/>
            <w:sz w:val="24"/>
          </w:rPr>
          <w:delText>兖州区</w:delText>
        </w:r>
        <w:proofErr w:type="gramEnd"/>
        <w:r w:rsidRPr="00EE7076">
          <w:rPr>
            <w:rFonts w:ascii="Times New Roman" w:hAnsi="Times New Roman"/>
            <w:sz w:val="24"/>
          </w:rPr>
          <w:delText>融通投资有限公司</w:delText>
        </w:r>
        <w:r>
          <w:rPr>
            <w:rFonts w:ascii="Times New Roman" w:hAnsi="Times New Roman" w:hint="eastAsia"/>
            <w:sz w:val="24"/>
          </w:rPr>
          <w:delText>、</w:delText>
        </w:r>
        <w:r w:rsidRPr="00EE7076">
          <w:rPr>
            <w:rFonts w:ascii="Times New Roman" w:hAnsi="Times New Roman"/>
            <w:sz w:val="24"/>
          </w:rPr>
          <w:delText>济宁</w:delText>
        </w:r>
        <w:r w:rsidRPr="00EE7076">
          <w:rPr>
            <w:rFonts w:ascii="Times New Roman" w:hAnsi="Times New Roman"/>
            <w:sz w:val="24"/>
          </w:rPr>
          <w:lastRenderedPageBreak/>
          <w:delText>市济</w:delText>
        </w:r>
        <w:proofErr w:type="gramStart"/>
        <w:r w:rsidRPr="00EE7076">
          <w:rPr>
            <w:rFonts w:ascii="Times New Roman" w:hAnsi="Times New Roman"/>
            <w:sz w:val="24"/>
          </w:rPr>
          <w:delText>东投资</w:delText>
        </w:r>
        <w:proofErr w:type="gramEnd"/>
        <w:r w:rsidRPr="00EE7076">
          <w:rPr>
            <w:rFonts w:ascii="Times New Roman" w:hAnsi="Times New Roman"/>
            <w:sz w:val="24"/>
          </w:rPr>
          <w:delText>发展集团有限公</w:delText>
        </w:r>
        <w:r w:rsidRPr="006310D1">
          <w:rPr>
            <w:rFonts w:ascii="Times New Roman" w:hAnsi="Times New Roman"/>
            <w:sz w:val="24"/>
          </w:rPr>
          <w:delText>司</w:delText>
        </w:r>
        <w:r w:rsidRPr="006310D1">
          <w:rPr>
            <w:rFonts w:ascii="Times New Roman" w:hAnsi="Times New Roman" w:hint="eastAsia"/>
            <w:sz w:val="24"/>
          </w:rPr>
          <w:delText>和济宁</w:delText>
        </w:r>
        <w:proofErr w:type="gramStart"/>
        <w:r w:rsidRPr="006310D1">
          <w:rPr>
            <w:rFonts w:ascii="Times New Roman" w:hAnsi="Times New Roman" w:hint="eastAsia"/>
            <w:sz w:val="24"/>
          </w:rPr>
          <w:delText>市坤元土地</w:delText>
        </w:r>
        <w:proofErr w:type="gramEnd"/>
        <w:r w:rsidRPr="006310D1">
          <w:rPr>
            <w:rFonts w:ascii="Times New Roman" w:hAnsi="Times New Roman" w:hint="eastAsia"/>
            <w:sz w:val="24"/>
          </w:rPr>
          <w:delText>整治有限公司等</w:delText>
        </w:r>
        <w:r w:rsidR="00905433" w:rsidRPr="006310D1">
          <w:rPr>
            <w:rFonts w:ascii="Times New Roman" w:hAnsi="Times New Roman" w:hint="eastAsia"/>
            <w:kern w:val="0"/>
            <w:sz w:val="24"/>
          </w:rPr>
          <w:delText>。虽然目前发行人主要对外担保对象经营情况良好，但是若被担保对象在未来生产经营活动、投资活动发生重大不利变化、财务状况下滑、资金</w:delText>
        </w:r>
        <w:proofErr w:type="gramStart"/>
        <w:r w:rsidR="00905433" w:rsidRPr="006310D1">
          <w:rPr>
            <w:rFonts w:ascii="Times New Roman" w:hAnsi="Times New Roman" w:hint="eastAsia"/>
            <w:kern w:val="0"/>
            <w:sz w:val="24"/>
          </w:rPr>
          <w:delText>链紧张</w:delText>
        </w:r>
        <w:proofErr w:type="gramEnd"/>
        <w:r w:rsidR="00905433" w:rsidRPr="006310D1">
          <w:rPr>
            <w:rFonts w:ascii="Times New Roman" w:hAnsi="Times New Roman" w:hint="eastAsia"/>
            <w:kern w:val="0"/>
            <w:sz w:val="24"/>
          </w:rPr>
          <w:delText>等因素，不能或不愿偿付到期债务，则可能导致发行人承担连带担保责任或代偿风险，进而对发行人的融资能力和盈利能力产生不利的影响，从而可能影响债券本息的偿付。</w:delText>
        </w:r>
      </w:del>
      <w:ins w:id="1082" w:author="冯佳淇" w:date="2026-08-28T09:00:00Z">
        <w:r>
          <w:rPr>
            <w:rFonts w:ascii="Times New Roman" w:hAnsi="Times New Roman" w:hint="eastAsia"/>
            <w:sz w:val="24"/>
          </w:rPr>
          <w:t xml:space="preserve">截至2026年6月末，公司对外担保合计金额为577,030.99万元，占净资产的比例为20.31%。发行人对外担保对象主要为地方国有企业济宁市兖州区融通投资有限公司、济宁市济东投资发展集团有限公司。虽然目前发行人主要对外担保对象经营情况良好，但是若被担保对象在未来生产经营活动、投资活动发生重大不利变化、财务状况下滑、资金链紧张等因素，不能或不愿偿付到期债务，则可能导致发行人承担连带担保责任或代偿风险，进而对发行人的融资能力和盈利能力产生不利的影响，从而可能影响债券本息的偿付。</w:t>
        </w:r>
      </w:ins>
    </w:p>
    <w:p w14:paraId="0BC2E8E9" w14:textId="77777777" w:rsidR="00905433" w:rsidRPr="006256A6"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256A6">
        <w:rPr>
          <w:rFonts w:ascii="Times New Roman" w:hAnsi="Times New Roman" w:hint="eastAsia"/>
          <w:kern w:val="0"/>
          <w:sz w:val="24"/>
        </w:rPr>
        <w:t>11</w:t>
      </w:r>
      <w:r w:rsidRPr="006256A6">
        <w:rPr>
          <w:rFonts w:ascii="Times New Roman" w:hAnsi="Times New Roman" w:hint="eastAsia"/>
          <w:kern w:val="0"/>
          <w:sz w:val="24"/>
        </w:rPr>
        <w:t>、</w:t>
      </w:r>
      <w:r w:rsidRPr="006256A6">
        <w:rPr>
          <w:rFonts w:ascii="Times New Roman" w:hAnsi="Times New Roman" w:hint="eastAsia"/>
          <w:kern w:val="0"/>
          <w:sz w:val="24"/>
        </w:rPr>
        <w:t>EBITDA</w:t>
      </w:r>
      <w:r w:rsidRPr="006256A6">
        <w:rPr>
          <w:rFonts w:ascii="Times New Roman" w:hAnsi="Times New Roman" w:hint="eastAsia"/>
          <w:kern w:val="0"/>
          <w:sz w:val="24"/>
        </w:rPr>
        <w:t>保障倍数较低的风险</w:t>
      </w:r>
    </w:p>
    <w:p w14:paraId="4F6DE884" w14:textId="59C5C73C" w:rsidR="00905433" w:rsidRPr="006256A6" w:rsidRDefault="00905433" w:rsidP="00905433">
      <w:pPr>
        <w:widowControl/>
        <w:spacing w:beforeLines="50" w:before="156" w:afterLines="50" w:after="156" w:line="360" w:lineRule="auto"/>
        <w:ind w:firstLineChars="200" w:firstLine="480"/>
        <w:rPr>
          <w:rFonts w:ascii="Times New Roman" w:hAnsi="Times New Roman"/>
          <w:kern w:val="0"/>
          <w:sz w:val="24"/>
        </w:rPr>
      </w:pPr>
      <w:del w:id="1083" w:author="冯佳淇" w:date="2026-08-28T09:00:00Z">
        <w:r w:rsidRPr="006256A6">
          <w:rPr>
            <w:rFonts w:ascii="Times New Roman" w:hAnsi="Times New Roman" w:hint="eastAsia"/>
            <w:kern w:val="0"/>
            <w:sz w:val="24"/>
          </w:rPr>
          <w:delText>截至</w:delText>
        </w:r>
        <w:r w:rsidRPr="006256A6">
          <w:rPr>
            <w:rFonts w:ascii="Times New Roman" w:hAnsi="Times New Roman" w:hint="eastAsia"/>
            <w:kern w:val="0"/>
            <w:sz w:val="24"/>
          </w:rPr>
          <w:delText>202</w:delText>
        </w:r>
        <w:r w:rsidR="0047642C" w:rsidRPr="006256A6">
          <w:rPr>
            <w:rFonts w:ascii="Times New Roman" w:hAnsi="Times New Roman"/>
            <w:kern w:val="0"/>
            <w:sz w:val="24"/>
          </w:rPr>
          <w:delText>4</w:delText>
        </w:r>
        <w:r w:rsidRPr="006256A6">
          <w:rPr>
            <w:rFonts w:ascii="Times New Roman" w:hAnsi="Times New Roman" w:hint="eastAsia"/>
            <w:kern w:val="0"/>
            <w:sz w:val="24"/>
          </w:rPr>
          <w:delText>年末和</w:delText>
        </w:r>
        <w:r w:rsidRPr="006256A6">
          <w:rPr>
            <w:rFonts w:ascii="Times New Roman" w:hAnsi="Times New Roman" w:hint="eastAsia"/>
            <w:kern w:val="0"/>
            <w:sz w:val="24"/>
          </w:rPr>
          <w:delText>202</w:delText>
        </w:r>
        <w:r w:rsidR="0047642C" w:rsidRPr="006256A6">
          <w:rPr>
            <w:rFonts w:ascii="Times New Roman" w:hAnsi="Times New Roman"/>
            <w:kern w:val="0"/>
            <w:sz w:val="24"/>
          </w:rPr>
          <w:delText>5</w:delText>
        </w:r>
        <w:r w:rsidRPr="006256A6">
          <w:rPr>
            <w:rFonts w:ascii="Times New Roman" w:hAnsi="Times New Roman" w:hint="eastAsia"/>
            <w:kern w:val="0"/>
            <w:sz w:val="24"/>
          </w:rPr>
          <w:delText>年末，发行人</w:delText>
        </w:r>
        <w:r w:rsidRPr="006256A6">
          <w:rPr>
            <w:rFonts w:ascii="Times New Roman" w:hAnsi="Times New Roman" w:hint="eastAsia"/>
            <w:kern w:val="0"/>
            <w:sz w:val="24"/>
          </w:rPr>
          <w:delText>EBITDA</w:delText>
        </w:r>
        <w:r w:rsidRPr="006256A6">
          <w:rPr>
            <w:rFonts w:ascii="Times New Roman" w:hAnsi="Times New Roman" w:hint="eastAsia"/>
            <w:kern w:val="0"/>
            <w:sz w:val="24"/>
          </w:rPr>
          <w:delText>利息保障倍数分别为</w:delText>
        </w:r>
        <w:r w:rsidR="0047642C" w:rsidRPr="006256A6">
          <w:rPr>
            <w:rFonts w:ascii="Times New Roman" w:hAnsi="Times New Roman" w:hint="eastAsia"/>
            <w:kern w:val="0"/>
            <w:sz w:val="24"/>
          </w:rPr>
          <w:delText>0.63</w:delText>
        </w:r>
        <w:r w:rsidRPr="006256A6">
          <w:rPr>
            <w:rFonts w:ascii="Times New Roman" w:hAnsi="Times New Roman" w:hint="eastAsia"/>
            <w:kern w:val="0"/>
            <w:sz w:val="24"/>
          </w:rPr>
          <w:delText>和</w:delText>
        </w:r>
        <w:r w:rsidR="006256A6" w:rsidRPr="006256A6">
          <w:rPr>
            <w:rFonts w:ascii="Times New Roman" w:hAnsi="Times New Roman"/>
            <w:kern w:val="0"/>
            <w:sz w:val="24"/>
          </w:rPr>
          <w:delText>1.40</w:delText>
        </w:r>
        <w:r w:rsidRPr="006256A6">
          <w:rPr>
            <w:rFonts w:ascii="Times New Roman" w:hAnsi="Times New Roman" w:hint="eastAsia"/>
            <w:kern w:val="0"/>
            <w:sz w:val="24"/>
          </w:rPr>
          <w:delText>，发行人报告期内税息折旧及摊销前利润对利息的覆盖能力</w:delText>
        </w:r>
        <w:r w:rsidR="006256A6" w:rsidRPr="006256A6">
          <w:rPr>
            <w:rFonts w:ascii="Times New Roman" w:hAnsi="Times New Roman" w:hint="eastAsia"/>
            <w:kern w:val="0"/>
            <w:sz w:val="24"/>
          </w:rPr>
          <w:delText>大幅提升但不稳定</w:delText>
        </w:r>
        <w:r w:rsidRPr="006256A6">
          <w:rPr>
            <w:rFonts w:ascii="Times New Roman" w:hAnsi="Times New Roman" w:hint="eastAsia"/>
            <w:kern w:val="0"/>
            <w:sz w:val="24"/>
          </w:rPr>
          <w:delText>。若发行人融资成本控制出现重大不利变动或盈利能力产生较大程度下降的情况，可能会对发行人的偿债能力产生一定影响。</w:delText>
        </w:r>
      </w:del>
      <w:ins w:id="1084" w:author="冯佳淇" w:date="2026-08-28T09:00:00Z">
        <w:r>
          <w:rPr>
            <w:rFonts w:ascii="Times New Roman" w:hAnsi="Times New Roman" w:hint="eastAsia"/>
            <w:kern w:val="0"/>
            <w:sz w:val="24"/>
          </w:rPr>
          <w:t xml:space="preserve">截至2024年末、2025年末和2026年6月末，发行人EBITDA利息保障倍数分别为0.63、1.40和</w:t>
        </w:r>
        <w:r>
          <w:rPr>
            <w:rFonts w:ascii="Times New Roman" w:hAnsi="Times New Roman" w:hint="eastAsia"/>
            <w:kern w:val="0"/>
            <w:sz w:val="24"/>
            <w:highlight w:val="yellow"/>
          </w:rPr>
          <w:t xml:space="preserve">——</w:t>
        </w:r>
        <w:r>
          <w:rPr>
            <w:rFonts w:ascii="Times New Roman" w:hAnsi="Times New Roman" w:hint="eastAsia"/>
            <w:kern w:val="0"/>
            <w:sz w:val="24"/>
          </w:rPr>
          <w:t xml:space="preserve">，发行人报告期内税息折旧及摊销前利润对利息的覆盖能力仍相对有限。若发行人融资成本控制出现重大不利变动或盈利能力产生较大程度下降的情况，可能会对发行人的偿债能力产生一定影响。</w:t>
        </w:r>
      </w:ins>
    </w:p>
    <w:p w14:paraId="467E00CC"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12</w:t>
      </w:r>
      <w:r w:rsidRPr="0047642C">
        <w:rPr>
          <w:rFonts w:ascii="Times New Roman" w:hAnsi="Times New Roman" w:hint="eastAsia"/>
          <w:kern w:val="0"/>
          <w:sz w:val="24"/>
        </w:rPr>
        <w:t>、可使用授信额度较小的风险</w:t>
      </w:r>
    </w:p>
    <w:p w14:paraId="3C6BF3D3" w14:textId="3F1805C4" w:rsidR="006256A6" w:rsidRPr="006256A6" w:rsidRDefault="006256A6" w:rsidP="006256A6">
      <w:pPr>
        <w:widowControl/>
        <w:spacing w:beforeLines="50" w:before="156" w:afterLines="50" w:after="156" w:line="360" w:lineRule="auto"/>
        <w:ind w:firstLineChars="200" w:firstLine="480"/>
        <w:rPr>
          <w:rFonts w:ascii="Times New Roman" w:hAnsi="Times New Roman" w:hint="eastAsia"/>
          <w:kern w:val="0"/>
          <w:sz w:val="24"/>
        </w:rPr>
      </w:pPr>
      <w:del w:id="1085" w:author="冯佳淇" w:date="2026-08-28T09:00:00Z">
        <w:r w:rsidRPr="006256A6">
          <w:rPr>
            <w:rFonts w:ascii="Times New Roman" w:hAnsi="Times New Roman"/>
            <w:sz w:val="24"/>
          </w:rPr>
          <w:delText>截至</w:delText>
        </w:r>
        <w:r w:rsidRPr="006256A6">
          <w:rPr>
            <w:rFonts w:ascii="Times New Roman" w:hAnsi="Times New Roman"/>
            <w:sz w:val="24"/>
          </w:rPr>
          <w:delText>2025</w:delText>
        </w:r>
        <w:r w:rsidRPr="006256A6">
          <w:rPr>
            <w:rFonts w:ascii="Times New Roman" w:hAnsi="Times New Roman"/>
            <w:sz w:val="24"/>
          </w:rPr>
          <w:delText>年末，发行人在各金融机构的授信额度总额为</w:delText>
        </w:r>
        <w:r w:rsidRPr="006256A6">
          <w:rPr>
            <w:rFonts w:ascii="Times New Roman" w:hAnsi="Times New Roman"/>
            <w:sz w:val="24"/>
          </w:rPr>
          <w:delText>622,700.00</w:delText>
        </w:r>
        <w:r w:rsidRPr="006256A6">
          <w:rPr>
            <w:rFonts w:ascii="Times New Roman" w:hAnsi="Times New Roman"/>
            <w:sz w:val="24"/>
          </w:rPr>
          <w:delText>万元，其中已使用额度为</w:delText>
        </w:r>
        <w:r w:rsidRPr="006256A6">
          <w:rPr>
            <w:rFonts w:ascii="Times New Roman" w:hAnsi="Times New Roman"/>
            <w:sz w:val="24"/>
          </w:rPr>
          <w:delText>355,661.66</w:delText>
        </w:r>
        <w:r w:rsidRPr="006256A6">
          <w:rPr>
            <w:rFonts w:ascii="Times New Roman" w:hAnsi="Times New Roman"/>
            <w:sz w:val="24"/>
          </w:rPr>
          <w:delText>万元，剩余授信余额为</w:delText>
        </w:r>
        <w:r w:rsidRPr="006256A6">
          <w:rPr>
            <w:rFonts w:ascii="Times New Roman" w:hAnsi="Times New Roman"/>
            <w:sz w:val="24"/>
          </w:rPr>
          <w:delText>267,038.34</w:delText>
        </w:r>
        <w:r w:rsidRPr="006256A6">
          <w:rPr>
            <w:rFonts w:ascii="Times New Roman" w:hAnsi="Times New Roman"/>
            <w:sz w:val="24"/>
          </w:rPr>
          <w:delText>万元</w:delText>
        </w:r>
        <w:r w:rsidR="00905433" w:rsidRPr="006256A6">
          <w:rPr>
            <w:rFonts w:ascii="Times New Roman" w:hAnsi="Times New Roman" w:hint="eastAsia"/>
            <w:kern w:val="0"/>
            <w:sz w:val="24"/>
          </w:rPr>
          <w:delText>。发行人可使用授信额度较小，如未来出现债务集中兑付的情况，可能对发行人流动性产生不利影响。</w:delText>
        </w:r>
      </w:del>
      <w:ins w:id="1086" w:author="冯佳淇" w:date="2026-08-28T09:00:00Z">
        <w:r>
          <w:rPr>
            <w:rFonts w:ascii="Times New Roman" w:hAnsi="Times New Roman"/>
            <w:sz w:val="24"/>
          </w:rPr>
          <w:t xml:space="preserve">截至2026年6月末，发行人在各金融机构的授信额度总额为</w:t>
        </w:r>
        <w:r>
          <w:rPr>
            <w:rFonts w:ascii="Times New Roman" w:hAnsi="Times New Roman"/>
            <w:sz w:val="24"/>
            <w:highlight w:val="yellow"/>
          </w:rPr>
          <w:t xml:space="preserve">——</w:t>
        </w:r>
        <w:r>
          <w:rPr>
            <w:rFonts w:ascii="Times New Roman" w:hAnsi="Times New Roman"/>
            <w:sz w:val="24"/>
          </w:rPr>
          <w:t xml:space="preserve">万元，其中已使用额度为</w:t>
        </w:r>
        <w:r>
          <w:rPr>
            <w:rFonts w:ascii="Times New Roman" w:hAnsi="Times New Roman"/>
            <w:sz w:val="24"/>
            <w:highlight w:val="yellow"/>
          </w:rPr>
          <w:t xml:space="preserve">——</w:t>
        </w:r>
        <w:r>
          <w:rPr>
            <w:rFonts w:ascii="Times New Roman" w:hAnsi="Times New Roman"/>
            <w:sz w:val="24"/>
          </w:rPr>
          <w:t xml:space="preserve">万元，剩余授信余额为</w:t>
        </w:r>
        <w:r>
          <w:rPr>
            <w:rFonts w:ascii="Times New Roman" w:hAnsi="Times New Roman"/>
            <w:sz w:val="24"/>
            <w:highlight w:val="yellow"/>
          </w:rPr>
          <w:t xml:space="preserve">——</w:t>
        </w:r>
        <w:r>
          <w:rPr>
            <w:rFonts w:ascii="Times New Roman" w:hAnsi="Times New Roman"/>
            <w:sz w:val="24"/>
          </w:rPr>
          <w:t xml:space="preserve">万元。发行人可使用授信额度较小，如未来出现债务集中兑付的情况，可能对发行人流动性产生不利影响。</w:t>
        </w:r>
      </w:ins>
    </w:p>
    <w:p w14:paraId="4831F8B2"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13</w:t>
      </w:r>
      <w:r w:rsidRPr="0047642C">
        <w:rPr>
          <w:rFonts w:ascii="Times New Roman" w:hAnsi="Times New Roman" w:hint="eastAsia"/>
          <w:kern w:val="0"/>
          <w:sz w:val="24"/>
        </w:rPr>
        <w:t>、未来项目建设资本支出较大的风险</w:t>
      </w:r>
    </w:p>
    <w:p w14:paraId="401E92D1" w14:textId="4B80333D"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87" w:author="冯佳淇" w:date="2026-08-28T09:00:00Z">
        <w:r w:rsidRPr="0047642C">
          <w:rPr>
            <w:rFonts w:ascii="Times New Roman" w:hAnsi="Times New Roman" w:hint="eastAsia"/>
            <w:kern w:val="0"/>
            <w:sz w:val="24"/>
          </w:rPr>
          <w:delText>发行人负责</w:delText>
        </w:r>
        <w:proofErr w:type="gramStart"/>
        <w:r w:rsidRPr="0047642C">
          <w:rPr>
            <w:rFonts w:ascii="Times New Roman" w:hAnsi="Times New Roman" w:hint="eastAsia"/>
            <w:kern w:val="0"/>
            <w:sz w:val="24"/>
          </w:rPr>
          <w:delText>兖州区</w:delText>
        </w:r>
        <w:proofErr w:type="gramEnd"/>
        <w:r w:rsidRPr="0047642C">
          <w:rPr>
            <w:rFonts w:ascii="Times New Roman" w:hAnsi="Times New Roman" w:hint="eastAsia"/>
            <w:kern w:val="0"/>
            <w:sz w:val="24"/>
          </w:rPr>
          <w:delText>城市基础设施建设业务，报告期内，发行人投资活动产生的现金流量净额分别为</w:delText>
        </w:r>
        <w:r w:rsidR="0047642C" w:rsidRPr="0047642C">
          <w:rPr>
            <w:rFonts w:ascii="Times New Roman" w:hAnsi="Times New Roman" w:hint="eastAsia"/>
            <w:kern w:val="0"/>
            <w:sz w:val="24"/>
          </w:rPr>
          <w:delText>32,071.76</w:delText>
        </w:r>
        <w:r w:rsidRPr="0047642C">
          <w:rPr>
            <w:rFonts w:ascii="Times New Roman" w:hAnsi="Times New Roman" w:hint="eastAsia"/>
            <w:kern w:val="0"/>
            <w:sz w:val="24"/>
          </w:rPr>
          <w:delText>万元和</w:delText>
        </w:r>
        <w:r w:rsidR="006256A6" w:rsidRPr="006256A6">
          <w:rPr>
            <w:rFonts w:ascii="Times New Roman" w:hAnsi="Times New Roman"/>
            <w:kern w:val="0"/>
            <w:sz w:val="24"/>
          </w:rPr>
          <w:delText>-171,537.97</w:delText>
        </w:r>
        <w:r w:rsidRPr="0047642C">
          <w:rPr>
            <w:rFonts w:ascii="Times New Roman" w:hAnsi="Times New Roman" w:hint="eastAsia"/>
            <w:kern w:val="0"/>
            <w:sz w:val="24"/>
          </w:rPr>
          <w:delText>万元</w:delText>
        </w:r>
        <w:r w:rsidR="00311C60" w:rsidRPr="00311C60">
          <w:rPr>
            <w:rFonts w:ascii="Times New Roman" w:hAnsi="Times New Roman" w:hint="eastAsia"/>
            <w:kern w:val="0"/>
            <w:sz w:val="24"/>
          </w:rPr>
          <w:delText>。</w:delText>
        </w:r>
        <w:r w:rsidRPr="00311C60">
          <w:rPr>
            <w:rFonts w:ascii="Times New Roman" w:hAnsi="Times New Roman" w:hint="eastAsia"/>
            <w:kern w:val="0"/>
            <w:sz w:val="24"/>
          </w:rPr>
          <w:delText>2024</w:delText>
        </w:r>
        <w:r w:rsidRPr="00311C60">
          <w:rPr>
            <w:rFonts w:ascii="Times New Roman" w:hAnsi="Times New Roman" w:hint="eastAsia"/>
            <w:kern w:val="0"/>
            <w:sz w:val="24"/>
          </w:rPr>
          <w:delText>年，发行人投资活动产生的现金流入金额较大，主要系处置子公司及其他营业单位收到的现金较多所致。</w:delText>
        </w:r>
        <w:r w:rsidR="00311C60" w:rsidRPr="00311C60">
          <w:rPr>
            <w:rFonts w:ascii="Times New Roman" w:hAnsi="Times New Roman" w:hint="eastAsia"/>
            <w:kern w:val="0"/>
            <w:sz w:val="24"/>
          </w:rPr>
          <w:delText>202</w:delText>
        </w:r>
        <w:r w:rsidR="00311C60" w:rsidRPr="00311C60">
          <w:rPr>
            <w:rFonts w:ascii="Times New Roman" w:hAnsi="Times New Roman"/>
            <w:kern w:val="0"/>
            <w:sz w:val="24"/>
          </w:rPr>
          <w:delText>5</w:delText>
        </w:r>
        <w:r w:rsidR="00311C60" w:rsidRPr="00311C60">
          <w:rPr>
            <w:rFonts w:ascii="Times New Roman" w:hAnsi="Times New Roman" w:hint="eastAsia"/>
            <w:kern w:val="0"/>
            <w:sz w:val="24"/>
          </w:rPr>
          <w:delText>年度，发行人投资活动产生的现金流量净额为负值，主要系发行人</w:delText>
        </w:r>
        <w:r w:rsidR="00311C60" w:rsidRPr="00311C60">
          <w:rPr>
            <w:rFonts w:ascii="Times New Roman" w:hAnsi="Times New Roman" w:hint="eastAsia"/>
            <w:kern w:val="0"/>
            <w:sz w:val="24"/>
          </w:rPr>
          <w:delText>追加权益工具投资支付的现金较多所致</w:delText>
        </w:r>
        <w:r w:rsidR="00311C60" w:rsidRPr="00311C60">
          <w:rPr>
            <w:rFonts w:ascii="Times New Roman" w:hAnsi="Times New Roman" w:hint="eastAsia"/>
            <w:kern w:val="0"/>
            <w:sz w:val="24"/>
          </w:rPr>
          <w:delText>。</w:delText>
        </w:r>
        <w:r w:rsidRPr="00311C60">
          <w:rPr>
            <w:rFonts w:ascii="Times New Roman" w:hAnsi="Times New Roman" w:hint="eastAsia"/>
            <w:kern w:val="0"/>
            <w:sz w:val="24"/>
          </w:rPr>
          <w:delText>随着发行人业务的不断发展，发行人未来资本支出较大，发行人将面临持续性的融资需求，一旦融资成本和融资条件发生不利变化，将对发行人的融资能力和盈利能力产生不利的影响，从而可能影响债券本息的偿付。</w:delText>
        </w:r>
      </w:del>
      <w:ins w:id="1088" w:author="冯佳淇" w:date="2026-08-28T09:00:00Z">
        <w:r>
          <w:rPr>
            <w:rFonts w:ascii="Times New Roman" w:hAnsi="Times New Roman" w:hint="eastAsia"/>
            <w:kern w:val="0"/>
            <w:sz w:val="24"/>
          </w:rPr>
          <w:t xml:space="preserve">发行人负责兖州区城市基础设施建设业务，2024年、2025年和2026年1-6月，发行人投资活动产生的现金流量净额分别为32,071.76万元、-171,537.97万元和8,180.33万元。2024年，发行人投资活动产生的现金流入金额较大，主要系处置子公司及其他营业单位收到的现金较多所致；2025年投资活动现金净流出增加；2026年1-6月投资活动现金流量净额转为小幅净流入。随着发行人业务的不断发展，发行人未来资本支出较大，发行人将面临持续性的融资需求，一旦融资成本和融资条件发生不利变化，将对发行人的融资能力和盈利能力产生不利的影响，从而可能影响债券本息的偿付。</w:t>
        </w:r>
      </w:ins>
    </w:p>
    <w:p w14:paraId="6FF320B5"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14</w:t>
      </w:r>
      <w:r w:rsidRPr="0047642C">
        <w:rPr>
          <w:rFonts w:ascii="Times New Roman" w:hAnsi="Times New Roman" w:hint="eastAsia"/>
          <w:kern w:val="0"/>
          <w:sz w:val="24"/>
        </w:rPr>
        <w:t>、经营活动产生的现金流量净额和筹资活动产生的现金流量净额波动较大及现金流对债务的保障能力较弱的风险</w:t>
      </w:r>
    </w:p>
    <w:p w14:paraId="5D3AB637" w14:textId="575F054E"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89" w:author="冯佳淇" w:date="2026-08-28T09:00:00Z">
        <w:r w:rsidRPr="00311C60">
          <w:rPr>
            <w:rFonts w:ascii="Times New Roman" w:hAnsi="Times New Roman" w:hint="eastAsia"/>
            <w:kern w:val="0"/>
            <w:sz w:val="24"/>
          </w:rPr>
          <w:lastRenderedPageBreak/>
          <w:delText>报告期内，发行人的经营活动产生的现金流量净额分别为</w:delText>
        </w:r>
        <w:r w:rsidR="0047642C" w:rsidRPr="00311C60">
          <w:rPr>
            <w:rFonts w:ascii="Times New Roman" w:hAnsi="Times New Roman" w:hint="eastAsia"/>
            <w:kern w:val="0"/>
            <w:sz w:val="24"/>
          </w:rPr>
          <w:delText>-707,296.19</w:delText>
        </w:r>
        <w:r w:rsidRPr="00311C60">
          <w:rPr>
            <w:rFonts w:ascii="Times New Roman" w:hAnsi="Times New Roman" w:hint="eastAsia"/>
            <w:kern w:val="0"/>
            <w:sz w:val="24"/>
          </w:rPr>
          <w:delText>万元和</w:delText>
        </w:r>
        <w:r w:rsidR="00311C60" w:rsidRPr="00311C60">
          <w:rPr>
            <w:rFonts w:ascii="Times New Roman" w:hAnsi="Times New Roman"/>
            <w:kern w:val="0"/>
            <w:sz w:val="24"/>
          </w:rPr>
          <w:delText>551,756.69</w:delText>
        </w:r>
        <w:r w:rsidRPr="00311C60">
          <w:rPr>
            <w:rFonts w:ascii="Times New Roman" w:hAnsi="Times New Roman" w:hint="eastAsia"/>
            <w:kern w:val="0"/>
            <w:sz w:val="24"/>
          </w:rPr>
          <w:delText>万元，波动幅度较大，发行人</w:delText>
        </w:r>
        <w:r w:rsidRPr="00311C60">
          <w:rPr>
            <w:rFonts w:ascii="Times New Roman" w:hAnsi="Times New Roman" w:hint="eastAsia"/>
            <w:kern w:val="0"/>
            <w:sz w:val="24"/>
          </w:rPr>
          <w:delText>2024</w:delText>
        </w:r>
        <w:r w:rsidRPr="00311C60">
          <w:rPr>
            <w:rFonts w:ascii="Times New Roman" w:hAnsi="Times New Roman" w:hint="eastAsia"/>
            <w:kern w:val="0"/>
            <w:sz w:val="24"/>
          </w:rPr>
          <w:delText>年度经营活动产生的现金流量净额为负，主要原因为发行人开展商品贸易业务减少，且收到兖州区内其他企业的往来款减少，导致经营活动现金流入减少所致。报告期内，发行人筹资活动产生的现金流量净额分别为</w:delText>
        </w:r>
        <w:r w:rsidR="0047642C" w:rsidRPr="00311C60">
          <w:rPr>
            <w:rFonts w:ascii="Times New Roman" w:hAnsi="Times New Roman" w:hint="eastAsia"/>
            <w:kern w:val="0"/>
            <w:sz w:val="24"/>
          </w:rPr>
          <w:delText>725,842.49</w:delText>
        </w:r>
        <w:r w:rsidRPr="00311C60">
          <w:rPr>
            <w:rFonts w:ascii="Times New Roman" w:hAnsi="Times New Roman" w:hint="eastAsia"/>
            <w:kern w:val="0"/>
            <w:sz w:val="24"/>
          </w:rPr>
          <w:delText>万元和</w:delText>
        </w:r>
        <w:r w:rsidR="00311C60" w:rsidRPr="00311C60">
          <w:rPr>
            <w:rFonts w:ascii="Times New Roman" w:hAnsi="Times New Roman"/>
            <w:kern w:val="0"/>
            <w:sz w:val="24"/>
          </w:rPr>
          <w:delText>-431,360.84</w:delText>
        </w:r>
        <w:r w:rsidRPr="00311C60">
          <w:rPr>
            <w:rFonts w:ascii="Times New Roman" w:hAnsi="Times New Roman" w:hint="eastAsia"/>
            <w:kern w:val="0"/>
            <w:sz w:val="24"/>
          </w:rPr>
          <w:delText>万元，</w:delText>
        </w:r>
        <w:r w:rsidRPr="00311C60">
          <w:rPr>
            <w:rFonts w:ascii="Times New Roman" w:hAnsi="Times New Roman" w:hint="eastAsia"/>
            <w:kern w:val="0"/>
            <w:sz w:val="24"/>
          </w:rPr>
          <w:delText>202</w:delText>
        </w:r>
        <w:r w:rsidR="00311C60" w:rsidRPr="00311C60">
          <w:rPr>
            <w:rFonts w:ascii="Times New Roman" w:hAnsi="Times New Roman"/>
            <w:kern w:val="0"/>
            <w:sz w:val="24"/>
          </w:rPr>
          <w:delText>5</w:delText>
        </w:r>
        <w:r w:rsidRPr="00311C60">
          <w:rPr>
            <w:rFonts w:ascii="Times New Roman" w:hAnsi="Times New Roman" w:hint="eastAsia"/>
            <w:kern w:val="0"/>
            <w:sz w:val="24"/>
          </w:rPr>
          <w:delText>年度筹资活动产生的现金流量净额为负值，主要系当期取得借款收到的现金低于偿还债务支付的现金所致。发行人现金流对债务的保障能力较弱，现金流的不稳定可能会对公司的偿债能力产生一定的不利影响。</w:delText>
        </w:r>
      </w:del>
      <w:ins w:id="1090" w:author="冯佳淇" w:date="2026-08-28T09:00:00Z">
        <w:r>
          <w:rPr>
            <w:rFonts w:ascii="Times New Roman" w:hAnsi="Times New Roman" w:hint="eastAsia"/>
            <w:kern w:val="0"/>
            <w:sz w:val="24"/>
          </w:rPr>
          <w:t xml:space="preserve">2024年、2025年和2026年1-6月，发行人的经营活动产生的现金流量净额分别为-707,296.19万元、551,756.69万元和17,644.06万元，波动幅度较大，发行人2024年度经营活动产生的现金流量净额为负，主要原因为发行人开展商品贸易业务减少，且收到兖州区内其他企业的往来款减少，导致经营活动现金流入减少所致；2025年经营活动现金流净额转正。报告期内，发行人筹资活动产生的现金流量净额分别为725,842.49万元、-431,360.84万元和35,533.84万元，筹资活动产生的现金流量净额不稳定且2025年度由正数转为负值，主要系当期取得借款收到的现金低于偿还债务支付的现金所致。发行人现金流对债务的保障能力较弱，现金流的不稳定可能会对公司的偿债能力产生一定的不利影响。</w:t>
        </w:r>
      </w:ins>
    </w:p>
    <w:p w14:paraId="306D3C90" w14:textId="77777777" w:rsidR="00905433" w:rsidRPr="00311C60"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311C60">
        <w:rPr>
          <w:rFonts w:ascii="Times New Roman" w:hAnsi="Times New Roman" w:hint="eastAsia"/>
          <w:kern w:val="0"/>
          <w:sz w:val="24"/>
        </w:rPr>
        <w:t>15</w:t>
      </w:r>
      <w:r w:rsidRPr="00311C60">
        <w:rPr>
          <w:rFonts w:ascii="Times New Roman" w:hAnsi="Times New Roman" w:hint="eastAsia"/>
          <w:kern w:val="0"/>
          <w:sz w:val="24"/>
        </w:rPr>
        <w:t>、报告期内现金及现金等价物净增加额不稳定的风险</w:t>
      </w:r>
    </w:p>
    <w:p w14:paraId="69B93F52" w14:textId="07C5E20E"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91" w:author="冯佳淇" w:date="2026-08-28T09:00:00Z">
        <w:r w:rsidRPr="00311C60">
          <w:rPr>
            <w:rFonts w:ascii="Times New Roman" w:hAnsi="Times New Roman" w:hint="eastAsia"/>
            <w:kern w:val="0"/>
            <w:sz w:val="24"/>
          </w:rPr>
          <w:delText>发行人负责</w:delText>
        </w:r>
        <w:proofErr w:type="gramStart"/>
        <w:r w:rsidRPr="00311C60">
          <w:rPr>
            <w:rFonts w:ascii="Times New Roman" w:hAnsi="Times New Roman" w:hint="eastAsia"/>
            <w:kern w:val="0"/>
            <w:sz w:val="24"/>
          </w:rPr>
          <w:delText>兖州区</w:delText>
        </w:r>
        <w:proofErr w:type="gramEnd"/>
        <w:r w:rsidRPr="00311C60">
          <w:rPr>
            <w:rFonts w:ascii="Times New Roman" w:hAnsi="Times New Roman" w:hint="eastAsia"/>
            <w:kern w:val="0"/>
            <w:sz w:val="24"/>
          </w:rPr>
          <w:delText>城市基础设施建设业务，投资运营的项目以城市基础设施建设项目为主，部分项目建设周期较长，资金投入量较大。报告期内，发行人现金及现金等价物净增加额分别为</w:delText>
        </w:r>
        <w:r w:rsidR="0047642C" w:rsidRPr="00311C60">
          <w:rPr>
            <w:rFonts w:ascii="Times New Roman" w:hAnsi="Times New Roman" w:hint="eastAsia"/>
            <w:kern w:val="0"/>
            <w:sz w:val="24"/>
          </w:rPr>
          <w:delText>50,618.05</w:delText>
        </w:r>
        <w:r w:rsidRPr="00311C60">
          <w:rPr>
            <w:rFonts w:ascii="Times New Roman" w:hAnsi="Times New Roman" w:hint="eastAsia"/>
            <w:kern w:val="0"/>
            <w:sz w:val="24"/>
          </w:rPr>
          <w:delText>万元和</w:delText>
        </w:r>
        <w:r w:rsidR="00311C60" w:rsidRPr="00311C60">
          <w:rPr>
            <w:rFonts w:ascii="Times New Roman" w:hAnsi="Times New Roman"/>
            <w:kern w:val="0"/>
            <w:sz w:val="24"/>
          </w:rPr>
          <w:delText>-51,142.12</w:delText>
        </w:r>
        <w:r w:rsidRPr="00311C60">
          <w:rPr>
            <w:rFonts w:ascii="Times New Roman" w:hAnsi="Times New Roman" w:hint="eastAsia"/>
            <w:kern w:val="0"/>
            <w:sz w:val="24"/>
          </w:rPr>
          <w:delText>万元，期末现金及现金等价物余额分别为</w:delText>
        </w:r>
        <w:r w:rsidR="0047642C" w:rsidRPr="00311C60">
          <w:rPr>
            <w:rFonts w:ascii="Times New Roman" w:hAnsi="Times New Roman" w:hint="eastAsia"/>
            <w:kern w:val="0"/>
            <w:sz w:val="24"/>
          </w:rPr>
          <w:delText>75,375.01</w:delText>
        </w:r>
        <w:r w:rsidRPr="00311C60">
          <w:rPr>
            <w:rFonts w:ascii="Times New Roman" w:hAnsi="Times New Roman" w:hint="eastAsia"/>
            <w:kern w:val="0"/>
            <w:sz w:val="24"/>
          </w:rPr>
          <w:delText>万元和</w:delText>
        </w:r>
        <w:r w:rsidR="00311C60" w:rsidRPr="00311C60">
          <w:rPr>
            <w:rFonts w:ascii="Times New Roman" w:hAnsi="Times New Roman"/>
            <w:kern w:val="0"/>
            <w:sz w:val="24"/>
          </w:rPr>
          <w:delText>24,232.89</w:delText>
        </w:r>
        <w:r w:rsidRPr="00311C60">
          <w:rPr>
            <w:rFonts w:ascii="Times New Roman" w:hAnsi="Times New Roman" w:hint="eastAsia"/>
            <w:kern w:val="0"/>
            <w:sz w:val="24"/>
          </w:rPr>
          <w:delText>万元，报告期内发行人现金及现金等价物净增加额</w:delText>
        </w:r>
        <w:r w:rsidR="00311C60" w:rsidRPr="00311C60">
          <w:rPr>
            <w:rFonts w:ascii="Times New Roman" w:hAnsi="Times New Roman" w:hint="eastAsia"/>
            <w:kern w:val="0"/>
            <w:sz w:val="24"/>
          </w:rPr>
          <w:delText>波动较大</w:delText>
        </w:r>
        <w:r w:rsidRPr="00311C60">
          <w:rPr>
            <w:rFonts w:ascii="Times New Roman" w:hAnsi="Times New Roman" w:hint="eastAsia"/>
            <w:kern w:val="0"/>
            <w:sz w:val="24"/>
          </w:rPr>
          <w:delText>且期末现金及现金等价物余额金额较小。随着</w:delText>
        </w:r>
        <w:proofErr w:type="gramStart"/>
        <w:r w:rsidRPr="00311C60">
          <w:rPr>
            <w:rFonts w:ascii="Times New Roman" w:hAnsi="Times New Roman" w:hint="eastAsia"/>
            <w:kern w:val="0"/>
            <w:sz w:val="24"/>
          </w:rPr>
          <w:delText>兖州区</w:delText>
        </w:r>
        <w:proofErr w:type="gramEnd"/>
        <w:r w:rsidRPr="00311C60">
          <w:rPr>
            <w:rFonts w:ascii="Times New Roman" w:hAnsi="Times New Roman" w:hint="eastAsia"/>
            <w:kern w:val="0"/>
            <w:sz w:val="24"/>
          </w:rPr>
          <w:delText>基础设施建设项目的持续投入以及自身到期债务的陆续偿付，发行人仍具有较大的资金需求，若发行人现金及现金等价物净增加额持续为负，将可能会对发行人的持续经营能力和偿债能力造成较大不利影响。</w:delText>
        </w:r>
      </w:del>
      <w:ins w:id="1092" w:author="冯佳淇" w:date="2026-08-28T09:00:00Z">
        <w:r>
          <w:rPr>
            <w:rFonts w:ascii="Times New Roman" w:hAnsi="Times New Roman" w:hint="eastAsia"/>
            <w:kern w:val="0"/>
            <w:sz w:val="24"/>
          </w:rPr>
          <w:t xml:space="preserve">发行人负责兖州区城市基础设施建设业务，投资运营的项目以城市基础设施建设项目为主，部分项目建设周期较长，资金投入量较大。2024年、2025年和2026年1-6月，发行人现金及现金等价物净增加额分别为50,618.05万元、-51,142.12万元和61,358.22万元，期末现金及现金等价物余额分别为75,375.01万元、24,232.89万元和85,591.11万元，报告期内发行人现金及现金等价物净增加额不稳定且期末现金及现金等价物余额金额较小。随着兖州区基础设施建设项目的持续投入以及自身到期债务的陆续偿付，发行人仍具有较大的资金需求，若发行人现金及现金等价物净增加额持续为负，将可能会对发行人的持续经营能力和偿债能力造成较大不利影响。</w:t>
        </w:r>
      </w:ins>
    </w:p>
    <w:p w14:paraId="02BF12EC" w14:textId="77777777" w:rsidR="00905433" w:rsidRPr="00CD6112"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CD6112">
        <w:rPr>
          <w:rFonts w:ascii="Times New Roman" w:hAnsi="Times New Roman" w:hint="eastAsia"/>
          <w:kern w:val="0"/>
          <w:sz w:val="24"/>
        </w:rPr>
        <w:t>16</w:t>
      </w:r>
      <w:r w:rsidRPr="00CD6112">
        <w:rPr>
          <w:rFonts w:ascii="Times New Roman" w:hAnsi="Times New Roman" w:hint="eastAsia"/>
          <w:kern w:val="0"/>
          <w:sz w:val="24"/>
        </w:rPr>
        <w:t>、期间费用金额较大的风险</w:t>
      </w:r>
    </w:p>
    <w:p w14:paraId="77458AF3" w14:textId="4FED6DDE" w:rsidR="00905433" w:rsidRPr="00CD6112" w:rsidRDefault="00905433" w:rsidP="00905433">
      <w:pPr>
        <w:widowControl/>
        <w:spacing w:beforeLines="50" w:before="156" w:afterLines="50" w:after="156" w:line="360" w:lineRule="auto"/>
        <w:ind w:firstLineChars="200" w:firstLine="480"/>
        <w:rPr>
          <w:rFonts w:ascii="Times New Roman" w:hAnsi="Times New Roman"/>
          <w:kern w:val="0"/>
          <w:sz w:val="24"/>
        </w:rPr>
      </w:pPr>
      <w:del w:id="1093" w:author="冯佳淇" w:date="2026-08-28T09:00:00Z">
        <w:r w:rsidRPr="00CD6112">
          <w:rPr>
            <w:rFonts w:ascii="Times New Roman" w:hAnsi="Times New Roman" w:hint="eastAsia"/>
            <w:kern w:val="0"/>
            <w:sz w:val="24"/>
          </w:rPr>
          <w:delText>报告期内，发行人期间费用分别为</w:delText>
        </w:r>
        <w:r w:rsidR="0047642C" w:rsidRPr="00CD6112">
          <w:rPr>
            <w:rFonts w:ascii="Times New Roman" w:hAnsi="Times New Roman" w:hint="eastAsia"/>
            <w:kern w:val="0"/>
            <w:sz w:val="24"/>
          </w:rPr>
          <w:delText>142,537.04</w:delText>
        </w:r>
        <w:r w:rsidRPr="00CD6112">
          <w:rPr>
            <w:rFonts w:ascii="Times New Roman" w:hAnsi="Times New Roman" w:hint="eastAsia"/>
            <w:kern w:val="0"/>
            <w:sz w:val="24"/>
          </w:rPr>
          <w:delText>万元和</w:delText>
        </w:r>
        <w:r w:rsidR="00311C60" w:rsidRPr="00CD6112">
          <w:rPr>
            <w:rFonts w:ascii="Times New Roman" w:hAnsi="Times New Roman"/>
            <w:kern w:val="0"/>
            <w:sz w:val="24"/>
          </w:rPr>
          <w:delText>128,585.67</w:delText>
        </w:r>
        <w:r w:rsidRPr="00CD6112">
          <w:rPr>
            <w:rFonts w:ascii="Times New Roman" w:hAnsi="Times New Roman" w:hint="eastAsia"/>
            <w:kern w:val="0"/>
            <w:sz w:val="24"/>
          </w:rPr>
          <w:delText>万元，期间费用率分别为</w:delText>
        </w:r>
        <w:r w:rsidR="0047642C" w:rsidRPr="00CD6112">
          <w:rPr>
            <w:rFonts w:ascii="Times New Roman" w:hAnsi="Times New Roman" w:hint="eastAsia"/>
            <w:kern w:val="0"/>
            <w:sz w:val="24"/>
          </w:rPr>
          <w:delText>26.71</w:delText>
        </w:r>
        <w:r w:rsidRPr="00CD6112">
          <w:rPr>
            <w:rFonts w:ascii="Times New Roman" w:hAnsi="Times New Roman" w:hint="eastAsia"/>
            <w:kern w:val="0"/>
            <w:sz w:val="24"/>
          </w:rPr>
          <w:delText>%</w:delText>
        </w:r>
        <w:r w:rsidRPr="00CD6112">
          <w:rPr>
            <w:rFonts w:ascii="Times New Roman" w:hAnsi="Times New Roman" w:hint="eastAsia"/>
            <w:kern w:val="0"/>
            <w:sz w:val="24"/>
          </w:rPr>
          <w:delText>和</w:delText>
        </w:r>
        <w:r w:rsidR="00311C60" w:rsidRPr="00CD6112">
          <w:rPr>
            <w:rFonts w:ascii="Times New Roman" w:hAnsi="Times New Roman" w:hint="eastAsia"/>
            <w:kern w:val="0"/>
            <w:sz w:val="24"/>
          </w:rPr>
          <w:delText>3</w:delText>
        </w:r>
        <w:r w:rsidR="00311C60" w:rsidRPr="00CD6112">
          <w:rPr>
            <w:rFonts w:ascii="Times New Roman" w:hAnsi="Times New Roman"/>
            <w:kern w:val="0"/>
            <w:sz w:val="24"/>
          </w:rPr>
          <w:delText>7.53</w:delText>
        </w:r>
        <w:r w:rsidRPr="00CD6112">
          <w:rPr>
            <w:rFonts w:ascii="Times New Roman" w:hAnsi="Times New Roman" w:hint="eastAsia"/>
            <w:kern w:val="0"/>
            <w:sz w:val="24"/>
          </w:rPr>
          <w:delText>%</w:delText>
        </w:r>
        <w:r w:rsidRPr="00CD6112">
          <w:rPr>
            <w:rFonts w:ascii="Times New Roman" w:hAnsi="Times New Roman" w:hint="eastAsia"/>
            <w:kern w:val="0"/>
            <w:sz w:val="24"/>
          </w:rPr>
          <w:delText>。期间费用总额及占营业收入比例均较高，主要是由于报告期内发行人财务费用金额较高。如果未来发行人期间费用管控中出现重大不利情形，期间费用增加将对公司的盈利能力造成不利影响。</w:delText>
        </w:r>
      </w:del>
      <w:ins w:id="1094" w:author="冯佳淇" w:date="2026-08-28T09:00:00Z">
        <w:r>
          <w:rPr>
            <w:rFonts w:ascii="Times New Roman" w:hAnsi="Times New Roman" w:hint="eastAsia"/>
            <w:kern w:val="0"/>
            <w:sz w:val="24"/>
          </w:rPr>
          <w:t xml:space="preserve">2024年、2025年和2026年1-6月，发行人期间费用分别为142,537.04万元、128,585.67万元和58,169.56万元，期间费用率分别为26.71%、37.53%和56.60%。期间费用总额及占营业收入比例均较高，主要是由于报告期内发行人财务费用金额较高。如果未来发行人期间费用管控中出现重大不利情形，期间费用增加将对公司的盈利能力造成不利影响。</w:t>
        </w:r>
      </w:ins>
    </w:p>
    <w:p w14:paraId="41F0745B"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17</w:t>
      </w:r>
      <w:r w:rsidRPr="009337DB">
        <w:rPr>
          <w:rFonts w:ascii="Times New Roman" w:hAnsi="Times New Roman" w:hint="eastAsia"/>
          <w:kern w:val="0"/>
          <w:sz w:val="24"/>
          <w:highlight w:val="yellow"/>
        </w:rPr>
        <w:t>、发行人盈利依赖政府补贴的风险</w:t>
      </w:r>
    </w:p>
    <w:p w14:paraId="40AC9D00" w14:textId="5E386B8B"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95" w:author="冯佳淇" w:date="2026-08-28T09:00:00Z">
        <w:r w:rsidRPr="009337DB">
          <w:rPr>
            <w:rFonts w:ascii="Times New Roman" w:hAnsi="Times New Roman" w:hint="eastAsia"/>
            <w:kern w:val="0"/>
            <w:sz w:val="24"/>
            <w:highlight w:val="yellow"/>
          </w:rPr>
          <w:delText>报告期内，发行人净利润分别为</w:delText>
        </w:r>
        <w:r w:rsidR="0047642C" w:rsidRPr="009337DB">
          <w:rPr>
            <w:rFonts w:ascii="Times New Roman" w:hAnsi="Times New Roman" w:hint="eastAsia"/>
            <w:kern w:val="0"/>
            <w:sz w:val="24"/>
            <w:highlight w:val="yellow"/>
          </w:rPr>
          <w:delText>38,065.12</w:delText>
        </w:r>
        <w:r w:rsidRPr="009337DB">
          <w:rPr>
            <w:rFonts w:ascii="Times New Roman" w:hAnsi="Times New Roman" w:hint="eastAsia"/>
            <w:kern w:val="0"/>
            <w:sz w:val="24"/>
            <w:highlight w:val="yellow"/>
          </w:rPr>
          <w:delText>万元和</w:delText>
        </w:r>
        <w:r w:rsidR="00CD6112" w:rsidRPr="00CD6112">
          <w:rPr>
            <w:rFonts w:ascii="Times New Roman" w:hAnsi="Times New Roman"/>
            <w:kern w:val="0"/>
            <w:sz w:val="24"/>
          </w:rPr>
          <w:delText>57,496.94</w:delText>
        </w:r>
        <w:r w:rsidRPr="009337DB">
          <w:rPr>
            <w:rFonts w:ascii="Times New Roman" w:hAnsi="Times New Roman" w:hint="eastAsia"/>
            <w:kern w:val="0"/>
            <w:sz w:val="24"/>
            <w:highlight w:val="yellow"/>
          </w:rPr>
          <w:delText>万元，财政补贴收入分别为</w:delText>
        </w:r>
        <w:r w:rsidR="0047642C" w:rsidRPr="009337DB">
          <w:rPr>
            <w:rFonts w:ascii="Times New Roman" w:hAnsi="Times New Roman" w:hint="eastAsia"/>
            <w:kern w:val="0"/>
            <w:sz w:val="24"/>
            <w:highlight w:val="yellow"/>
          </w:rPr>
          <w:delText>179,575.68</w:delText>
        </w:r>
        <w:r w:rsidRPr="009337DB">
          <w:rPr>
            <w:rFonts w:ascii="Times New Roman" w:hAnsi="Times New Roman" w:hint="eastAsia"/>
            <w:kern w:val="0"/>
            <w:sz w:val="24"/>
            <w:highlight w:val="yellow"/>
          </w:rPr>
          <w:delText>万元和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万元，政府补贴占净利润比分别为</w:delText>
        </w:r>
        <w:r w:rsidR="0047642C" w:rsidRPr="009337DB">
          <w:rPr>
            <w:rFonts w:ascii="Times New Roman" w:hAnsi="Times New Roman" w:hint="eastAsia"/>
            <w:kern w:val="0"/>
            <w:sz w:val="24"/>
            <w:highlight w:val="yellow"/>
          </w:rPr>
          <w:delText>471.76</w:delText>
        </w:r>
        <w:r w:rsidRPr="009337DB">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。发行人存在盈利水平对政府补贴依赖程度偏高的风险，如果未来发行人收到的政府补贴收入减少，从而可能对发行人盈利能力和偿债能力造成不利影响。</w:delText>
        </w:r>
      </w:del>
      <w:ins w:id="1096" w:author="冯佳淇" w:date="2026-08-28T09:00:00Z">
        <w:r>
          <w:rPr>
            <w:rFonts w:ascii="Times New Roman" w:hAnsi="Times New Roman" w:hint="eastAsia"/>
            <w:kern w:val="0"/>
            <w:sz w:val="24"/>
            <w:highlight w:val="yellow"/>
          </w:rPr>
          <w:t xml:space="preserve">2024年、2025年和2026年1-6月，发行人净利润分别为38,065.12万元、57,496.94万元和16,623.24万元，财政补贴收入分别为179,575.68万元、170,935.79万元和84,271.18万元，政府补贴占净利润比分别为471.76%、297.30%和507.0%。发行人存在盈利水平对政府补贴依赖程度偏高的风险，如果未来发行人收到的政府补贴收入减少，从而可能对发行人盈利能力和偿债能力造成不利影响。</w:t>
        </w:r>
      </w:ins>
    </w:p>
    <w:p w14:paraId="390FEFF4"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lastRenderedPageBreak/>
        <w:t>18</w:t>
      </w:r>
      <w:r w:rsidRPr="009337DB">
        <w:rPr>
          <w:rFonts w:ascii="Times New Roman" w:hAnsi="Times New Roman" w:hint="eastAsia"/>
          <w:kern w:val="0"/>
          <w:sz w:val="24"/>
          <w:highlight w:val="yellow"/>
        </w:rPr>
        <w:t>、投资性房地产公允价值变动的风险</w:t>
      </w:r>
    </w:p>
    <w:p w14:paraId="33752D25" w14:textId="50E11AE9"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97" w:author="冯佳淇" w:date="2026-08-28T09:00:00Z">
        <w:r w:rsidRPr="009337DB">
          <w:rPr>
            <w:rFonts w:ascii="Times New Roman" w:hAnsi="Times New Roman" w:hint="eastAsia"/>
            <w:kern w:val="0"/>
            <w:sz w:val="24"/>
            <w:highlight w:val="yellow"/>
          </w:rPr>
          <w:delText>报告期内，发行人投资性房地产公允价值变动收益分别为</w:delText>
        </w:r>
        <w:r w:rsidR="0047642C" w:rsidRPr="009337DB">
          <w:rPr>
            <w:rFonts w:ascii="Times New Roman" w:hAnsi="Times New Roman" w:hint="eastAsia"/>
            <w:kern w:val="0"/>
            <w:sz w:val="24"/>
            <w:highlight w:val="yellow"/>
          </w:rPr>
          <w:delText>58.96</w:delText>
        </w:r>
        <w:r w:rsidRPr="009337DB">
          <w:rPr>
            <w:rFonts w:ascii="Times New Roman" w:hAnsi="Times New Roman" w:hint="eastAsia"/>
            <w:kern w:val="0"/>
            <w:sz w:val="24"/>
            <w:highlight w:val="yellow"/>
          </w:rPr>
          <w:delText>万元和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万元。发行人对投资性房地产按照公允价值计量，如未来房地产价格出现大幅度不利变动，可能对发行人资产状况和盈利水平造成不利影响。</w:delText>
        </w:r>
      </w:del>
      <w:ins w:id="1098" w:author="冯佳淇" w:date="2026-08-28T09:00:00Z">
        <w:r>
          <w:rPr>
            <w:rFonts w:ascii="Times New Roman" w:hAnsi="Times New Roman" w:hint="eastAsia"/>
            <w:kern w:val="0"/>
            <w:sz w:val="24"/>
            <w:highlight w:val="yellow"/>
          </w:rPr>
          <w:t xml:space="preserve">2024年、2025年和2026年1-6月，发行人投资性房地产公允价值变动收益分别为-1,333.28万元、58.96万元和0.00万元。发行人对投资性房地产按照公允价值计量，如未来房地产价格出现大幅度不利变动，可能对发行人资产状况和盈利水平造成不利影响。</w:t>
        </w:r>
      </w:ins>
    </w:p>
    <w:p w14:paraId="3151C58D" w14:textId="77777777" w:rsidR="00905433" w:rsidRPr="0047642C"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47642C">
        <w:rPr>
          <w:rFonts w:ascii="Times New Roman" w:hAnsi="Times New Roman" w:hint="eastAsia"/>
          <w:kern w:val="0"/>
          <w:sz w:val="24"/>
        </w:rPr>
        <w:t>19</w:t>
      </w:r>
      <w:r w:rsidRPr="0047642C">
        <w:rPr>
          <w:rFonts w:ascii="Times New Roman" w:hAnsi="Times New Roman" w:hint="eastAsia"/>
          <w:kern w:val="0"/>
          <w:sz w:val="24"/>
        </w:rPr>
        <w:t>、子公司盈利不佳的风险</w:t>
      </w:r>
    </w:p>
    <w:p w14:paraId="29147549" w14:textId="28B7CDC6"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099" w:author="冯佳淇" w:date="2026-08-28T09:00:00Z">
        <w:r w:rsidRPr="0047642C">
          <w:rPr>
            <w:rFonts w:ascii="Times New Roman" w:hAnsi="Times New Roman" w:hint="eastAsia"/>
            <w:kern w:val="0"/>
            <w:sz w:val="24"/>
          </w:rPr>
          <w:delText>截至</w:delText>
        </w:r>
        <w:r w:rsidRPr="0047642C">
          <w:rPr>
            <w:rFonts w:ascii="Times New Roman" w:hAnsi="Times New Roman" w:hint="eastAsia"/>
            <w:kern w:val="0"/>
            <w:sz w:val="24"/>
          </w:rPr>
          <w:delText>202</w:delText>
        </w:r>
        <w:r w:rsidR="0047642C" w:rsidRPr="0047642C">
          <w:rPr>
            <w:rFonts w:ascii="Times New Roman" w:hAnsi="Times New Roman"/>
            <w:kern w:val="0"/>
            <w:sz w:val="24"/>
          </w:rPr>
          <w:delText>5</w:delText>
        </w:r>
        <w:r w:rsidRPr="0047642C">
          <w:rPr>
            <w:rFonts w:ascii="Times New Roman" w:hAnsi="Times New Roman" w:hint="eastAsia"/>
            <w:kern w:val="0"/>
            <w:sz w:val="24"/>
          </w:rPr>
          <w:delText>年末，</w:delText>
        </w:r>
        <w:r w:rsidRPr="009337DB">
          <w:rPr>
            <w:rFonts w:ascii="Times New Roman" w:hAnsi="Times New Roman" w:hint="eastAsia"/>
            <w:kern w:val="0"/>
            <w:sz w:val="24"/>
            <w:highlight w:val="yellow"/>
          </w:rPr>
          <w:delText>发行人纳入合并范围的子公司共有</w:delText>
        </w:r>
        <w:r w:rsidRPr="009337DB">
          <w:rPr>
            <w:rFonts w:ascii="Times New Roman" w:hAnsi="Times New Roman" w:hint="eastAsia"/>
            <w:kern w:val="0"/>
            <w:sz w:val="24"/>
            <w:highlight w:val="yellow"/>
          </w:rPr>
          <w:delText>8</w:delText>
        </w:r>
        <w:r w:rsidRPr="009337DB">
          <w:rPr>
            <w:rFonts w:ascii="Times New Roman" w:hAnsi="Times New Roman" w:hint="eastAsia"/>
            <w:kern w:val="0"/>
            <w:sz w:val="24"/>
            <w:highlight w:val="yellow"/>
          </w:rPr>
          <w:delText>家，下属子公司业务范围较为宽泛，组织结构和管理体系较为复杂。若未来发行人亏损子公司无法实现盈利，或盈利子公司出现经营不利导致亏损，可能对发行人盈利能力造成不利影响。</w:delText>
        </w:r>
      </w:del>
      <w:ins w:id="1100" w:author="冯佳淇" w:date="2026-08-28T09:00:00Z">
        <w:r>
          <w:rPr>
            <w:rFonts w:ascii="Times New Roman" w:hAnsi="Times New Roman" w:hint="eastAsia"/>
            <w:kern w:val="0"/>
            <w:sz w:val="24"/>
          </w:rPr>
          <w:t xml:space="preserve">截至2026年6月末，发行人纳入合并范围的子公司共有10家，下属子公司业务范围较为宽泛，组织结构和管理体系较为复杂。若未来发行人亏损子公司无法实现盈利，或盈利子公司出现经营不利导致亏损，可能对发行人盈利能力造成不利影响。</w:t>
        </w:r>
      </w:ins>
    </w:p>
    <w:p w14:paraId="10E43ACD"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20</w:t>
      </w:r>
      <w:r w:rsidRPr="009337DB">
        <w:rPr>
          <w:rFonts w:ascii="Times New Roman" w:hAnsi="Times New Roman" w:hint="eastAsia"/>
          <w:kern w:val="0"/>
          <w:sz w:val="24"/>
          <w:highlight w:val="yellow"/>
        </w:rPr>
        <w:t>、市政工程收入来源过于集中的风险</w:t>
      </w:r>
    </w:p>
    <w:p w14:paraId="1EB096AD" w14:textId="52376AD4"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101" w:author="冯佳淇" w:date="2026-08-28T09:00:00Z">
        <w:r w:rsidRPr="009337DB">
          <w:rPr>
            <w:rFonts w:ascii="Times New Roman" w:hAnsi="Times New Roman" w:hint="eastAsia"/>
            <w:kern w:val="0"/>
            <w:sz w:val="24"/>
            <w:highlight w:val="yellow"/>
          </w:rPr>
          <w:delText>报告期内，发行人的营业收入分别为</w:delText>
        </w:r>
        <w:r w:rsidR="0047642C" w:rsidRPr="009337DB">
          <w:rPr>
            <w:rFonts w:ascii="Times New Roman" w:hAnsi="Times New Roman" w:hint="eastAsia"/>
            <w:kern w:val="0"/>
            <w:sz w:val="24"/>
            <w:highlight w:val="yellow"/>
          </w:rPr>
          <w:delText>533,548.93</w:delText>
        </w:r>
        <w:r w:rsidRPr="009337DB">
          <w:rPr>
            <w:rFonts w:ascii="Times New Roman" w:hAnsi="Times New Roman" w:hint="eastAsia"/>
            <w:kern w:val="0"/>
            <w:sz w:val="24"/>
            <w:highlight w:val="yellow"/>
          </w:rPr>
          <w:delText>万元和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万元，其中市政工程业务收入金额分别为</w:delText>
        </w:r>
        <w:r w:rsidR="0047642C" w:rsidRPr="009337DB">
          <w:rPr>
            <w:rFonts w:ascii="Times New Roman" w:hAnsi="Times New Roman" w:hint="eastAsia"/>
            <w:kern w:val="0"/>
            <w:sz w:val="24"/>
            <w:highlight w:val="yellow"/>
          </w:rPr>
          <w:delText>200,200.00</w:delText>
        </w:r>
        <w:r w:rsidRPr="009337DB">
          <w:rPr>
            <w:rFonts w:ascii="Times New Roman" w:hAnsi="Times New Roman" w:hint="eastAsia"/>
            <w:kern w:val="0"/>
            <w:sz w:val="24"/>
            <w:highlight w:val="yellow"/>
          </w:rPr>
          <w:delText>万元和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万元，占营业收入的比重分别为</w:delText>
        </w:r>
        <w:r w:rsidR="0047642C" w:rsidRPr="009337DB">
          <w:rPr>
            <w:rFonts w:ascii="Times New Roman" w:hAnsi="Times New Roman" w:hint="eastAsia"/>
            <w:kern w:val="0"/>
            <w:sz w:val="24"/>
            <w:highlight w:val="yellow"/>
          </w:rPr>
          <w:delText>37.52%</w:delText>
        </w:r>
        <w:r w:rsidRPr="009337DB">
          <w:rPr>
            <w:rFonts w:ascii="Times New Roman" w:hAnsi="Times New Roman" w:hint="eastAsia"/>
            <w:kern w:val="0"/>
            <w:sz w:val="24"/>
            <w:highlight w:val="yellow"/>
          </w:rPr>
          <w:delText>和</w:delText>
        </w:r>
        <w:r w:rsidR="0047642C">
          <w:rPr>
            <w:rFonts w:ascii="Times New Roman" w:hAnsi="Times New Roman" w:hint="eastAsia"/>
            <w:kern w:val="0"/>
            <w:sz w:val="24"/>
            <w:highlight w:val="yellow"/>
          </w:rPr>
          <w:delText>【】</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。发行人市政工程业务收入规模较大，主要由于发行人与</w:delText>
        </w:r>
        <w:proofErr w:type="gramStart"/>
        <w:r w:rsidRPr="009337DB">
          <w:rPr>
            <w:rFonts w:ascii="Times New Roman" w:hAnsi="Times New Roman" w:hint="eastAsia"/>
            <w:kern w:val="0"/>
            <w:sz w:val="24"/>
            <w:highlight w:val="yellow"/>
          </w:rPr>
          <w:delText>兖州区</w:delText>
        </w:r>
        <w:proofErr w:type="gramEnd"/>
        <w:r w:rsidRPr="009337DB">
          <w:rPr>
            <w:rFonts w:ascii="Times New Roman" w:hAnsi="Times New Roman" w:hint="eastAsia"/>
            <w:kern w:val="0"/>
            <w:sz w:val="24"/>
            <w:highlight w:val="yellow"/>
          </w:rPr>
          <w:delText>政府签订了委托代建协议，市政工程业务的毛利率比较稳定，能带来较为稳定的利润，但是由于发行人市政工程收入来源过于集中，存在项目开工不及预期、项目结算进度缓慢导致发行人业务增长受限的风险。</w:delText>
        </w:r>
      </w:del>
      <w:ins w:id="1102" w:author="冯佳淇" w:date="2026-08-28T09:00:00Z">
        <w:r>
          <w:rPr>
            <w:rFonts w:ascii="Times New Roman" w:hAnsi="Times New Roman" w:hint="eastAsia"/>
            <w:kern w:val="0"/>
            <w:sz w:val="24"/>
            <w:highlight w:val="yellow"/>
          </w:rPr>
          <w:t xml:space="preserve">2024年、2025年和2026年1-6月，发行人的营业收入分别为533,548.93万元、342,590.80万元和102,774.90万元，其中市政工程业务收入金额分别为200,200.00万元、207,154.56万元和90,742.48万元，占营业收入的比重分别为37.52%、60.47%和88.29%。发行人市政工程业务收入规模较大，主要由于发行人与兖州区政府签订了委托代建协议，市政工程业务的毛利率比较稳定，能带来较为稳定的利润，但是由于发行人市政工程收入来源过于集中，存在项目开工不及预期、项目结算进度缓慢导致发行人业务增长受限的风险。</w:t>
        </w:r>
      </w:ins>
    </w:p>
    <w:p w14:paraId="77913A45"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21</w:t>
      </w:r>
      <w:r w:rsidRPr="009337DB">
        <w:rPr>
          <w:rFonts w:ascii="Times New Roman" w:hAnsi="Times New Roman" w:hint="eastAsia"/>
          <w:kern w:val="0"/>
          <w:sz w:val="24"/>
          <w:highlight w:val="yellow"/>
        </w:rPr>
        <w:t>、盈利能力波动风险</w:t>
      </w:r>
    </w:p>
    <w:p w14:paraId="19755797" w14:textId="41C9B18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103" w:author="冯佳淇" w:date="2026-08-28T09:00:00Z">
        <w:r w:rsidRPr="009337DB">
          <w:rPr>
            <w:rFonts w:ascii="Times New Roman" w:hAnsi="Times New Roman" w:hint="eastAsia"/>
            <w:kern w:val="0"/>
            <w:sz w:val="24"/>
            <w:highlight w:val="yellow"/>
          </w:rPr>
          <w:delText>报告期内，发行人营业毛利率分别为</w:delText>
        </w:r>
        <w:r w:rsidR="0047642C" w:rsidRPr="009337DB">
          <w:rPr>
            <w:rFonts w:ascii="Times New Roman" w:hAnsi="Times New Roman" w:hint="eastAsia"/>
            <w:kern w:val="0"/>
            <w:sz w:val="24"/>
            <w:highlight w:val="yellow"/>
          </w:rPr>
          <w:delText>8.35%</w:delText>
        </w:r>
        <w:r w:rsidRPr="009337DB">
          <w:rPr>
            <w:rFonts w:ascii="Times New Roman" w:hAnsi="Times New Roman" w:hint="eastAsia"/>
            <w:kern w:val="0"/>
            <w:sz w:val="24"/>
            <w:highlight w:val="yellow"/>
          </w:rPr>
          <w:delText>和</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受发行人大宗商品贸易板块毛利率较低影响，发行人报告期内营业毛利率较低。由于受国家宏观经济政策调整和下属房地产事业、大宗商品贸易板块等运行周期、发展阶段影响，公司毛利率水平存在一定程度的波动。若未来发行人毛利率水平持续降低，可能会对发行人的盈利能力和偿债能力带来不利影响。</w:delText>
        </w:r>
      </w:del>
      <w:ins w:id="1104" w:author="冯佳淇" w:date="2026-08-28T09:00:00Z">
        <w:r>
          <w:rPr>
            <w:rFonts w:ascii="Times New Roman" w:hAnsi="Times New Roman" w:hint="eastAsia"/>
            <w:kern w:val="0"/>
            <w:sz w:val="24"/>
            <w:highlight w:val="yellow"/>
          </w:rPr>
          <w:t xml:space="preserve">2024年、2025年和2026年1-6月，发行人营业毛利率分别为8.35%、12.37%和13.28%，受发行人大宗商品贸易板块毛利率较低影响，发行人报告期内营业毛利率较低。由于受国家宏观经济政策调整和下属房地产事业、大宗商品贸易板块等运行周期、发展阶段影响，公司毛利率水平存在一定程度的波动。若未来发行人毛利率水平持续降低，可能会对发行人的盈利能力和偿债能力带来不利影响。</w:t>
        </w:r>
      </w:ins>
    </w:p>
    <w:p w14:paraId="45ADEC56"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22</w:t>
      </w:r>
      <w:r w:rsidRPr="009337DB">
        <w:rPr>
          <w:rFonts w:ascii="Times New Roman" w:hAnsi="Times New Roman" w:hint="eastAsia"/>
          <w:kern w:val="0"/>
          <w:sz w:val="24"/>
          <w:highlight w:val="yellow"/>
        </w:rPr>
        <w:t>、运营效率较低的风险</w:t>
      </w:r>
    </w:p>
    <w:p w14:paraId="3C5066B9" w14:textId="624BE1B3"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105" w:author="冯佳淇" w:date="2026-08-28T09:00:00Z">
        <w:r w:rsidRPr="009337DB">
          <w:rPr>
            <w:rFonts w:ascii="Times New Roman" w:hAnsi="Times New Roman" w:hint="eastAsia"/>
            <w:kern w:val="0"/>
            <w:sz w:val="24"/>
            <w:highlight w:val="yellow"/>
          </w:rPr>
          <w:delText>202</w:delText>
        </w:r>
        <w:r w:rsidR="0047642C">
          <w:rPr>
            <w:rFonts w:ascii="Times New Roman" w:hAnsi="Times New Roman"/>
            <w:kern w:val="0"/>
            <w:sz w:val="24"/>
            <w:highlight w:val="yellow"/>
          </w:rPr>
          <w:delText>4</w:delText>
        </w:r>
        <w:r w:rsidRPr="009337DB">
          <w:rPr>
            <w:rFonts w:ascii="Times New Roman" w:hAnsi="Times New Roman" w:hint="eastAsia"/>
            <w:kern w:val="0"/>
            <w:sz w:val="24"/>
            <w:highlight w:val="yellow"/>
          </w:rPr>
          <w:delText>年、</w:delText>
        </w:r>
        <w:r w:rsidRPr="009337DB">
          <w:rPr>
            <w:rFonts w:ascii="Times New Roman" w:hAnsi="Times New Roman" w:hint="eastAsia"/>
            <w:kern w:val="0"/>
            <w:sz w:val="24"/>
            <w:highlight w:val="yellow"/>
          </w:rPr>
          <w:delText>202</w:delText>
        </w:r>
        <w:r w:rsidR="0047642C">
          <w:rPr>
            <w:rFonts w:ascii="Times New Roman" w:hAnsi="Times New Roman"/>
            <w:kern w:val="0"/>
            <w:sz w:val="24"/>
            <w:highlight w:val="yellow"/>
          </w:rPr>
          <w:delText>5</w:delText>
        </w:r>
        <w:r w:rsidRPr="009337DB">
          <w:rPr>
            <w:rFonts w:ascii="Times New Roman" w:hAnsi="Times New Roman" w:hint="eastAsia"/>
            <w:kern w:val="0"/>
            <w:sz w:val="24"/>
            <w:highlight w:val="yellow"/>
          </w:rPr>
          <w:delText>年，公司应收账款周转率分别为</w:delText>
        </w:r>
        <w:r w:rsidR="0047642C" w:rsidRPr="009337DB">
          <w:rPr>
            <w:rFonts w:ascii="Times New Roman" w:hAnsi="Times New Roman" w:hint="eastAsia"/>
            <w:kern w:val="0"/>
            <w:sz w:val="24"/>
            <w:highlight w:val="yellow"/>
          </w:rPr>
          <w:delText>0.36</w:delText>
        </w:r>
        <w:r w:rsidRPr="009337DB">
          <w:rPr>
            <w:rFonts w:ascii="Times New Roman" w:hAnsi="Times New Roman" w:hint="eastAsia"/>
            <w:kern w:val="0"/>
            <w:sz w:val="24"/>
            <w:highlight w:val="yellow"/>
          </w:rPr>
          <w:delText>、</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，存货周转率分别为</w:delText>
        </w:r>
        <w:r w:rsidR="0047642C" w:rsidRPr="009337DB">
          <w:rPr>
            <w:rFonts w:ascii="Times New Roman" w:hAnsi="Times New Roman" w:hint="eastAsia"/>
            <w:kern w:val="0"/>
            <w:sz w:val="24"/>
            <w:highlight w:val="yellow"/>
          </w:rPr>
          <w:delText>0.31</w:delText>
        </w:r>
        <w:r w:rsidRPr="009337DB">
          <w:rPr>
            <w:rFonts w:ascii="Times New Roman" w:hAnsi="Times New Roman" w:hint="eastAsia"/>
            <w:kern w:val="0"/>
            <w:sz w:val="24"/>
            <w:highlight w:val="yellow"/>
          </w:rPr>
          <w:delText>、</w:delText>
        </w:r>
        <w:r w:rsidR="0047642C">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，整体来看，上述运营效率指标处于较低水平。公司运营效率较低主要是由其经营业务特点决定，随着经营规模的扩大，发行人市政工程建设项</w:delText>
        </w:r>
        <w:r w:rsidRPr="009337DB">
          <w:rPr>
            <w:rFonts w:ascii="Times New Roman" w:hAnsi="Times New Roman" w:hint="eastAsia"/>
            <w:kern w:val="0"/>
            <w:sz w:val="24"/>
            <w:highlight w:val="yellow"/>
          </w:rPr>
          <w:lastRenderedPageBreak/>
          <w:delText>目投入规模较大而项目回款周期较长，存货及应收账款余额较高。未来随着</w:delText>
        </w:r>
        <w:proofErr w:type="gramStart"/>
        <w:r w:rsidRPr="009337DB">
          <w:rPr>
            <w:rFonts w:ascii="Times New Roman" w:hAnsi="Times New Roman" w:hint="eastAsia"/>
            <w:kern w:val="0"/>
            <w:sz w:val="24"/>
            <w:highlight w:val="yellow"/>
          </w:rPr>
          <w:delText>兖州区</w:delText>
        </w:r>
        <w:proofErr w:type="gramEnd"/>
        <w:r w:rsidRPr="009337DB">
          <w:rPr>
            <w:rFonts w:ascii="Times New Roman" w:hAnsi="Times New Roman" w:hint="eastAsia"/>
            <w:kern w:val="0"/>
            <w:sz w:val="24"/>
            <w:highlight w:val="yellow"/>
          </w:rPr>
          <w:delText>基础设施建设项目投入继续增加，发行人应收账款、存货等余额或将持续增加，运营效率指标或有所进一步下降。</w:delText>
        </w:r>
      </w:del>
      <w:ins w:id="1106" w:author="冯佳淇" w:date="2026-08-28T09:00:00Z">
        <w:r>
          <w:rPr>
            <w:rFonts w:ascii="Times New Roman" w:hAnsi="Times New Roman" w:hint="eastAsia"/>
            <w:kern w:val="0"/>
            <w:sz w:val="24"/>
            <w:highlight w:val="yellow"/>
          </w:rPr>
          <w:t xml:space="preserve">2024年、2025年和2026年1-6月，公司应收账款周转率分别为0.36、0.20和0.06，存货周转率分别为0.31、0.26和0.09，整体来看，上述运营效率指标处于较低水平。公司运营效率较低主要是由其经营业务特点决定，随着经营规模的扩大，发行人市政工程建设项目投入规模较大而项目回款周期较长，存货及应收账款余额较高。未来随着兖州区基础设施建设项目投入继续增加，发行人应收账款、存货等余额或将持续增加，运营效率指标或有所进一步下降。</w:t>
        </w:r>
      </w:ins>
    </w:p>
    <w:p w14:paraId="7381ABFC" w14:textId="77777777" w:rsidR="00905433"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B3D93">
        <w:rPr>
          <w:rFonts w:ascii="Times New Roman" w:hAnsi="Times New Roman" w:hint="eastAsia"/>
          <w:kern w:val="0"/>
          <w:sz w:val="24"/>
        </w:rPr>
        <w:t>23</w:t>
      </w:r>
      <w:r w:rsidRPr="006B3D93">
        <w:rPr>
          <w:rFonts w:ascii="Times New Roman" w:hAnsi="Times New Roman" w:hint="eastAsia"/>
          <w:kern w:val="0"/>
          <w:sz w:val="24"/>
        </w:rPr>
        <w:t>、代建项目回款不确定的风险</w:t>
      </w:r>
    </w:p>
    <w:p w14:paraId="50AFC826" w14:textId="42A2741D"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107" w:author="冯佳淇" w:date="2026-08-28T09:00:00Z">
        <w:r w:rsidRPr="006B3D93">
          <w:rPr>
            <w:rFonts w:ascii="Times New Roman" w:hAnsi="Times New Roman" w:hint="eastAsia"/>
            <w:kern w:val="0"/>
            <w:sz w:val="24"/>
          </w:rPr>
          <w:delText>截至</w:delText>
        </w:r>
        <w:r w:rsidRPr="006B3D93">
          <w:rPr>
            <w:rFonts w:ascii="Times New Roman" w:hAnsi="Times New Roman" w:hint="eastAsia"/>
            <w:kern w:val="0"/>
            <w:sz w:val="24"/>
          </w:rPr>
          <w:delText>202</w:delText>
        </w:r>
        <w:r w:rsidR="006B3D93" w:rsidRPr="006B3D93">
          <w:rPr>
            <w:rFonts w:ascii="Times New Roman" w:hAnsi="Times New Roman"/>
            <w:kern w:val="0"/>
            <w:sz w:val="24"/>
          </w:rPr>
          <w:delText>5</w:delText>
        </w:r>
        <w:r w:rsidRPr="006B3D93">
          <w:rPr>
            <w:rFonts w:ascii="Times New Roman" w:hAnsi="Times New Roman" w:hint="eastAsia"/>
            <w:kern w:val="0"/>
            <w:sz w:val="24"/>
          </w:rPr>
          <w:delText>年末，</w:delText>
        </w:r>
        <w:r w:rsidRPr="009337DB">
          <w:rPr>
            <w:rFonts w:ascii="Times New Roman" w:hAnsi="Times New Roman" w:hint="eastAsia"/>
            <w:kern w:val="0"/>
            <w:sz w:val="24"/>
            <w:highlight w:val="yellow"/>
          </w:rPr>
          <w:delText>发行人存货</w:delText>
        </w:r>
        <w:r w:rsidRPr="009337DB">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开发成本中的代建项目账面余额为</w:delText>
        </w:r>
        <w:r w:rsidRPr="009337DB">
          <w:rPr>
            <w:rFonts w:ascii="Times New Roman" w:hAnsi="Times New Roman" w:hint="eastAsia"/>
            <w:kern w:val="0"/>
            <w:sz w:val="24"/>
            <w:highlight w:val="yellow"/>
          </w:rPr>
          <w:delText>375,621.32</w:delText>
        </w:r>
        <w:r w:rsidRPr="009337DB">
          <w:rPr>
            <w:rFonts w:ascii="Times New Roman" w:hAnsi="Times New Roman" w:hint="eastAsia"/>
            <w:kern w:val="0"/>
            <w:sz w:val="24"/>
            <w:highlight w:val="yellow"/>
          </w:rPr>
          <w:delText>万元，公司代建项目对手方为</w:delText>
        </w:r>
        <w:proofErr w:type="gramStart"/>
        <w:r w:rsidRPr="009337DB">
          <w:rPr>
            <w:rFonts w:ascii="Times New Roman" w:hAnsi="Times New Roman" w:hint="eastAsia"/>
            <w:kern w:val="0"/>
            <w:sz w:val="24"/>
            <w:highlight w:val="yellow"/>
          </w:rPr>
          <w:delText>兖州区</w:delText>
        </w:r>
        <w:proofErr w:type="gramEnd"/>
        <w:r w:rsidRPr="009337DB">
          <w:rPr>
            <w:rFonts w:ascii="Times New Roman" w:hAnsi="Times New Roman" w:hint="eastAsia"/>
            <w:kern w:val="0"/>
            <w:sz w:val="24"/>
            <w:highlight w:val="yellow"/>
          </w:rPr>
          <w:delText>财政局，建成后将主要由</w:delText>
        </w:r>
        <w:proofErr w:type="gramStart"/>
        <w:r w:rsidRPr="009337DB">
          <w:rPr>
            <w:rFonts w:ascii="Times New Roman" w:hAnsi="Times New Roman" w:hint="eastAsia"/>
            <w:kern w:val="0"/>
            <w:sz w:val="24"/>
            <w:highlight w:val="yellow"/>
          </w:rPr>
          <w:delText>兖州区</w:delText>
        </w:r>
        <w:proofErr w:type="gramEnd"/>
        <w:r w:rsidRPr="009337DB">
          <w:rPr>
            <w:rFonts w:ascii="Times New Roman" w:hAnsi="Times New Roman" w:hint="eastAsia"/>
            <w:kern w:val="0"/>
            <w:sz w:val="24"/>
            <w:highlight w:val="yellow"/>
          </w:rPr>
          <w:delText>财政局陆续回款。代建项目回款受政府结算安排影响，虽然款项收回可能性较大，但回款周期较长，回款进度具有一定不确定性，如若对手方不能及时回款，可能会对发行人偿债能力产生不利影响。</w:delText>
        </w:r>
      </w:del>
      <w:ins w:id="1108" w:author="冯佳淇" w:date="2026-08-28T09:00:00Z">
        <w:r>
          <w:rPr>
            <w:rFonts w:ascii="Times New Roman" w:hAnsi="Times New Roman" w:hint="eastAsia"/>
            <w:kern w:val="0"/>
            <w:sz w:val="24"/>
          </w:rPr>
          <w:t xml:space="preserve">截至2026年6月末，发行人存货-开发成本中的代建项目账面余额为</w:t>
        </w:r>
        <w:r>
          <w:rPr>
            <w:rFonts w:ascii="Times New Roman" w:hAnsi="Times New Roman" w:hint="eastAsia"/>
            <w:kern w:val="0"/>
            <w:sz w:val="24"/>
            <w:highlight w:val="yellow"/>
          </w:rPr>
          <w:t xml:space="preserve">——</w:t>
        </w:r>
        <w:r>
          <w:rPr>
            <w:rFonts w:ascii="Times New Roman" w:hAnsi="Times New Roman" w:hint="eastAsia"/>
            <w:kern w:val="0"/>
            <w:sz w:val="24"/>
          </w:rPr>
          <w:t xml:space="preserve">万元，公司代建项目对手方为兖州区财政局，建成后将主要由兖州区财政局陆续回款。代建项目回款受政府结算安排影响，虽然款项收回可能性较大，但回款周期较长，回款进度具有一定不确定性，如若对手方不能及时回款，可能会对发行人偿债能力产生不利影响。</w:t>
        </w:r>
      </w:ins>
    </w:p>
    <w:p w14:paraId="029E3F56"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24</w:t>
      </w:r>
      <w:r w:rsidRPr="009337DB">
        <w:rPr>
          <w:rFonts w:ascii="Times New Roman" w:hAnsi="Times New Roman" w:hint="eastAsia"/>
          <w:kern w:val="0"/>
          <w:sz w:val="24"/>
          <w:highlight w:val="yellow"/>
        </w:rPr>
        <w:t>、转让土地使用权业务未来收入不稳定的风险</w:t>
      </w:r>
    </w:p>
    <w:p w14:paraId="0BF07E71" w14:textId="2C5ED1C5"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del w:id="1109" w:author="冯佳淇" w:date="2026-08-28T09:00:00Z">
        <w:r w:rsidRPr="009337DB">
          <w:rPr>
            <w:rFonts w:ascii="Times New Roman" w:hAnsi="Times New Roman" w:hint="eastAsia"/>
            <w:kern w:val="0"/>
            <w:sz w:val="24"/>
            <w:highlight w:val="yellow"/>
          </w:rPr>
          <w:delText>报告期内，发行人转让土地使用权业务收入分别为</w:delText>
        </w:r>
        <w:r w:rsidR="006B3D93" w:rsidRPr="009337DB">
          <w:rPr>
            <w:rFonts w:ascii="Times New Roman" w:hAnsi="Times New Roman" w:hint="eastAsia"/>
            <w:kern w:val="0"/>
            <w:sz w:val="24"/>
            <w:highlight w:val="yellow"/>
          </w:rPr>
          <w:delText>4,282.30</w:delText>
        </w:r>
        <w:r w:rsidRPr="009337DB">
          <w:rPr>
            <w:rFonts w:ascii="Times New Roman" w:hAnsi="Times New Roman" w:hint="eastAsia"/>
            <w:kern w:val="0"/>
            <w:sz w:val="24"/>
            <w:highlight w:val="yellow"/>
          </w:rPr>
          <w:delText>万元和</w:delText>
        </w:r>
        <w:r w:rsidR="006B3D93">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万元，占当期营业收入的比例分别为</w:delText>
        </w:r>
        <w:r w:rsidR="006B3D93" w:rsidRPr="009337DB">
          <w:rPr>
            <w:rFonts w:ascii="Times New Roman" w:hAnsi="Times New Roman" w:hint="eastAsia"/>
            <w:kern w:val="0"/>
            <w:sz w:val="24"/>
            <w:highlight w:val="yellow"/>
          </w:rPr>
          <w:delText>0.80%</w:delText>
        </w:r>
        <w:r w:rsidRPr="009337DB">
          <w:rPr>
            <w:rFonts w:ascii="Times New Roman" w:hAnsi="Times New Roman" w:hint="eastAsia"/>
            <w:kern w:val="0"/>
            <w:sz w:val="24"/>
            <w:highlight w:val="yellow"/>
          </w:rPr>
          <w:delText>和</w:delText>
        </w:r>
        <w:r w:rsidR="006B3D93">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w:delText>
        </w:r>
        <w:r w:rsidRPr="009337DB">
          <w:rPr>
            <w:rFonts w:ascii="Times New Roman" w:hAnsi="Times New Roman" w:hint="eastAsia"/>
            <w:kern w:val="0"/>
            <w:sz w:val="24"/>
            <w:highlight w:val="yellow"/>
          </w:rPr>
          <w:delText>。发行人的转让土地使用权业务由政府统筹规划，每年按照政府规划有序转让土地使用权，未来的土地转让业务收入具有一定的不确定性，可能对发行人盈利能力造成不利影响。</w:delText>
        </w:r>
      </w:del>
      <w:ins w:id="1110" w:author="冯佳淇" w:date="2026-08-28T09:00:00Z">
        <w:r>
          <w:rPr>
            <w:rFonts w:ascii="Times New Roman" w:hAnsi="Times New Roman" w:hint="eastAsia"/>
            <w:kern w:val="0"/>
            <w:sz w:val="24"/>
            <w:highlight w:val="yellow"/>
          </w:rPr>
          <w:t xml:space="preserve">2024年、2025年和2026年1-6月，发行人转让土地使用权业务收入分别为4,282.30万元、57,102.71万元和0.00万元，占当期营业收入的比例分别为0.80%、16.67%和0.00%。发行人的转让土地使用权业务由政府统筹规划，每年按照政府规划有序转让土地使用权，未来的土地转让业务收入具有一定的不确定性，可能对发行人盈利能力造成不利影响。</w:t>
        </w:r>
      </w:ins>
    </w:p>
    <w:p w14:paraId="242F715F"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25</w:t>
      </w:r>
      <w:r w:rsidRPr="009337DB">
        <w:rPr>
          <w:rFonts w:ascii="Times New Roman" w:hAnsi="Times New Roman" w:hint="eastAsia"/>
          <w:kern w:val="0"/>
          <w:sz w:val="24"/>
          <w:highlight w:val="yellow"/>
        </w:rPr>
        <w:t>、子公司划出的风险</w:t>
      </w:r>
    </w:p>
    <w:p w14:paraId="4B1D1C73" w14:textId="77777777" w:rsidR="00905433" w:rsidRPr="009337DB" w:rsidRDefault="00905433" w:rsidP="00905433">
      <w:pPr>
        <w:widowControl/>
        <w:spacing w:beforeLines="50" w:before="156" w:afterLines="50" w:after="156" w:line="360" w:lineRule="auto"/>
        <w:ind w:firstLineChars="200" w:firstLine="480"/>
        <w:rPr>
          <w:rFonts w:ascii="Times New Roman" w:hAnsi="Times New Roman"/>
          <w:kern w:val="0"/>
          <w:sz w:val="24"/>
          <w:highlight w:val="yellow"/>
        </w:rPr>
      </w:pPr>
      <w:r w:rsidRPr="009337DB">
        <w:rPr>
          <w:rFonts w:ascii="Times New Roman" w:hAnsi="Times New Roman" w:hint="eastAsia"/>
          <w:kern w:val="0"/>
          <w:sz w:val="24"/>
          <w:highlight w:val="yellow"/>
        </w:rPr>
        <w:t>截至报告期末，济宁市</w:t>
      </w:r>
      <w:proofErr w:type="gramStart"/>
      <w:r w:rsidRPr="009337DB">
        <w:rPr>
          <w:rFonts w:ascii="Times New Roman" w:hAnsi="Times New Roman" w:hint="eastAsia"/>
          <w:kern w:val="0"/>
          <w:sz w:val="24"/>
          <w:highlight w:val="yellow"/>
        </w:rPr>
        <w:t>兖州区惠民</w:t>
      </w:r>
      <w:proofErr w:type="gramEnd"/>
      <w:r w:rsidRPr="009337DB">
        <w:rPr>
          <w:rFonts w:ascii="Times New Roman" w:hAnsi="Times New Roman" w:hint="eastAsia"/>
          <w:kern w:val="0"/>
          <w:sz w:val="24"/>
          <w:highlight w:val="yellow"/>
        </w:rPr>
        <w:t>产业投资运营有限公司及其下属</w:t>
      </w:r>
      <w:r w:rsidRPr="009337DB">
        <w:rPr>
          <w:rFonts w:ascii="Times New Roman" w:hAnsi="Times New Roman" w:hint="eastAsia"/>
          <w:kern w:val="0"/>
          <w:sz w:val="24"/>
          <w:highlight w:val="yellow"/>
        </w:rPr>
        <w:t>8</w:t>
      </w:r>
      <w:r w:rsidRPr="009337DB">
        <w:rPr>
          <w:rFonts w:ascii="Times New Roman" w:hAnsi="Times New Roman" w:hint="eastAsia"/>
          <w:kern w:val="0"/>
          <w:sz w:val="24"/>
          <w:highlight w:val="yellow"/>
        </w:rPr>
        <w:t>家子公司不再纳入发行人合并报表范围内。发行人与济宁市济</w:t>
      </w:r>
      <w:proofErr w:type="gramStart"/>
      <w:r w:rsidRPr="009337DB">
        <w:rPr>
          <w:rFonts w:ascii="Times New Roman" w:hAnsi="Times New Roman" w:hint="eastAsia"/>
          <w:kern w:val="0"/>
          <w:sz w:val="24"/>
          <w:highlight w:val="yellow"/>
        </w:rPr>
        <w:t>东投资</w:t>
      </w:r>
      <w:proofErr w:type="gramEnd"/>
      <w:r w:rsidRPr="009337DB">
        <w:rPr>
          <w:rFonts w:ascii="Times New Roman" w:hAnsi="Times New Roman" w:hint="eastAsia"/>
          <w:kern w:val="0"/>
          <w:sz w:val="24"/>
          <w:highlight w:val="yellow"/>
        </w:rPr>
        <w:t>发展集团有限公司签署《股权转让协议》，将持有的济宁市</w:t>
      </w:r>
      <w:proofErr w:type="gramStart"/>
      <w:r w:rsidRPr="009337DB">
        <w:rPr>
          <w:rFonts w:ascii="Times New Roman" w:hAnsi="Times New Roman" w:hint="eastAsia"/>
          <w:kern w:val="0"/>
          <w:sz w:val="24"/>
          <w:highlight w:val="yellow"/>
        </w:rPr>
        <w:t>兖州区惠民</w:t>
      </w:r>
      <w:proofErr w:type="gramEnd"/>
      <w:r w:rsidRPr="009337DB">
        <w:rPr>
          <w:rFonts w:ascii="Times New Roman" w:hAnsi="Times New Roman" w:hint="eastAsia"/>
          <w:kern w:val="0"/>
          <w:sz w:val="24"/>
          <w:highlight w:val="yellow"/>
        </w:rPr>
        <w:t>产业投资运营有限公司</w:t>
      </w:r>
      <w:r w:rsidRPr="009337DB">
        <w:rPr>
          <w:rFonts w:ascii="Times New Roman" w:hAnsi="Times New Roman" w:hint="eastAsia"/>
          <w:kern w:val="0"/>
          <w:sz w:val="24"/>
          <w:highlight w:val="yellow"/>
        </w:rPr>
        <w:t>70%</w:t>
      </w:r>
      <w:r w:rsidRPr="009337DB">
        <w:rPr>
          <w:rFonts w:ascii="Times New Roman" w:hAnsi="Times New Roman" w:hint="eastAsia"/>
          <w:kern w:val="0"/>
          <w:sz w:val="24"/>
          <w:highlight w:val="yellow"/>
        </w:rPr>
        <w:t>的股权转让给济东投资，目前上述事项所涉及变更登记手续已办理完毕。随着发行人子公司划出，公司货币资金、存货、在建工程等资产规模减少，未来可能会对发行人资产状况和盈利水平产生一定的影响。</w:t>
      </w:r>
    </w:p>
    <w:p w14:paraId="36D9354B" w14:textId="77777777" w:rsidR="00905433"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r w:rsidRPr="006B3D93">
        <w:rPr>
          <w:rFonts w:ascii="Times New Roman" w:hAnsi="Times New Roman" w:hint="eastAsia"/>
          <w:kern w:val="0"/>
          <w:sz w:val="24"/>
        </w:rPr>
        <w:t>26</w:t>
      </w:r>
      <w:r w:rsidRPr="006B3D93">
        <w:rPr>
          <w:rFonts w:ascii="Times New Roman" w:hAnsi="Times New Roman" w:hint="eastAsia"/>
          <w:kern w:val="0"/>
          <w:sz w:val="24"/>
        </w:rPr>
        <w:t>、营业收入下降的风险</w:t>
      </w:r>
    </w:p>
    <w:p w14:paraId="2BA28F28" w14:textId="19A6C69A" w:rsidR="00210171" w:rsidRPr="006B3D93" w:rsidRDefault="00905433" w:rsidP="00905433">
      <w:pPr>
        <w:widowControl/>
        <w:spacing w:beforeLines="50" w:before="156" w:afterLines="50" w:after="156" w:line="360" w:lineRule="auto"/>
        <w:ind w:firstLineChars="200" w:firstLine="480"/>
        <w:rPr>
          <w:rFonts w:ascii="Times New Roman" w:hAnsi="Times New Roman"/>
          <w:kern w:val="0"/>
          <w:sz w:val="24"/>
        </w:rPr>
      </w:pPr>
      <w:del w:id="1111" w:author="冯佳淇" w:date="2026-08-28T09:00:00Z">
        <w:r w:rsidRPr="006B3D93">
          <w:rPr>
            <w:rFonts w:ascii="Times New Roman" w:hAnsi="Times New Roman" w:hint="eastAsia"/>
            <w:kern w:val="0"/>
            <w:sz w:val="24"/>
          </w:rPr>
          <w:delText>报告期内，发行人分别实现营业收入</w:delText>
        </w:r>
        <w:r w:rsidR="006B3D93" w:rsidRPr="006B3D93">
          <w:rPr>
            <w:rFonts w:ascii="Times New Roman" w:hAnsi="Times New Roman" w:hint="eastAsia"/>
            <w:kern w:val="0"/>
            <w:sz w:val="24"/>
          </w:rPr>
          <w:delText>533,54</w:delText>
        </w:r>
        <w:r w:rsidR="006B3D93" w:rsidRPr="00172797">
          <w:rPr>
            <w:rFonts w:ascii="Times New Roman" w:hAnsi="Times New Roman" w:hint="eastAsia"/>
            <w:kern w:val="0"/>
            <w:sz w:val="24"/>
          </w:rPr>
          <w:delText>8.93</w:delText>
        </w:r>
        <w:r w:rsidRPr="00172797">
          <w:rPr>
            <w:rFonts w:ascii="Times New Roman" w:hAnsi="Times New Roman" w:hint="eastAsia"/>
            <w:kern w:val="0"/>
            <w:sz w:val="24"/>
          </w:rPr>
          <w:delText>万元和</w:delText>
        </w:r>
        <w:r w:rsidR="00172797" w:rsidRPr="00172797">
          <w:rPr>
            <w:rFonts w:ascii="Times New Roman" w:hAnsi="Times New Roman"/>
            <w:kern w:val="0"/>
            <w:sz w:val="24"/>
          </w:rPr>
          <w:delText>342,590.80</w:delText>
        </w:r>
        <w:r w:rsidRPr="00172797">
          <w:rPr>
            <w:rFonts w:ascii="Times New Roman" w:hAnsi="Times New Roman" w:hint="eastAsia"/>
            <w:kern w:val="0"/>
            <w:sz w:val="24"/>
          </w:rPr>
          <w:delText>万元，报告期内营业收入下降，主要系发行人</w:delText>
        </w:r>
        <w:r w:rsidRPr="00172797">
          <w:rPr>
            <w:rFonts w:ascii="Times New Roman" w:hAnsi="Times New Roman" w:hint="eastAsia"/>
            <w:kern w:val="0"/>
            <w:sz w:val="24"/>
          </w:rPr>
          <w:delText>202</w:delText>
        </w:r>
        <w:r w:rsidR="00172797">
          <w:rPr>
            <w:rFonts w:ascii="Times New Roman" w:hAnsi="Times New Roman"/>
            <w:kern w:val="0"/>
            <w:sz w:val="24"/>
          </w:rPr>
          <w:delText>5</w:delText>
        </w:r>
        <w:r w:rsidRPr="00172797">
          <w:rPr>
            <w:rFonts w:ascii="Times New Roman" w:hAnsi="Times New Roman" w:hint="eastAsia"/>
            <w:kern w:val="0"/>
            <w:sz w:val="24"/>
          </w:rPr>
          <w:delText>年度</w:delText>
        </w:r>
        <w:commentRangeStart w:id="44"/>
        <w:r w:rsidRPr="00172797">
          <w:rPr>
            <w:rFonts w:ascii="Times New Roman" w:hAnsi="Times New Roman" w:hint="eastAsia"/>
            <w:kern w:val="0"/>
            <w:sz w:val="24"/>
          </w:rPr>
          <w:delText>市政工程业务、商品销售业务及转让土地使用权业务下降所致。</w:delText>
        </w:r>
        <w:r w:rsidRPr="00172797">
          <w:rPr>
            <w:rFonts w:ascii="Times New Roman" w:hAnsi="Times New Roman" w:hint="eastAsia"/>
            <w:kern w:val="0"/>
            <w:sz w:val="24"/>
          </w:rPr>
          <w:delText>2024</w:delText>
        </w:r>
        <w:r w:rsidRPr="00172797">
          <w:rPr>
            <w:rFonts w:ascii="Times New Roman" w:hAnsi="Times New Roman" w:hint="eastAsia"/>
            <w:kern w:val="0"/>
            <w:sz w:val="24"/>
          </w:rPr>
          <w:delText>年度，受政府当年结算安排的影响，发行人结转项目金额减少，市政工程收入下降；</w:delText>
        </w:r>
        <w:r w:rsidRPr="00172797">
          <w:rPr>
            <w:rFonts w:ascii="Times New Roman" w:hAnsi="Times New Roman" w:hint="eastAsia"/>
            <w:kern w:val="0"/>
            <w:sz w:val="24"/>
          </w:rPr>
          <w:delText>2024</w:delText>
        </w:r>
        <w:r w:rsidRPr="00172797">
          <w:rPr>
            <w:rFonts w:ascii="Times New Roman" w:hAnsi="Times New Roman" w:hint="eastAsia"/>
            <w:kern w:val="0"/>
            <w:sz w:val="24"/>
          </w:rPr>
          <w:delText>年度，受发行人经营计划调整，贸易业务规模减少，商品销售收入下降；发行人的转让土地使用权业务由政府统筹</w:delText>
        </w:r>
        <w:r w:rsidRPr="00172797">
          <w:rPr>
            <w:rFonts w:ascii="Times New Roman" w:hAnsi="Times New Roman" w:hint="eastAsia"/>
            <w:kern w:val="0"/>
            <w:sz w:val="24"/>
          </w:rPr>
          <w:lastRenderedPageBreak/>
          <w:delText>规划，具有一定的不确定性，</w:delText>
        </w:r>
        <w:r w:rsidRPr="00172797">
          <w:rPr>
            <w:rFonts w:ascii="Times New Roman" w:hAnsi="Times New Roman" w:hint="eastAsia"/>
            <w:kern w:val="0"/>
            <w:sz w:val="24"/>
          </w:rPr>
          <w:delText>2024</w:delText>
        </w:r>
        <w:r w:rsidRPr="00172797">
          <w:rPr>
            <w:rFonts w:ascii="Times New Roman" w:hAnsi="Times New Roman" w:hint="eastAsia"/>
            <w:kern w:val="0"/>
            <w:sz w:val="24"/>
          </w:rPr>
          <w:delText>年度，发行人转让土地减少、转让土地收入下降。营业收入下降可能会对发行人盈利能力和偿债能力造成不</w:delText>
        </w:r>
        <w:r w:rsidRPr="006B3D93">
          <w:rPr>
            <w:rFonts w:ascii="Times New Roman" w:hAnsi="Times New Roman" w:hint="eastAsia"/>
            <w:kern w:val="0"/>
            <w:sz w:val="24"/>
          </w:rPr>
          <w:delText>利影响</w:delText>
        </w:r>
        <w:r w:rsidR="00210171" w:rsidRPr="006B3D93">
          <w:rPr>
            <w:rFonts w:ascii="Times New Roman" w:hAnsi="Times New Roman"/>
            <w:kern w:val="0"/>
            <w:sz w:val="24"/>
          </w:rPr>
          <w:delText>。</w:delText>
        </w:r>
        <w:commentRangeEnd w:id="44"/>
        <w:r w:rsidR="00172797">
          <w:rPr>
            <w:rStyle w:val="afffe"/>
            <w:rFonts w:ascii="Times New Roman" w:hAnsi="Times New Roman"/>
          </w:rPr>
          <w:commentReference w:id="44"/>
        </w:r>
      </w:del>
      <w:ins w:id="1112" w:author="冯佳淇" w:date="2026-08-28T09:00:00Z">
        <w:r>
          <w:rPr>
            <w:rFonts w:ascii="Times New Roman" w:hAnsi="Times New Roman" w:hint="eastAsia"/>
            <w:kern w:val="0"/>
            <w:sz w:val="24"/>
          </w:rPr>
          <w:t xml:space="preserve">2024年、2025年和2026年1-6月，发行人分别实现营业收入533,548.93万元、342,590.80万元和102,774.90万元，报告期内营业收入下降，主要系发行人2025年度商品销售业务下降及2026年1-6月转让土地使用权业务收入为0.00万元所致。营业收入下降可能会对发行人盈利能力和偿债能力造成不利影响。</w:t>
        </w:r>
      </w:ins>
    </w:p>
    <w:p w14:paraId="2DEA5485"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人员配备</w:t>
      </w:r>
    </w:p>
    <w:tbl>
      <w:tblPr>
        <w:tblpPr w:leftFromText="180" w:rightFromText="180" w:vertAnchor="text" w:tblpXSpec="center" w:tblpY="1"/>
        <w:tblOverlap w:val="never"/>
        <w:tblW w:w="53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853"/>
        <w:gridCol w:w="1278"/>
        <w:gridCol w:w="1278"/>
        <w:gridCol w:w="1087"/>
        <w:gridCol w:w="3735"/>
      </w:tblGrid>
      <w:tr w:rsidR="00CE246C" w:rsidRPr="009337DB" w14:paraId="782DCF5F" w14:textId="77777777" w:rsidTr="006B3D93">
        <w:trPr>
          <w:trHeight w:val="397"/>
          <w:jc w:val="center"/>
        </w:trPr>
        <w:tc>
          <w:tcPr>
            <w:tcW w:w="389" w:type="pct"/>
            <w:vAlign w:val="center"/>
          </w:tcPr>
          <w:p w14:paraId="11B93861"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序号</w:t>
            </w:r>
          </w:p>
        </w:tc>
        <w:tc>
          <w:tcPr>
            <w:tcW w:w="478" w:type="pct"/>
            <w:vAlign w:val="center"/>
          </w:tcPr>
          <w:p w14:paraId="09B48E59"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姓名</w:t>
            </w:r>
          </w:p>
        </w:tc>
        <w:tc>
          <w:tcPr>
            <w:tcW w:w="716" w:type="pct"/>
            <w:vAlign w:val="center"/>
          </w:tcPr>
          <w:p w14:paraId="6EC5AD24"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职位</w:t>
            </w:r>
          </w:p>
        </w:tc>
        <w:tc>
          <w:tcPr>
            <w:tcW w:w="716" w:type="pct"/>
            <w:vAlign w:val="center"/>
          </w:tcPr>
          <w:p w14:paraId="309042DA"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学历</w:t>
            </w:r>
          </w:p>
        </w:tc>
        <w:tc>
          <w:tcPr>
            <w:tcW w:w="609" w:type="pct"/>
            <w:vAlign w:val="center"/>
          </w:tcPr>
          <w:p w14:paraId="296179F1" w14:textId="77777777" w:rsidR="00CE246C" w:rsidRPr="006B3D93" w:rsidRDefault="00CE246C">
            <w:pPr>
              <w:jc w:val="center"/>
              <w:rPr>
                <w:rFonts w:ascii="Times New Roman" w:hAnsi="Times New Roman" w:cs="Times New Roman Regular"/>
                <w:b/>
                <w:bCs/>
                <w:kern w:val="0"/>
                <w:szCs w:val="21"/>
              </w:rPr>
            </w:pPr>
            <w:r w:rsidRPr="006B3D93">
              <w:rPr>
                <w:rFonts w:ascii="Times New Roman" w:hAnsi="Times New Roman" w:cs="Times New Roman Regular"/>
                <w:b/>
                <w:bCs/>
                <w:kern w:val="0"/>
                <w:szCs w:val="21"/>
              </w:rPr>
              <w:t>经验年限</w:t>
            </w:r>
          </w:p>
        </w:tc>
        <w:tc>
          <w:tcPr>
            <w:tcW w:w="2092" w:type="pct"/>
            <w:vAlign w:val="center"/>
          </w:tcPr>
          <w:p w14:paraId="1B8FD6BD" w14:textId="77777777" w:rsidR="00CE246C" w:rsidRPr="006B3D93" w:rsidRDefault="00CE246C">
            <w:pPr>
              <w:jc w:val="center"/>
              <w:outlineLvl w:val="1"/>
              <w:rPr>
                <w:rFonts w:ascii="Times New Roman" w:hAnsi="Times New Roman" w:cs="Times New Roman Regular"/>
                <w:b/>
                <w:bCs/>
                <w:kern w:val="0"/>
                <w:szCs w:val="21"/>
              </w:rPr>
            </w:pPr>
            <w:r w:rsidRPr="006B3D93">
              <w:rPr>
                <w:rFonts w:ascii="Times New Roman" w:hAnsi="Times New Roman" w:cs="Times New Roman Regular"/>
                <w:b/>
                <w:bCs/>
                <w:kern w:val="0"/>
                <w:szCs w:val="21"/>
              </w:rPr>
              <w:t>工作内容</w:t>
            </w:r>
          </w:p>
        </w:tc>
      </w:tr>
      <w:tr w:rsidR="006B3D93" w:rsidRPr="009337DB" w14:paraId="7C5DD5AD" w14:textId="77777777" w:rsidTr="006B3D93">
        <w:trPr>
          <w:trHeight w:val="397"/>
          <w:jc w:val="center"/>
        </w:trPr>
        <w:tc>
          <w:tcPr>
            <w:tcW w:w="389" w:type="pct"/>
            <w:vAlign w:val="center"/>
          </w:tcPr>
          <w:p w14:paraId="3526C577" w14:textId="265793D2"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1</w:t>
            </w:r>
          </w:p>
        </w:tc>
        <w:tc>
          <w:tcPr>
            <w:tcW w:w="478" w:type="pct"/>
            <w:vAlign w:val="center"/>
          </w:tcPr>
          <w:p w14:paraId="2B722B3E" w14:textId="08CEAB32" w:rsidR="006B3D93" w:rsidRPr="006B3D93" w:rsidRDefault="006B3D93" w:rsidP="006B3D93">
            <w:pPr>
              <w:jc w:val="center"/>
              <w:rPr>
                <w:rFonts w:ascii="Times New Roman" w:hAnsi="Times New Roman" w:cs="Times New Roman Regular"/>
                <w:kern w:val="0"/>
                <w:szCs w:val="21"/>
              </w:rPr>
            </w:pPr>
            <w:proofErr w:type="gramStart"/>
            <w:r w:rsidRPr="006B3D93">
              <w:rPr>
                <w:rFonts w:ascii="Times New Roman" w:hAnsi="Times New Roman" w:cs="Times New Roman Regular" w:hint="eastAsia"/>
                <w:kern w:val="0"/>
                <w:szCs w:val="21"/>
              </w:rPr>
              <w:t>余之悠</w:t>
            </w:r>
            <w:proofErr w:type="gramEnd"/>
          </w:p>
        </w:tc>
        <w:tc>
          <w:tcPr>
            <w:tcW w:w="716" w:type="pct"/>
            <w:vAlign w:val="center"/>
          </w:tcPr>
          <w:p w14:paraId="55F1A82A" w14:textId="5F408500"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hint="eastAsia"/>
                <w:kern w:val="0"/>
                <w:szCs w:val="21"/>
              </w:rPr>
              <w:t>承做岗</w:t>
            </w:r>
          </w:p>
        </w:tc>
        <w:tc>
          <w:tcPr>
            <w:tcW w:w="716" w:type="pct"/>
            <w:vAlign w:val="center"/>
          </w:tcPr>
          <w:p w14:paraId="32CD2767" w14:textId="493B3421"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hint="eastAsia"/>
                <w:kern w:val="0"/>
                <w:szCs w:val="21"/>
              </w:rPr>
              <w:t>硕士研究生</w:t>
            </w:r>
          </w:p>
        </w:tc>
        <w:tc>
          <w:tcPr>
            <w:tcW w:w="609" w:type="pct"/>
            <w:vAlign w:val="center"/>
          </w:tcPr>
          <w:p w14:paraId="036D7396" w14:textId="51895456" w:rsidR="006B3D93" w:rsidRPr="006B3D93" w:rsidRDefault="006B3D93" w:rsidP="006B3D93">
            <w:pPr>
              <w:jc w:val="center"/>
              <w:rPr>
                <w:rFonts w:ascii="Times New Roman" w:hAnsi="Times New Roman" w:cs="Times New Roman Regular"/>
                <w:b/>
                <w:bCs/>
                <w:kern w:val="0"/>
                <w:szCs w:val="21"/>
              </w:rPr>
            </w:pPr>
            <w:r w:rsidRPr="006B3D93">
              <w:rPr>
                <w:rFonts w:ascii="Times New Roman" w:hAnsi="Times New Roman" w:cs="Times New Roman Regular"/>
                <w:kern w:val="0"/>
                <w:szCs w:val="21"/>
              </w:rPr>
              <w:t>11</w:t>
            </w:r>
          </w:p>
        </w:tc>
        <w:tc>
          <w:tcPr>
            <w:tcW w:w="2092" w:type="pct"/>
            <w:vAlign w:val="center"/>
          </w:tcPr>
          <w:p w14:paraId="18F7FAD1" w14:textId="176E3521" w:rsidR="006B3D93" w:rsidRPr="006B3D93" w:rsidRDefault="006B3D93" w:rsidP="006B3D93">
            <w:pPr>
              <w:jc w:val="center"/>
              <w:outlineLvl w:val="1"/>
              <w:rPr>
                <w:rFonts w:ascii="Times New Roman" w:hAnsi="Times New Roman" w:cs="Times New Roman Regular"/>
                <w:b/>
                <w:bCs/>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rsidR="006B3D93" w:rsidRPr="009337DB" w14:paraId="7CE763BD" w14:textId="77777777" w:rsidTr="006B3D93">
        <w:trPr>
          <w:cantSplit/>
          <w:trHeight w:val="397"/>
          <w:jc w:val="center"/>
        </w:trPr>
        <w:tc>
          <w:tcPr>
            <w:tcW w:w="389" w:type="pct"/>
            <w:vAlign w:val="center"/>
          </w:tcPr>
          <w:p w14:paraId="107970FE" w14:textId="5ABBA3E0"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kern w:val="0"/>
                <w:szCs w:val="21"/>
              </w:rPr>
              <w:t>2</w:t>
            </w:r>
          </w:p>
        </w:tc>
        <w:tc>
          <w:tcPr>
            <w:tcW w:w="478" w:type="pct"/>
            <w:vAlign w:val="center"/>
          </w:tcPr>
          <w:p w14:paraId="1DF06EF5" w14:textId="77777777" w:rsidR="006B3D93" w:rsidRPr="006B3D93" w:rsidRDefault="006B3D93" w:rsidP="006B3D93">
            <w:pPr>
              <w:jc w:val="center"/>
              <w:rPr>
                <w:rFonts w:ascii="Times New Roman" w:hAnsi="Times New Roman" w:cs="Times New Roman Regular"/>
                <w:kern w:val="0"/>
                <w:szCs w:val="21"/>
              </w:rPr>
            </w:pPr>
            <w:proofErr w:type="gramStart"/>
            <w:r w:rsidRPr="006B3D93">
              <w:rPr>
                <w:rFonts w:ascii="Times New Roman" w:hAnsi="Times New Roman" w:cs="Times New Roman Regular" w:hint="eastAsia"/>
                <w:kern w:val="0"/>
                <w:szCs w:val="21"/>
              </w:rPr>
              <w:t>殷</w:t>
            </w:r>
            <w:proofErr w:type="gramEnd"/>
            <w:r w:rsidRPr="006B3D93">
              <w:rPr>
                <w:rFonts w:ascii="Times New Roman" w:hAnsi="Times New Roman" w:cs="Times New Roman Regular" w:hint="eastAsia"/>
                <w:kern w:val="0"/>
                <w:szCs w:val="21"/>
              </w:rPr>
              <w:t>柏</w:t>
            </w:r>
            <w:r w:rsidRPr="006B3D93">
              <w:rPr>
                <w:rFonts w:ascii="Times New Roman" w:hAnsi="Times New Roman" w:cs="Times New Roman Regular"/>
                <w:kern w:val="0"/>
                <w:szCs w:val="21"/>
              </w:rPr>
              <w:t>林</w:t>
            </w:r>
          </w:p>
        </w:tc>
        <w:tc>
          <w:tcPr>
            <w:tcW w:w="716" w:type="pct"/>
            <w:shd w:val="clear" w:color="auto" w:fill="FFFFFF"/>
            <w:vAlign w:val="center"/>
          </w:tcPr>
          <w:p w14:paraId="2BDD66B3" w14:textId="7777777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承做岗</w:t>
            </w:r>
          </w:p>
        </w:tc>
        <w:tc>
          <w:tcPr>
            <w:tcW w:w="716" w:type="pct"/>
            <w:vAlign w:val="center"/>
          </w:tcPr>
          <w:p w14:paraId="67B9B59F" w14:textId="7777777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硕士研究生</w:t>
            </w:r>
          </w:p>
        </w:tc>
        <w:tc>
          <w:tcPr>
            <w:tcW w:w="609" w:type="pct"/>
            <w:shd w:val="clear" w:color="auto" w:fill="FFFFFF"/>
            <w:vAlign w:val="center"/>
          </w:tcPr>
          <w:p w14:paraId="5A79715F" w14:textId="7ED4E3EA"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8</w:t>
            </w:r>
          </w:p>
        </w:tc>
        <w:tc>
          <w:tcPr>
            <w:tcW w:w="2092" w:type="pct"/>
            <w:vAlign w:val="center"/>
          </w:tcPr>
          <w:p w14:paraId="7FFF36D4" w14:textId="77777777" w:rsidR="006B3D93" w:rsidRPr="006B3D93" w:rsidRDefault="006B3D93" w:rsidP="006B3D93">
            <w:pPr>
              <w:outlineLvl w:val="1"/>
              <w:rPr>
                <w:rFonts w:ascii="Times New Roman" w:hAnsi="Times New Roman" w:cs="Times New Roman Regular"/>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rsidR="006B3D93" w:rsidRPr="009337DB" w14:paraId="794A37E0" w14:textId="77777777" w:rsidTr="006B3D93">
        <w:trPr>
          <w:cantSplit/>
          <w:trHeight w:val="397"/>
          <w:jc w:val="center"/>
        </w:trPr>
        <w:tc>
          <w:tcPr>
            <w:tcW w:w="389" w:type="pct"/>
            <w:vAlign w:val="center"/>
          </w:tcPr>
          <w:p w14:paraId="2778BAE6" w14:textId="427AB2C3"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kern w:val="0"/>
                <w:szCs w:val="21"/>
              </w:rPr>
              <w:t>3</w:t>
            </w:r>
          </w:p>
        </w:tc>
        <w:tc>
          <w:tcPr>
            <w:tcW w:w="478" w:type="pct"/>
            <w:vAlign w:val="center"/>
          </w:tcPr>
          <w:p w14:paraId="5DA6C978" w14:textId="7F6E48C3"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韦欣怡</w:t>
            </w:r>
          </w:p>
        </w:tc>
        <w:tc>
          <w:tcPr>
            <w:tcW w:w="716" w:type="pct"/>
            <w:shd w:val="clear" w:color="auto" w:fill="FFFFFF"/>
            <w:vAlign w:val="center"/>
          </w:tcPr>
          <w:p w14:paraId="628BD81C" w14:textId="22D64A67"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承做岗</w:t>
            </w:r>
          </w:p>
        </w:tc>
        <w:tc>
          <w:tcPr>
            <w:tcW w:w="716" w:type="pct"/>
            <w:vAlign w:val="center"/>
          </w:tcPr>
          <w:p w14:paraId="29EE8A02" w14:textId="11F10E0A"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硕士研究生</w:t>
            </w:r>
          </w:p>
        </w:tc>
        <w:tc>
          <w:tcPr>
            <w:tcW w:w="609" w:type="pct"/>
            <w:shd w:val="clear" w:color="auto" w:fill="FFFFFF"/>
            <w:vAlign w:val="center"/>
          </w:tcPr>
          <w:p w14:paraId="3F312E6A" w14:textId="3910F0EC" w:rsidR="006B3D93" w:rsidRPr="006B3D93" w:rsidRDefault="006B3D93" w:rsidP="006B3D93">
            <w:pPr>
              <w:jc w:val="center"/>
              <w:rPr>
                <w:rFonts w:ascii="Times New Roman" w:hAnsi="Times New Roman" w:cs="Times New Roman Regular"/>
                <w:kern w:val="0"/>
                <w:szCs w:val="21"/>
              </w:rPr>
            </w:pPr>
            <w:r w:rsidRPr="006B3D93">
              <w:rPr>
                <w:rFonts w:ascii="Times New Roman" w:hAnsi="Times New Roman" w:cs="Times New Roman Regular" w:hint="eastAsia"/>
                <w:kern w:val="0"/>
                <w:szCs w:val="21"/>
              </w:rPr>
              <w:t>4</w:t>
            </w:r>
          </w:p>
        </w:tc>
        <w:tc>
          <w:tcPr>
            <w:tcW w:w="2092" w:type="pct"/>
            <w:vAlign w:val="center"/>
          </w:tcPr>
          <w:p w14:paraId="5CCE817B" w14:textId="0A17EC57" w:rsidR="006B3D93" w:rsidRPr="006B3D93" w:rsidRDefault="006B3D93" w:rsidP="006B3D93">
            <w:pPr>
              <w:outlineLvl w:val="1"/>
              <w:rPr>
                <w:rFonts w:ascii="Times New Roman" w:hAnsi="Times New Roman" w:cs="Times New Roman Regular"/>
                <w:kern w:val="0"/>
                <w:szCs w:val="21"/>
              </w:rPr>
            </w:pPr>
            <w:r w:rsidRPr="006B3D93">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bl>
    <w:p w14:paraId="397DCD3B"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项目时间安排表</w:t>
      </w: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7"/>
        <w:gridCol w:w="1801"/>
        <w:gridCol w:w="6505"/>
      </w:tblGrid>
      <w:tr w:rsidR="00CE246C" w:rsidRPr="009337DB" w14:paraId="0500C163" w14:textId="77777777" w:rsidTr="00507D87">
        <w:trPr>
          <w:trHeight w:val="397"/>
          <w:jc w:val="center"/>
        </w:trPr>
        <w:tc>
          <w:tcPr>
            <w:tcW w:w="1177" w:type="dxa"/>
            <w:vAlign w:val="center"/>
          </w:tcPr>
          <w:p w14:paraId="2A372541"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序号</w:t>
            </w:r>
          </w:p>
        </w:tc>
        <w:tc>
          <w:tcPr>
            <w:tcW w:w="1801" w:type="dxa"/>
            <w:vAlign w:val="center"/>
          </w:tcPr>
          <w:p w14:paraId="209CF9C5"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计划时间</w:t>
            </w:r>
          </w:p>
        </w:tc>
        <w:tc>
          <w:tcPr>
            <w:tcW w:w="6505" w:type="dxa"/>
            <w:vAlign w:val="center"/>
          </w:tcPr>
          <w:p w14:paraId="4126B529" w14:textId="77777777" w:rsidR="00CE246C" w:rsidRPr="006B3D93" w:rsidRDefault="00CE246C">
            <w:pPr>
              <w:jc w:val="center"/>
              <w:rPr>
                <w:rFonts w:ascii="Times New Roman" w:hAnsi="Times New Roman"/>
                <w:b/>
                <w:bCs/>
                <w:color w:val="000000"/>
                <w:szCs w:val="21"/>
              </w:rPr>
            </w:pPr>
            <w:r w:rsidRPr="006B3D93">
              <w:rPr>
                <w:rFonts w:ascii="Times New Roman" w:hAnsi="Times New Roman"/>
                <w:b/>
                <w:bCs/>
                <w:color w:val="000000"/>
                <w:szCs w:val="21"/>
              </w:rPr>
              <w:t>工作内容</w:t>
            </w:r>
          </w:p>
        </w:tc>
      </w:tr>
      <w:tr w:rsidR="009346DA" w:rsidRPr="009337DB" w14:paraId="45230501" w14:textId="77777777" w:rsidTr="009F69CE">
        <w:trPr>
          <w:trHeight w:val="397"/>
          <w:jc w:val="center"/>
        </w:trPr>
        <w:tc>
          <w:tcPr>
            <w:tcW w:w="1177" w:type="dxa"/>
            <w:vMerge w:val="restart"/>
            <w:vAlign w:val="center"/>
          </w:tcPr>
          <w:p w14:paraId="09079E21" w14:textId="77777777" w:rsidR="009346DA" w:rsidRPr="006B3D93" w:rsidRDefault="009346DA">
            <w:pPr>
              <w:jc w:val="center"/>
              <w:rPr>
                <w:rFonts w:ascii="Times New Roman" w:hAnsi="Times New Roman"/>
                <w:b/>
                <w:bCs/>
                <w:color w:val="000000"/>
                <w:szCs w:val="21"/>
              </w:rPr>
            </w:pPr>
            <w:r w:rsidRPr="006B3D93">
              <w:rPr>
                <w:rFonts w:ascii="Times New Roman" w:hAnsi="Times New Roman"/>
                <w:b/>
                <w:bCs/>
                <w:color w:val="000000"/>
                <w:szCs w:val="21"/>
              </w:rPr>
              <w:t>现场工作阶段</w:t>
            </w:r>
          </w:p>
        </w:tc>
        <w:tc>
          <w:tcPr>
            <w:tcW w:w="1801" w:type="dxa"/>
            <w:vMerge w:val="restart"/>
            <w:vAlign w:val="center"/>
          </w:tcPr>
          <w:p w14:paraId="0449FD15" w14:textId="13B3E79F" w:rsidR="009346DA" w:rsidRPr="006B3D93" w:rsidRDefault="009346DA" w:rsidP="009F69CE">
            <w:pPr>
              <w:rPr>
                <w:rFonts w:ascii="Times New Roman" w:hAnsi="Times New Roman"/>
                <w:color w:val="000000"/>
                <w:szCs w:val="21"/>
              </w:rPr>
            </w:pPr>
            <w:del w:id="1417" w:author="冯佳淇" w:date="2026-08-28T09:00:00Z">
              <w:del w:id="1415" w:author="冯佳淇" w:date="2026-08-28T09:00:00Z">
                <w:r w:rsidRPr="006B3D93">
                  <w:rPr>
                    <w:rFonts w:ascii="Times New Roman" w:hAnsi="Times New Roman"/>
                    <w:color w:val="000000"/>
                    <w:szCs w:val="21"/>
                  </w:rPr>
                  <w:delText>202</w:delText>
                </w:r>
                <w:r w:rsidR="006B3D93" w:rsidRPr="006B3D93">
                  <w:rPr>
                    <w:rFonts w:ascii="Times New Roman" w:hAnsi="Times New Roman"/>
                    <w:color w:val="000000"/>
                    <w:szCs w:val="21"/>
                  </w:rPr>
                  <w:delText>6</w:delText>
                </w:r>
                <w:r w:rsidRPr="006B3D93">
                  <w:rPr>
                    <w:rFonts w:ascii="Times New Roman" w:hAnsi="Times New Roman" w:hint="eastAsia"/>
                    <w:color w:val="000000"/>
                    <w:szCs w:val="21"/>
                  </w:rPr>
                  <w:delText>年</w:delText>
                </w:r>
                <w:r w:rsidR="006B3D93" w:rsidRPr="006B3D93">
                  <w:rPr>
                    <w:rFonts w:ascii="Times New Roman" w:hAnsi="Times New Roman"/>
                    <w:color w:val="000000"/>
                    <w:szCs w:val="21"/>
                  </w:rPr>
                  <w:delText>4</w:delText>
                </w:r>
                <w:r w:rsidRPr="006B3D93">
                  <w:rPr>
                    <w:rFonts w:ascii="Times New Roman" w:hAnsi="Times New Roman"/>
                    <w:color w:val="000000"/>
                    <w:szCs w:val="21"/>
                  </w:rPr>
                  <w:delText>月</w:delText>
                </w:r>
                <w:r w:rsidR="009F69CE" w:rsidRPr="006B3D93">
                  <w:rPr>
                    <w:rFonts w:ascii="Times New Roman" w:hAnsi="Times New Roman" w:hint="eastAsia"/>
                    <w:color w:val="000000"/>
                    <w:szCs w:val="21"/>
                  </w:rPr>
                  <w:delText>中</w:delText>
                </w:r>
                <w:r w:rsidRPr="006B3D93">
                  <w:rPr>
                    <w:rFonts w:ascii="Times New Roman" w:hAnsi="Times New Roman"/>
                    <w:color w:val="000000"/>
                    <w:szCs w:val="21"/>
                  </w:rPr>
                  <w:delText>旬</w:delText>
                </w:r>
                <w:r w:rsidR="009F69CE" w:rsidRPr="006B3D93">
                  <w:rPr>
                    <w:rFonts w:ascii="Times New Roman" w:hAnsi="Times New Roman" w:hint="eastAsia"/>
                    <w:color w:val="000000"/>
                    <w:szCs w:val="21"/>
                  </w:rPr>
                  <w:delText>-</w:delText>
                </w:r>
                <w:r w:rsidR="006B3D93" w:rsidRPr="006B3D93">
                  <w:rPr>
                    <w:rFonts w:ascii="Times New Roman" w:hAnsi="Times New Roman"/>
                    <w:color w:val="000000"/>
                    <w:szCs w:val="21"/>
                  </w:rPr>
                  <w:delText>6</w:delText>
                </w:r>
                <w:r w:rsidR="009F69CE" w:rsidRPr="006B3D93">
                  <w:rPr>
                    <w:rFonts w:ascii="Times New Roman" w:hAnsi="Times New Roman" w:hint="eastAsia"/>
                    <w:color w:val="000000"/>
                    <w:szCs w:val="21"/>
                  </w:rPr>
                  <w:delText>月</w:delText>
                </w:r>
                <w:r w:rsidR="00CC4841" w:rsidRPr="006B3D93">
                  <w:rPr>
                    <w:rFonts w:ascii="Times New Roman" w:hAnsi="Times New Roman" w:hint="eastAsia"/>
                    <w:color w:val="000000"/>
                    <w:szCs w:val="21"/>
                  </w:rPr>
                  <w:delText>下</w:delText>
                </w:r>
                <w:r w:rsidR="009F69CE" w:rsidRPr="006B3D93">
                  <w:rPr>
                    <w:rFonts w:ascii="Times New Roman" w:hAnsi="Times New Roman" w:hint="eastAsia"/>
                    <w:color w:val="000000"/>
                    <w:szCs w:val="21"/>
                  </w:rPr>
                  <w:delText>旬</w:delText>
                </w:r>
              </w:del>
              <w:ins w:id="1416" w:author="冯佳淇" w:date="2026-08-28T09:00:00Z">
                <w:r>
                  <w:rPr>
                    <w:rFonts w:ascii="Times New Roman" w:hAnsi="Times New Roman"/>
                    <w:color w:val="000000"/>
                    <w:szCs w:val="21"/>
                  </w:rPr>
                  <w:t xml:space="preserve">2026年4月-8月</w:t>
                </w:r>
              </w:ins>
            </w:del>
            <w:ins w:id="1418" w:author="冯佳淇" w:date="2026-08-28T09:00:00Z">
              <w:r>
                <w:rPr/>
                <w:t xml:space="preserve">2026年4月-8月</w:t>
              </w:r>
            </w:ins>
          </w:p>
        </w:tc>
        <w:tc>
          <w:tcPr>
            <w:tcW w:w="6505" w:type="dxa"/>
          </w:tcPr>
          <w:p w14:paraId="257EBEBC"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1</w:t>
            </w:r>
            <w:r w:rsidRPr="006B3D93">
              <w:rPr>
                <w:rFonts w:ascii="Times New Roman" w:hAnsi="Times New Roman"/>
                <w:color w:val="000000"/>
                <w:szCs w:val="21"/>
              </w:rPr>
              <w:t>、中介机构进场，完成公司的初步尽职调查；</w:t>
            </w:r>
          </w:p>
          <w:p w14:paraId="0A67FD4E"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2</w:t>
            </w:r>
            <w:r w:rsidRPr="006B3D93">
              <w:rPr>
                <w:rFonts w:ascii="Times New Roman" w:hAnsi="Times New Roman"/>
                <w:color w:val="000000"/>
                <w:szCs w:val="21"/>
              </w:rPr>
              <w:t>、主承销商与发行人拟定本次债券发行的基本方案；</w:t>
            </w:r>
          </w:p>
          <w:p w14:paraId="526D45FE"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3</w:t>
            </w:r>
            <w:r w:rsidRPr="006B3D93">
              <w:rPr>
                <w:rFonts w:ascii="Times New Roman" w:hAnsi="Times New Roman"/>
                <w:color w:val="000000"/>
                <w:szCs w:val="21"/>
              </w:rPr>
              <w:t>、收集整理与本次债券相关资料；</w:t>
            </w:r>
          </w:p>
        </w:tc>
      </w:tr>
      <w:tr w:rsidR="009346DA" w:rsidRPr="009337DB" w14:paraId="3F82BB01" w14:textId="77777777" w:rsidTr="009F69CE">
        <w:trPr>
          <w:trHeight w:val="397"/>
          <w:jc w:val="center"/>
        </w:trPr>
        <w:tc>
          <w:tcPr>
            <w:tcW w:w="1177" w:type="dxa"/>
            <w:vMerge/>
            <w:vAlign w:val="center"/>
          </w:tcPr>
          <w:p w14:paraId="6B83C822" w14:textId="77777777" w:rsidR="009346DA" w:rsidRPr="006B3D93" w:rsidRDefault="009346DA">
            <w:pPr>
              <w:jc w:val="center"/>
              <w:rPr>
                <w:rFonts w:ascii="Times New Roman" w:hAnsi="Times New Roman"/>
                <w:b/>
                <w:bCs/>
                <w:color w:val="000000"/>
                <w:szCs w:val="21"/>
              </w:rPr>
            </w:pPr>
          </w:p>
        </w:tc>
        <w:tc>
          <w:tcPr>
            <w:tcW w:w="1801" w:type="dxa"/>
            <w:vMerge/>
            <w:vAlign w:val="center"/>
          </w:tcPr>
          <w:p w14:paraId="39A1B936" w14:textId="77777777" w:rsidR="009346DA" w:rsidRPr="006B3D93" w:rsidRDefault="009346DA" w:rsidP="009F69CE">
            <w:pPr>
              <w:rPr>
                <w:rFonts w:ascii="Times New Roman" w:hAnsi="Times New Roman"/>
                <w:color w:val="000000"/>
                <w:szCs w:val="21"/>
              </w:rPr>
            </w:pPr>
          </w:p>
        </w:tc>
        <w:tc>
          <w:tcPr>
            <w:tcW w:w="6505" w:type="dxa"/>
          </w:tcPr>
          <w:p w14:paraId="0C4B2603"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4</w:t>
            </w:r>
            <w:r w:rsidRPr="006B3D93">
              <w:rPr>
                <w:rFonts w:ascii="Times New Roman" w:hAnsi="Times New Roman"/>
                <w:color w:val="000000"/>
                <w:szCs w:val="21"/>
              </w:rPr>
              <w:t>、与各中介机构签署协议；</w:t>
            </w:r>
          </w:p>
          <w:p w14:paraId="39FDE8F4"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5</w:t>
            </w:r>
            <w:r w:rsidRPr="006B3D93">
              <w:rPr>
                <w:rFonts w:ascii="Times New Roman" w:hAnsi="Times New Roman"/>
                <w:color w:val="000000"/>
                <w:szCs w:val="21"/>
              </w:rPr>
              <w:t>、完成本次债券相关的内部文件，包括但不限于股东决议、董事会决议、受托管理协议和债券持有人会议规则；</w:t>
            </w:r>
          </w:p>
          <w:p w14:paraId="5CDEA464"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6</w:t>
            </w:r>
            <w:r w:rsidRPr="006B3D93">
              <w:rPr>
                <w:rFonts w:ascii="Times New Roman" w:hAnsi="Times New Roman"/>
                <w:color w:val="000000"/>
                <w:szCs w:val="21"/>
              </w:rPr>
              <w:t>、完成本次债券底稿的收集工作；</w:t>
            </w:r>
          </w:p>
          <w:p w14:paraId="645582AB" w14:textId="77777777" w:rsidR="009346DA" w:rsidRPr="006B3D93" w:rsidRDefault="009346DA">
            <w:pPr>
              <w:jc w:val="left"/>
              <w:rPr>
                <w:rFonts w:ascii="Times New Roman" w:hAnsi="Times New Roman"/>
                <w:color w:val="000000"/>
                <w:szCs w:val="21"/>
              </w:rPr>
            </w:pPr>
            <w:r w:rsidRPr="006B3D93">
              <w:rPr>
                <w:rFonts w:ascii="Times New Roman" w:hAnsi="Times New Roman"/>
                <w:color w:val="000000"/>
                <w:szCs w:val="21"/>
              </w:rPr>
              <w:t>7</w:t>
            </w:r>
            <w:r w:rsidRPr="006B3D93">
              <w:rPr>
                <w:rFonts w:ascii="Times New Roman" w:hAnsi="Times New Roman"/>
                <w:color w:val="000000"/>
                <w:szCs w:val="21"/>
              </w:rPr>
              <w:t>、撰写募集说明书；</w:t>
            </w:r>
          </w:p>
        </w:tc>
      </w:tr>
      <w:tr w:rsidR="009F69CE" w:rsidRPr="009337DB" w14:paraId="55F3595C" w14:textId="77777777" w:rsidTr="009F69CE">
        <w:trPr>
          <w:trHeight w:val="397"/>
          <w:jc w:val="center"/>
        </w:trPr>
        <w:tc>
          <w:tcPr>
            <w:tcW w:w="1177" w:type="dxa"/>
            <w:vAlign w:val="center"/>
          </w:tcPr>
          <w:p w14:paraId="154CE9E3"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内核审核阶段</w:t>
            </w:r>
          </w:p>
        </w:tc>
        <w:tc>
          <w:tcPr>
            <w:tcW w:w="1801" w:type="dxa"/>
            <w:vAlign w:val="center"/>
          </w:tcPr>
          <w:p w14:paraId="421A6277" w14:textId="507D8C0C" w:rsidR="009F69CE" w:rsidRPr="006B3D93" w:rsidRDefault="009F69CE" w:rsidP="009F69CE">
            <w:pPr>
              <w:rPr>
                <w:rFonts w:ascii="Times New Roman" w:hAnsi="Times New Roman"/>
                <w:color w:val="000000"/>
                <w:szCs w:val="21"/>
              </w:rPr>
            </w:pPr>
            <w:del w:id="1419" w:author="冯佳淇" w:date="2026-08-28T09:00:00Z">
              <w:r w:rsidRPr="006B3D93">
                <w:rPr>
                  <w:rFonts w:ascii="Times New Roman" w:hAnsi="Times New Roman"/>
                  <w:color w:val="000000"/>
                  <w:szCs w:val="21"/>
                </w:rPr>
                <w:delText>202</w:delText>
              </w:r>
              <w:r w:rsidR="00CC4841" w:rsidRPr="006B3D93">
                <w:rPr>
                  <w:rFonts w:ascii="Times New Roman" w:hAnsi="Times New Roman" w:hint="eastAsia"/>
                  <w:color w:val="000000"/>
                  <w:szCs w:val="21"/>
                </w:rPr>
                <w:delText>6</w:delText>
              </w:r>
              <w:r w:rsidRPr="006B3D93">
                <w:rPr>
                  <w:rFonts w:ascii="Times New Roman" w:hAnsi="Times New Roman" w:hint="eastAsia"/>
                  <w:color w:val="000000"/>
                  <w:szCs w:val="21"/>
                </w:rPr>
                <w:delText>年</w:delText>
              </w:r>
              <w:r w:rsidR="006B3D93" w:rsidRPr="006B3D93">
                <w:rPr>
                  <w:rFonts w:ascii="Times New Roman" w:hAnsi="Times New Roman"/>
                  <w:color w:val="000000"/>
                  <w:szCs w:val="21"/>
                </w:rPr>
                <w:delText>7</w:delText>
              </w:r>
              <w:r w:rsidRPr="006B3D93">
                <w:rPr>
                  <w:rFonts w:ascii="Times New Roman" w:hAnsi="Times New Roman"/>
                  <w:color w:val="000000"/>
                  <w:szCs w:val="21"/>
                </w:rPr>
                <w:delText>月</w:delText>
              </w:r>
              <w:r w:rsidR="00CC4841" w:rsidRPr="006B3D93">
                <w:rPr>
                  <w:rFonts w:ascii="Times New Roman" w:hAnsi="Times New Roman" w:hint="eastAsia"/>
                  <w:color w:val="000000"/>
                  <w:szCs w:val="21"/>
                </w:rPr>
                <w:delText>上</w:delText>
              </w:r>
              <w:r w:rsidRPr="006B3D93">
                <w:rPr>
                  <w:rFonts w:ascii="Times New Roman" w:hAnsi="Times New Roman"/>
                  <w:color w:val="000000"/>
                  <w:szCs w:val="21"/>
                </w:rPr>
                <w:delText>旬</w:delText>
              </w:r>
              <w:r w:rsidRPr="006B3D93">
                <w:rPr>
                  <w:rFonts w:ascii="Times New Roman" w:hAnsi="Times New Roman" w:hint="eastAsia"/>
                  <w:color w:val="000000"/>
                  <w:szCs w:val="21"/>
                </w:rPr>
                <w:delText>-</w:delText>
              </w:r>
              <w:r w:rsidR="006B3D93" w:rsidRPr="006B3D93">
                <w:rPr>
                  <w:rFonts w:ascii="Times New Roman" w:hAnsi="Times New Roman"/>
                  <w:color w:val="000000"/>
                  <w:szCs w:val="21"/>
                </w:rPr>
                <w:delText>7</w:delText>
              </w:r>
              <w:r w:rsidRPr="006B3D93">
                <w:rPr>
                  <w:rFonts w:ascii="Times New Roman" w:hAnsi="Times New Roman" w:hint="eastAsia"/>
                  <w:color w:val="000000"/>
                  <w:szCs w:val="21"/>
                </w:rPr>
                <w:delText>月</w:delText>
              </w:r>
              <w:r w:rsidR="00CC4841" w:rsidRPr="006B3D93">
                <w:rPr>
                  <w:rFonts w:ascii="Times New Roman" w:hAnsi="Times New Roman" w:hint="eastAsia"/>
                  <w:color w:val="000000"/>
                  <w:szCs w:val="21"/>
                </w:rPr>
                <w:delText>中</w:delText>
              </w:r>
              <w:r w:rsidRPr="006B3D93">
                <w:rPr>
                  <w:rFonts w:ascii="Times New Roman" w:hAnsi="Times New Roman" w:hint="eastAsia"/>
                  <w:color w:val="000000"/>
                  <w:szCs w:val="21"/>
                </w:rPr>
                <w:delText>旬</w:delText>
              </w:r>
            </w:del>
            <w:ins w:id="1420" w:author="冯佳淇" w:date="2026-08-28T09:00:00Z">
              <w:r>
                <w:rPr>
                  <w:rFonts w:ascii="Times New Roman" w:hAnsi="Times New Roman"/>
                  <w:color w:val="000000"/>
                  <w:szCs w:val="21"/>
                </w:rPr>
                <w:t xml:space="preserve">2026年8月下旬-9月上旬</w:t>
              </w:r>
            </w:ins>
          </w:p>
        </w:tc>
        <w:tc>
          <w:tcPr>
            <w:tcW w:w="6505" w:type="dxa"/>
          </w:tcPr>
          <w:p w14:paraId="09404939"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8</w:t>
            </w:r>
            <w:r w:rsidRPr="006B3D93">
              <w:rPr>
                <w:rFonts w:ascii="Times New Roman" w:hAnsi="Times New Roman"/>
                <w:color w:val="000000"/>
                <w:szCs w:val="21"/>
              </w:rPr>
              <w:t>、律师完成法律意见书；</w:t>
            </w:r>
          </w:p>
          <w:p w14:paraId="0245C8F5"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9</w:t>
            </w:r>
            <w:r w:rsidRPr="006B3D93">
              <w:rPr>
                <w:rFonts w:ascii="Times New Roman" w:hAnsi="Times New Roman"/>
                <w:color w:val="000000"/>
                <w:szCs w:val="21"/>
              </w:rPr>
              <w:t>、券商完成全套申报材料；</w:t>
            </w:r>
          </w:p>
          <w:p w14:paraId="4A3B09CA"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10</w:t>
            </w:r>
            <w:r w:rsidRPr="006B3D93">
              <w:rPr>
                <w:rFonts w:ascii="Times New Roman" w:hAnsi="Times New Roman"/>
                <w:color w:val="000000"/>
                <w:szCs w:val="21"/>
              </w:rPr>
              <w:t>、券商完成内核程序；</w:t>
            </w:r>
          </w:p>
        </w:tc>
      </w:tr>
      <w:tr w:rsidR="009F69CE" w:rsidRPr="009337DB" w14:paraId="6043A238" w14:textId="77777777" w:rsidTr="009F69CE">
        <w:trPr>
          <w:trHeight w:val="397"/>
          <w:jc w:val="center"/>
        </w:trPr>
        <w:tc>
          <w:tcPr>
            <w:tcW w:w="1177" w:type="dxa"/>
            <w:vAlign w:val="center"/>
          </w:tcPr>
          <w:p w14:paraId="73B7FA22"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反馈注册阶段</w:t>
            </w:r>
          </w:p>
        </w:tc>
        <w:tc>
          <w:tcPr>
            <w:tcW w:w="1801" w:type="dxa"/>
            <w:vAlign w:val="center"/>
          </w:tcPr>
          <w:p w14:paraId="7403D0C7" w14:textId="3AD8C2E9" w:rsidR="009F69CE" w:rsidRPr="006B3D93" w:rsidRDefault="009F69CE" w:rsidP="009F69CE">
            <w:pPr>
              <w:rPr>
                <w:rFonts w:ascii="Times New Roman" w:hAnsi="Times New Roman"/>
                <w:color w:val="000000"/>
                <w:szCs w:val="21"/>
              </w:rPr>
            </w:pPr>
            <w:del w:id="1421" w:author="冯佳淇" w:date="2026-08-28T09:00:00Z">
              <w:r w:rsidRPr="006B3D93">
                <w:rPr>
                  <w:rFonts w:ascii="Times New Roman" w:hAnsi="Times New Roman"/>
                  <w:color w:val="000000"/>
                  <w:szCs w:val="21"/>
                </w:rPr>
                <w:delText>202</w:delText>
              </w:r>
              <w:r w:rsidR="00CC4841" w:rsidRPr="006B3D93">
                <w:rPr>
                  <w:rFonts w:ascii="Times New Roman" w:hAnsi="Times New Roman" w:hint="eastAsia"/>
                  <w:color w:val="000000"/>
                  <w:szCs w:val="21"/>
                </w:rPr>
                <w:delText>6</w:delText>
              </w:r>
              <w:r w:rsidRPr="006B3D93">
                <w:rPr>
                  <w:rFonts w:ascii="Times New Roman" w:hAnsi="Times New Roman" w:hint="eastAsia"/>
                  <w:color w:val="000000"/>
                  <w:szCs w:val="21"/>
                </w:rPr>
                <w:delText>年</w:delText>
              </w:r>
              <w:r w:rsidR="006B3D93" w:rsidRPr="006B3D93">
                <w:rPr>
                  <w:rFonts w:ascii="Times New Roman" w:hAnsi="Times New Roman"/>
                  <w:color w:val="000000"/>
                  <w:szCs w:val="21"/>
                </w:rPr>
                <w:delText>7</w:delText>
              </w:r>
              <w:r w:rsidRPr="006B3D93">
                <w:rPr>
                  <w:rFonts w:ascii="Times New Roman" w:hAnsi="Times New Roman"/>
                  <w:color w:val="000000"/>
                  <w:szCs w:val="21"/>
                </w:rPr>
                <w:delText>月</w:delText>
              </w:r>
              <w:r w:rsidR="00CC4841" w:rsidRPr="006B3D93">
                <w:rPr>
                  <w:rFonts w:ascii="Times New Roman" w:hAnsi="Times New Roman" w:hint="eastAsia"/>
                  <w:color w:val="000000"/>
                  <w:szCs w:val="21"/>
                </w:rPr>
                <w:delText>下</w:delText>
              </w:r>
              <w:r w:rsidRPr="006B3D93">
                <w:rPr>
                  <w:rFonts w:ascii="Times New Roman" w:hAnsi="Times New Roman"/>
                  <w:color w:val="000000"/>
                  <w:szCs w:val="21"/>
                </w:rPr>
                <w:delText>旬</w:delText>
              </w:r>
              <w:r w:rsidRPr="006B3D93">
                <w:rPr>
                  <w:rFonts w:ascii="Times New Roman" w:hAnsi="Times New Roman" w:hint="eastAsia"/>
                  <w:color w:val="000000"/>
                  <w:szCs w:val="21"/>
                </w:rPr>
                <w:delText>-</w:delText>
              </w:r>
              <w:r w:rsidR="006B3D93" w:rsidRPr="006B3D93">
                <w:rPr>
                  <w:rFonts w:ascii="Times New Roman" w:hAnsi="Times New Roman"/>
                  <w:color w:val="000000"/>
                  <w:szCs w:val="21"/>
                </w:rPr>
                <w:delText>9</w:delText>
              </w:r>
              <w:r w:rsidRPr="006B3D93">
                <w:rPr>
                  <w:rFonts w:ascii="Times New Roman" w:hAnsi="Times New Roman" w:hint="eastAsia"/>
                  <w:color w:val="000000"/>
                  <w:szCs w:val="21"/>
                </w:rPr>
                <w:delText>月</w:delText>
              </w:r>
              <w:r w:rsidR="00CC4841" w:rsidRPr="006B3D93">
                <w:rPr>
                  <w:rFonts w:ascii="Times New Roman" w:hAnsi="Times New Roman" w:hint="eastAsia"/>
                  <w:color w:val="000000"/>
                  <w:szCs w:val="21"/>
                </w:rPr>
                <w:delText>上</w:delText>
              </w:r>
              <w:r w:rsidRPr="006B3D93">
                <w:rPr>
                  <w:rFonts w:ascii="Times New Roman" w:hAnsi="Times New Roman" w:hint="eastAsia"/>
                  <w:color w:val="000000"/>
                  <w:szCs w:val="21"/>
                </w:rPr>
                <w:delText>旬</w:delText>
              </w:r>
            </w:del>
            <w:ins w:id="1422" w:author="冯佳淇" w:date="2026-08-28T09:00:00Z">
              <w:r>
                <w:rPr>
                  <w:rFonts w:ascii="Times New Roman" w:hAnsi="Times New Roman"/>
                  <w:color w:val="000000"/>
                  <w:szCs w:val="21"/>
                </w:rPr>
                <w:t xml:space="preserve">2026年9月-10月</w:t>
              </w:r>
            </w:ins>
          </w:p>
        </w:tc>
        <w:tc>
          <w:tcPr>
            <w:tcW w:w="6505" w:type="dxa"/>
          </w:tcPr>
          <w:p w14:paraId="516D47D2"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11</w:t>
            </w:r>
            <w:r w:rsidRPr="006B3D93">
              <w:rPr>
                <w:rFonts w:ascii="Times New Roman" w:hAnsi="Times New Roman"/>
                <w:color w:val="000000"/>
                <w:szCs w:val="21"/>
              </w:rPr>
              <w:t>、完成全套申报材料并申报至</w:t>
            </w:r>
            <w:r w:rsidRPr="006B3D93">
              <w:rPr>
                <w:rFonts w:ascii="Times New Roman" w:hAnsi="Times New Roman" w:hint="eastAsia"/>
                <w:color w:val="000000"/>
                <w:szCs w:val="21"/>
              </w:rPr>
              <w:t>交易所</w:t>
            </w:r>
            <w:r w:rsidRPr="006B3D93">
              <w:rPr>
                <w:rFonts w:ascii="Times New Roman" w:hAnsi="Times New Roman"/>
                <w:color w:val="000000"/>
                <w:szCs w:val="21"/>
              </w:rPr>
              <w:t>；</w:t>
            </w:r>
          </w:p>
          <w:p w14:paraId="686921EC" w14:textId="77777777"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12</w:t>
            </w:r>
            <w:r w:rsidRPr="006B3D93">
              <w:rPr>
                <w:rFonts w:ascii="Times New Roman" w:hAnsi="Times New Roman"/>
                <w:color w:val="000000"/>
                <w:szCs w:val="21"/>
              </w:rPr>
              <w:t>、回复反馈意见；</w:t>
            </w:r>
          </w:p>
          <w:p w14:paraId="5D1741C9" w14:textId="636967C9" w:rsidR="009F69CE" w:rsidRPr="006B3D93" w:rsidRDefault="009F69CE" w:rsidP="009F69CE">
            <w:pPr>
              <w:jc w:val="left"/>
              <w:rPr>
                <w:rFonts w:ascii="Times New Roman" w:hAnsi="Times New Roman"/>
                <w:color w:val="000000"/>
                <w:szCs w:val="21"/>
              </w:rPr>
            </w:pPr>
            <w:r w:rsidRPr="006B3D93">
              <w:rPr>
                <w:rFonts w:ascii="Times New Roman" w:hAnsi="Times New Roman" w:hint="eastAsia"/>
                <w:color w:val="000000"/>
                <w:szCs w:val="21"/>
              </w:rPr>
              <w:t>1</w:t>
            </w:r>
            <w:r w:rsidRPr="006B3D93">
              <w:rPr>
                <w:rFonts w:ascii="Times New Roman" w:hAnsi="Times New Roman"/>
                <w:color w:val="000000"/>
                <w:szCs w:val="21"/>
              </w:rPr>
              <w:t>3</w:t>
            </w:r>
            <w:r w:rsidRPr="006B3D93">
              <w:rPr>
                <w:rFonts w:ascii="Times New Roman" w:hAnsi="Times New Roman" w:hint="eastAsia"/>
                <w:color w:val="000000"/>
                <w:szCs w:val="21"/>
              </w:rPr>
              <w:t>、</w:t>
            </w:r>
            <w:r w:rsidRPr="006B3D93">
              <w:rPr>
                <w:rFonts w:ascii="Times New Roman" w:hAnsi="Times New Roman"/>
                <w:color w:val="000000"/>
                <w:szCs w:val="21"/>
              </w:rPr>
              <w:t>取得</w:t>
            </w:r>
            <w:r w:rsidRPr="006B3D93">
              <w:rPr>
                <w:rFonts w:ascii="Times New Roman" w:hAnsi="Times New Roman" w:hint="eastAsia"/>
                <w:color w:val="000000"/>
                <w:szCs w:val="21"/>
              </w:rPr>
              <w:t>交易所</w:t>
            </w:r>
            <w:r w:rsidRPr="006B3D93">
              <w:rPr>
                <w:rFonts w:ascii="Times New Roman" w:hAnsi="Times New Roman"/>
                <w:color w:val="000000"/>
                <w:szCs w:val="21"/>
              </w:rPr>
              <w:t>批文；</w:t>
            </w:r>
          </w:p>
        </w:tc>
      </w:tr>
      <w:tr w:rsidR="009F69CE" w:rsidRPr="009337DB" w14:paraId="77F7FB43" w14:textId="77777777" w:rsidTr="009F69CE">
        <w:trPr>
          <w:trHeight w:val="397"/>
          <w:jc w:val="center"/>
        </w:trPr>
        <w:tc>
          <w:tcPr>
            <w:tcW w:w="1177" w:type="dxa"/>
            <w:vAlign w:val="center"/>
          </w:tcPr>
          <w:p w14:paraId="1DB33542" w14:textId="77777777" w:rsidR="009F69CE" w:rsidRPr="006B3D93" w:rsidRDefault="009F69CE" w:rsidP="009F69CE">
            <w:pPr>
              <w:jc w:val="center"/>
              <w:rPr>
                <w:rFonts w:ascii="Times New Roman" w:hAnsi="Times New Roman"/>
                <w:b/>
                <w:bCs/>
                <w:color w:val="000000"/>
                <w:szCs w:val="21"/>
              </w:rPr>
            </w:pPr>
            <w:r w:rsidRPr="006B3D93">
              <w:rPr>
                <w:rFonts w:ascii="Times New Roman" w:hAnsi="Times New Roman"/>
                <w:b/>
                <w:bCs/>
                <w:color w:val="000000"/>
                <w:szCs w:val="21"/>
              </w:rPr>
              <w:t>发行阶段</w:t>
            </w:r>
          </w:p>
        </w:tc>
        <w:tc>
          <w:tcPr>
            <w:tcW w:w="1801" w:type="dxa"/>
            <w:vAlign w:val="center"/>
          </w:tcPr>
          <w:p w14:paraId="7F0EE290" w14:textId="6D390064" w:rsidR="009F69CE" w:rsidRPr="006B3D93" w:rsidRDefault="009F69CE" w:rsidP="009F69CE">
            <w:pPr>
              <w:rPr>
                <w:rFonts w:ascii="Times New Roman" w:hAnsi="Times New Roman"/>
                <w:color w:val="000000"/>
                <w:szCs w:val="21"/>
              </w:rPr>
            </w:pPr>
            <w:del w:id="1423" w:author="冯佳淇" w:date="2026-08-28T09:00:00Z">
              <w:r w:rsidRPr="006B3D93">
                <w:rPr>
                  <w:rFonts w:ascii="Times New Roman" w:hAnsi="Times New Roman"/>
                  <w:color w:val="000000"/>
                  <w:szCs w:val="21"/>
                </w:rPr>
                <w:delText>202</w:delText>
              </w:r>
              <w:r w:rsidR="00CC4841" w:rsidRPr="006B3D93">
                <w:rPr>
                  <w:rFonts w:ascii="Times New Roman" w:hAnsi="Times New Roman" w:hint="eastAsia"/>
                  <w:color w:val="000000"/>
                  <w:szCs w:val="21"/>
                </w:rPr>
                <w:delText>6</w:delText>
              </w:r>
              <w:r w:rsidRPr="006B3D93">
                <w:rPr>
                  <w:rFonts w:ascii="Times New Roman" w:hAnsi="Times New Roman" w:hint="eastAsia"/>
                  <w:color w:val="000000"/>
                  <w:szCs w:val="21"/>
                </w:rPr>
                <w:delText>年</w:delText>
              </w:r>
              <w:r w:rsidR="006B3D93" w:rsidRPr="006B3D93">
                <w:rPr>
                  <w:rFonts w:ascii="Times New Roman" w:hAnsi="Times New Roman"/>
                  <w:color w:val="000000"/>
                  <w:szCs w:val="21"/>
                </w:rPr>
                <w:delText>9</w:delText>
              </w:r>
              <w:r w:rsidRPr="006B3D93">
                <w:rPr>
                  <w:rFonts w:ascii="Times New Roman" w:hAnsi="Times New Roman"/>
                  <w:color w:val="000000"/>
                  <w:szCs w:val="21"/>
                </w:rPr>
                <w:delText>月</w:delText>
              </w:r>
              <w:r w:rsidR="00CC4841" w:rsidRPr="006B3D93">
                <w:rPr>
                  <w:rFonts w:ascii="Times New Roman" w:hAnsi="Times New Roman" w:hint="eastAsia"/>
                  <w:color w:val="000000"/>
                  <w:szCs w:val="21"/>
                </w:rPr>
                <w:delText>中</w:delText>
              </w:r>
              <w:r w:rsidRPr="006B3D93">
                <w:rPr>
                  <w:rFonts w:ascii="Times New Roman" w:hAnsi="Times New Roman"/>
                  <w:color w:val="000000"/>
                  <w:szCs w:val="21"/>
                </w:rPr>
                <w:delText>旬</w:delText>
              </w:r>
              <w:r w:rsidRPr="006B3D93">
                <w:rPr>
                  <w:rFonts w:ascii="Times New Roman" w:hAnsi="Times New Roman" w:hint="eastAsia"/>
                  <w:color w:val="000000"/>
                  <w:szCs w:val="21"/>
                </w:rPr>
                <w:delText>-</w:delText>
              </w:r>
              <w:r w:rsidR="00CC4841" w:rsidRPr="006B3D93">
                <w:rPr>
                  <w:rFonts w:ascii="Times New Roman" w:hAnsi="Times New Roman" w:hint="eastAsia"/>
                  <w:color w:val="000000"/>
                  <w:szCs w:val="21"/>
                </w:rPr>
                <w:delText>2027</w:delText>
              </w:r>
              <w:r w:rsidR="00CC4841" w:rsidRPr="006B3D93">
                <w:rPr>
                  <w:rFonts w:ascii="Times New Roman" w:hAnsi="Times New Roman" w:hint="eastAsia"/>
                  <w:color w:val="000000"/>
                  <w:szCs w:val="21"/>
                </w:rPr>
                <w:delText>年</w:delText>
              </w:r>
              <w:r w:rsidR="006B3D93" w:rsidRPr="006B3D93">
                <w:rPr>
                  <w:rFonts w:ascii="Times New Roman" w:hAnsi="Times New Roman"/>
                  <w:color w:val="000000"/>
                  <w:szCs w:val="21"/>
                </w:rPr>
                <w:delText>8</w:delText>
              </w:r>
              <w:r w:rsidRPr="006B3D93">
                <w:rPr>
                  <w:rFonts w:ascii="Times New Roman" w:hAnsi="Times New Roman" w:hint="eastAsia"/>
                  <w:color w:val="000000"/>
                  <w:szCs w:val="21"/>
                </w:rPr>
                <w:delText>月</w:delText>
              </w:r>
              <w:r w:rsidR="006B3D93" w:rsidRPr="006B3D93">
                <w:rPr>
                  <w:rFonts w:ascii="Times New Roman" w:hAnsi="Times New Roman" w:hint="eastAsia"/>
                  <w:color w:val="000000"/>
                  <w:szCs w:val="21"/>
                </w:rPr>
                <w:delText>中</w:delText>
              </w:r>
              <w:r w:rsidRPr="006B3D93">
                <w:rPr>
                  <w:rFonts w:ascii="Times New Roman" w:hAnsi="Times New Roman" w:hint="eastAsia"/>
                  <w:color w:val="000000"/>
                  <w:szCs w:val="21"/>
                </w:rPr>
                <w:delText>旬</w:delText>
              </w:r>
            </w:del>
            <w:ins w:id="1424" w:author="冯佳淇" w:date="2026-08-28T09:00:00Z">
              <w:r>
                <w:rPr>
                  <w:rFonts w:ascii="Times New Roman" w:hAnsi="Times New Roman"/>
                  <w:color w:val="000000"/>
                  <w:szCs w:val="21"/>
                </w:rPr>
                <w:t xml:space="preserve">批文有效期内</w:t>
              </w:r>
            </w:ins>
          </w:p>
        </w:tc>
        <w:tc>
          <w:tcPr>
            <w:tcW w:w="6505" w:type="dxa"/>
          </w:tcPr>
          <w:p w14:paraId="7916BA5A" w14:textId="177421EB" w:rsidR="009F69CE" w:rsidRPr="006B3D93" w:rsidRDefault="009F69CE" w:rsidP="009F69CE">
            <w:pPr>
              <w:jc w:val="left"/>
              <w:rPr>
                <w:rFonts w:ascii="Times New Roman" w:hAnsi="Times New Roman"/>
                <w:color w:val="000000"/>
                <w:szCs w:val="21"/>
              </w:rPr>
            </w:pPr>
            <w:r w:rsidRPr="006B3D93">
              <w:rPr>
                <w:rFonts w:ascii="Times New Roman" w:hAnsi="Times New Roman"/>
                <w:color w:val="000000"/>
                <w:szCs w:val="21"/>
              </w:rPr>
              <w:t>债券批文有效期为</w:t>
            </w:r>
            <w:r w:rsidRPr="006B3D93">
              <w:rPr>
                <w:rFonts w:ascii="Times New Roman" w:hAnsi="Times New Roman" w:hint="eastAsia"/>
                <w:color w:val="000000"/>
                <w:szCs w:val="21"/>
              </w:rPr>
              <w:t>1</w:t>
            </w:r>
            <w:r w:rsidRPr="006B3D93">
              <w:rPr>
                <w:rFonts w:ascii="Times New Roman" w:hAnsi="Times New Roman"/>
                <w:color w:val="000000"/>
                <w:szCs w:val="21"/>
              </w:rPr>
              <w:t>年，届时将根据公司需求及市场利率走势决定具体发行时间。</w:t>
            </w:r>
          </w:p>
        </w:tc>
      </w:tr>
    </w:tbl>
    <w:p w14:paraId="7F6F412E"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收费情况</w:t>
      </w:r>
    </w:p>
    <w:p w14:paraId="6A248E0D" w14:textId="6F78218D" w:rsidR="00CE246C" w:rsidRPr="006B3D93" w:rsidRDefault="00CE246C">
      <w:pPr>
        <w:pStyle w:val="afffffff9"/>
        <w:adjustRightInd w:val="0"/>
        <w:spacing w:beforeLines="50" w:before="156" w:afterLines="50" w:after="156" w:line="360" w:lineRule="auto"/>
        <w:ind w:firstLine="480"/>
      </w:pPr>
      <w:del w:id="1113" w:author="冯佳淇" w:date="2026-08-28T09:00:00Z">
        <w:r w:rsidRPr="006B3D93">
          <w:delText>本次债券承销费</w:delText>
        </w:r>
        <w:r w:rsidR="00CC4841" w:rsidRPr="006B3D93">
          <w:rPr>
            <w:rFonts w:hint="eastAsia"/>
          </w:rPr>
          <w:delText>及受托管理报酬合计</w:delText>
        </w:r>
        <w:r w:rsidRPr="006B3D93">
          <w:delText>为</w:delText>
        </w:r>
        <w:r w:rsidRPr="006B3D93">
          <w:delText>0.</w:delText>
        </w:r>
        <w:r w:rsidR="00CC4841" w:rsidRPr="006B3D93">
          <w:rPr>
            <w:rFonts w:hint="eastAsia"/>
          </w:rPr>
          <w:delText>2</w:delText>
        </w:r>
        <w:r w:rsidR="009346DA" w:rsidRPr="006B3D93">
          <w:delText>0</w:delText>
        </w:r>
        <w:r w:rsidRPr="006B3D93">
          <w:delText>%</w:delText>
        </w:r>
        <w:r w:rsidR="00CC4841" w:rsidRPr="006B3D93">
          <w:rPr>
            <w:rFonts w:hint="eastAsia"/>
          </w:rPr>
          <w:delText>/</w:delText>
        </w:r>
        <w:r w:rsidR="00CC4841" w:rsidRPr="006B3D93">
          <w:rPr>
            <w:rFonts w:hint="eastAsia"/>
          </w:rPr>
          <w:delText>年</w:delText>
        </w:r>
        <w:r w:rsidRPr="006B3D93">
          <w:delText>，我司为主承销商</w:delText>
        </w:r>
        <w:r w:rsidR="005F43D2" w:rsidRPr="006B3D93">
          <w:rPr>
            <w:rFonts w:hint="eastAsia"/>
          </w:rPr>
          <w:delText>、受托管</w:delText>
        </w:r>
        <w:r w:rsidR="005F43D2" w:rsidRPr="006B3D93">
          <w:rPr>
            <w:rFonts w:hint="eastAsia"/>
          </w:rPr>
          <w:lastRenderedPageBreak/>
          <w:delText>理人</w:delText>
        </w:r>
        <w:r w:rsidR="009C5BAF" w:rsidRPr="006B3D93">
          <w:rPr>
            <w:rFonts w:hint="eastAsia"/>
          </w:rPr>
          <w:delText>。</w:delText>
        </w:r>
        <w:r w:rsidRPr="006B3D93">
          <w:delText>按获</w:delText>
        </w:r>
        <w:proofErr w:type="gramStart"/>
        <w:r w:rsidRPr="006B3D93">
          <w:delText>批规模</w:delText>
        </w:r>
        <w:proofErr w:type="gramEnd"/>
        <w:r w:rsidR="00CC4841" w:rsidRPr="006B3D93">
          <w:rPr>
            <w:rFonts w:hint="eastAsia"/>
          </w:rPr>
          <w:delText>67</w:delText>
        </w:r>
        <w:r w:rsidRPr="006B3D93">
          <w:delText>,</w:delText>
        </w:r>
        <w:r w:rsidR="00CC4841" w:rsidRPr="006B3D93">
          <w:rPr>
            <w:rFonts w:hint="eastAsia"/>
          </w:rPr>
          <w:delText>8</w:delText>
        </w:r>
        <w:r w:rsidRPr="006B3D93">
          <w:delText>00</w:delText>
        </w:r>
        <w:r w:rsidRPr="006B3D93">
          <w:delText>万元</w:delText>
        </w:r>
        <w:r w:rsidR="00CC4841" w:rsidRPr="006B3D93">
          <w:rPr>
            <w:rFonts w:hint="eastAsia"/>
          </w:rPr>
          <w:delText>、期限</w:delText>
        </w:r>
        <w:r w:rsidR="00CC4841" w:rsidRPr="006B3D93">
          <w:rPr>
            <w:rFonts w:hint="eastAsia"/>
          </w:rPr>
          <w:delText>5</w:delText>
        </w:r>
        <w:r w:rsidR="00CC4841" w:rsidRPr="006B3D93">
          <w:rPr>
            <w:rFonts w:hint="eastAsia"/>
          </w:rPr>
          <w:delText>年测</w:delText>
        </w:r>
        <w:r w:rsidRPr="006B3D93">
          <w:delText>算，本项目预计收入为</w:delText>
        </w:r>
        <w:r w:rsidR="00CC4841" w:rsidRPr="006B3D93">
          <w:rPr>
            <w:rFonts w:hint="eastAsia"/>
          </w:rPr>
          <w:delText>678</w:delText>
        </w:r>
        <w:r w:rsidRPr="006B3D93">
          <w:delText>万元。</w:delText>
        </w:r>
      </w:del>
      <w:ins w:id="1114" w:author="冯佳淇" w:date="2026-08-28T09:00:00Z">
        <w:r>
          <w:rPr/>
          <w:t xml:space="preserve">本次债券承销费及受托管理报酬合计为0.20%/年。甬兴证券有限公司为牵头主承销商、受托管理人、簿记管理人，德邦证券股份有限公司为联席主承销商。按获批规模67,800万元、期限5年测算，本项目预计收入为678万元。</w:t>
        </w:r>
      </w:ins>
    </w:p>
    <w:p w14:paraId="176A6ACE" w14:textId="77777777" w:rsidR="00CE246C" w:rsidRPr="006B3D93" w:rsidRDefault="00CE246C">
      <w:pPr>
        <w:numPr>
          <w:ilvl w:val="0"/>
          <w:numId w:val="4"/>
        </w:numPr>
        <w:spacing w:beforeLines="50" w:before="156" w:afterLines="50" w:after="156" w:line="360" w:lineRule="auto"/>
        <w:ind w:firstLineChars="200" w:firstLine="562"/>
        <w:outlineLvl w:val="0"/>
        <w:rPr>
          <w:rFonts w:ascii="Times New Roman" w:eastAsia="黑体" w:hAnsi="Times New Roman"/>
          <w:b/>
          <w:bCs/>
          <w:sz w:val="28"/>
          <w:szCs w:val="28"/>
        </w:rPr>
      </w:pPr>
      <w:r w:rsidRPr="006B3D93">
        <w:rPr>
          <w:rFonts w:ascii="Times New Roman" w:eastAsia="黑体" w:hAnsi="Times New Roman"/>
          <w:b/>
          <w:bCs/>
          <w:sz w:val="28"/>
          <w:szCs w:val="28"/>
        </w:rPr>
        <w:t>判断结论</w:t>
      </w:r>
    </w:p>
    <w:p w14:paraId="689031C2" w14:textId="7CB33D6B" w:rsidR="00AC0A83" w:rsidRPr="006B3D93" w:rsidRDefault="000109A2">
      <w:pPr>
        <w:pStyle w:val="afffffff9"/>
        <w:adjustRightInd w:val="0"/>
        <w:spacing w:beforeLines="50" w:before="156" w:afterLines="50" w:after="156" w:line="360" w:lineRule="auto"/>
        <w:ind w:firstLine="480"/>
      </w:pPr>
      <w:del w:id="1115" w:author="冯佳淇" w:date="2026-08-28T09:00:00Z">
        <w:bookmarkStart w:id="45" w:name="_Hlk141391955"/>
        <w:r w:rsidRPr="006B3D93">
          <w:rPr>
            <w:rFonts w:hint="eastAsia"/>
          </w:rPr>
          <w:delText>济宁市</w:delText>
        </w:r>
        <w:proofErr w:type="gramStart"/>
        <w:r w:rsidRPr="006B3D93">
          <w:rPr>
            <w:rFonts w:hint="eastAsia"/>
          </w:rPr>
          <w:delText>兖州区惠民</w:delText>
        </w:r>
        <w:proofErr w:type="gramEnd"/>
        <w:r w:rsidRPr="006B3D93">
          <w:rPr>
            <w:rFonts w:hint="eastAsia"/>
          </w:rPr>
          <w:delText>城建投资有限公司</w:delText>
        </w:r>
        <w:r w:rsidR="00CE246C" w:rsidRPr="006B3D93">
          <w:delText>符合</w:delText>
        </w:r>
        <w:r w:rsidR="0041769E" w:rsidRPr="006B3D93">
          <w:rPr>
            <w:rFonts w:hint="eastAsia"/>
          </w:rPr>
          <w:delText>非</w:delText>
        </w:r>
        <w:r w:rsidR="00CE246C" w:rsidRPr="006B3D93">
          <w:delText>公开发行公司债券的基本条件</w:delText>
        </w:r>
        <w:r w:rsidR="00392307" w:rsidRPr="006B3D93">
          <w:rPr>
            <w:rFonts w:hint="eastAsia"/>
          </w:rPr>
          <w:delText>。发行人</w:delText>
        </w:r>
        <w:r w:rsidR="001518CC" w:rsidRPr="006B3D93">
          <w:rPr>
            <w:rFonts w:hint="eastAsia"/>
          </w:rPr>
          <w:delText>属于</w:delText>
        </w:r>
        <w:r w:rsidR="00210171" w:rsidRPr="006B3D93">
          <w:rPr>
            <w:rFonts w:hint="eastAsia"/>
          </w:rPr>
          <w:delText>济宁市</w:delText>
        </w:r>
        <w:proofErr w:type="gramStart"/>
        <w:r w:rsidR="00210171" w:rsidRPr="006B3D93">
          <w:rPr>
            <w:rFonts w:hint="eastAsia"/>
          </w:rPr>
          <w:delText>兖州区</w:delText>
        </w:r>
        <w:proofErr w:type="gramEnd"/>
        <w:r w:rsidR="00210171" w:rsidRPr="006B3D93">
          <w:rPr>
            <w:rFonts w:hint="eastAsia"/>
          </w:rPr>
          <w:delText>国有资产监督管理局</w:delText>
        </w:r>
        <w:r w:rsidR="001518CC" w:rsidRPr="006B3D93">
          <w:rPr>
            <w:rFonts w:hint="eastAsia"/>
          </w:rPr>
          <w:delText>下属国有企业</w:delText>
        </w:r>
        <w:r w:rsidR="00CE246C" w:rsidRPr="006B3D93">
          <w:delText>。</w:delText>
        </w:r>
        <w:r w:rsidR="00210171" w:rsidRPr="006B3D93">
          <w:rPr>
            <w:rFonts w:hint="eastAsia"/>
          </w:rPr>
          <w:delText>发行人自有资金、经营收入、外部筹资将</w:delText>
        </w:r>
        <w:r w:rsidR="00AC0A83" w:rsidRPr="006B3D93">
          <w:rPr>
            <w:rFonts w:hint="eastAsia"/>
          </w:rPr>
          <w:delText>为本次公司债券的还本付息提供充分保障。</w:delText>
        </w:r>
      </w:del>
      <w:ins w:id="1116" w:author="冯佳淇" w:date="2026-08-28T09:00:00Z">
        <w:r>
          <w:rPr>
            <w:rFonts w:hint="eastAsia"/>
          </w:rPr>
          <w:t xml:space="preserve">济宁市兖州区惠民城建投资有限公司符合非公开发行公司债券的基本条件。发行人属于济宁市兖州区财政局实际控制的国有企业。发行人自有资金、经营收入、外部筹资将为本次公司债券的还本付息提供充分保障。</w:t>
        </w:r>
      </w:ins>
    </w:p>
    <w:p w14:paraId="7ED1BFE8" w14:textId="04244E51" w:rsidR="00804270" w:rsidRPr="006B3D93" w:rsidRDefault="00804270">
      <w:pPr>
        <w:pStyle w:val="afffffff9"/>
        <w:adjustRightInd w:val="0"/>
        <w:spacing w:beforeLines="50" w:before="156" w:afterLines="50" w:after="156" w:line="360" w:lineRule="auto"/>
        <w:ind w:firstLine="480"/>
      </w:pPr>
      <w:del w:id="1117" w:author="冯佳淇" w:date="2026-08-28T09:00:00Z">
        <w:r w:rsidRPr="006B3D93">
          <w:rPr>
            <w:rFonts w:hint="eastAsia"/>
          </w:rPr>
          <w:delText>本次债券由</w:delText>
        </w:r>
        <w:r w:rsidR="000C495C" w:rsidRPr="006B3D93">
          <w:rPr>
            <w:rFonts w:hint="eastAsia"/>
          </w:rPr>
          <w:delText>我司</w:delText>
        </w:r>
        <w:r w:rsidRPr="006B3D93">
          <w:rPr>
            <w:rFonts w:hint="eastAsia"/>
          </w:rPr>
          <w:delText>作为</w:delText>
        </w:r>
        <w:r w:rsidR="000C495C" w:rsidRPr="006B3D93">
          <w:rPr>
            <w:rFonts w:hint="eastAsia"/>
          </w:rPr>
          <w:delText>独家</w:delText>
        </w:r>
        <w:r w:rsidRPr="006B3D93">
          <w:rPr>
            <w:rFonts w:hint="eastAsia"/>
          </w:rPr>
          <w:delText>主承销商</w:delText>
        </w:r>
        <w:r w:rsidR="005F43D2" w:rsidRPr="006B3D93">
          <w:rPr>
            <w:rFonts w:hint="eastAsia"/>
          </w:rPr>
          <w:delText>、受托管理人</w:delText>
        </w:r>
        <w:r w:rsidR="00507D87" w:rsidRPr="006B3D93">
          <w:rPr>
            <w:rFonts w:hint="eastAsia"/>
          </w:rPr>
          <w:delText>，</w:delText>
        </w:r>
        <w:r w:rsidRPr="006B3D93">
          <w:rPr>
            <w:rFonts w:hint="eastAsia"/>
          </w:rPr>
          <w:delText>本次债券</w:delText>
        </w:r>
        <w:r w:rsidR="009D7732" w:rsidRPr="006B3D93">
          <w:rPr>
            <w:rFonts w:hint="eastAsia"/>
          </w:rPr>
          <w:delText>预计收益为</w:delText>
        </w:r>
        <w:r w:rsidR="009D7732" w:rsidRPr="006B3D93">
          <w:rPr>
            <w:rFonts w:hint="eastAsia"/>
          </w:rPr>
          <w:delText>678</w:delText>
        </w:r>
        <w:r w:rsidR="009D7732" w:rsidRPr="006B3D93">
          <w:rPr>
            <w:rFonts w:hint="eastAsia"/>
          </w:rPr>
          <w:delText>万元</w:delText>
        </w:r>
        <w:r w:rsidRPr="006B3D93">
          <w:rPr>
            <w:rFonts w:hint="eastAsia"/>
          </w:rPr>
          <w:delText>，将为公司带来较</w:delText>
        </w:r>
        <w:r w:rsidR="00210171" w:rsidRPr="006B3D93">
          <w:rPr>
            <w:rFonts w:hint="eastAsia"/>
          </w:rPr>
          <w:delText>好</w:delText>
        </w:r>
        <w:r w:rsidRPr="006B3D93">
          <w:rPr>
            <w:rFonts w:hint="eastAsia"/>
          </w:rPr>
          <w:delText>收益。</w:delText>
        </w:r>
      </w:del>
      <w:ins w:id="1118" w:author="冯佳淇" w:date="2026-08-28T09:00:00Z">
        <w:r>
          <w:rPr>
            <w:rFonts w:hint="eastAsia"/>
          </w:rPr>
          <w:t xml:space="preserve">本次债券由甬兴证券有限公司作为牵头主承销商、受托管理人、簿记管理人，德邦证券股份有限公司作为联席主承销商，本次债券预计收益为678万元，将为公司带来较好收益。</w:t>
        </w:r>
      </w:ins>
    </w:p>
    <w:p w14:paraId="7EF340FF" w14:textId="77777777" w:rsidR="00CE246C" w:rsidRPr="00905433" w:rsidRDefault="00CE246C">
      <w:pPr>
        <w:pStyle w:val="afffffff9"/>
        <w:adjustRightInd w:val="0"/>
        <w:spacing w:beforeLines="50" w:before="156" w:afterLines="50" w:after="156" w:line="360" w:lineRule="auto"/>
        <w:ind w:firstLine="480"/>
      </w:pPr>
      <w:r w:rsidRPr="006B3D93">
        <w:t>综上，本项目风险总体可控，可操作性较强，可以为我司带来较为合理的收入，建议立项。</w:t>
      </w:r>
    </w:p>
    <w:bookmarkEnd w:id="45"/>
    <w:p w14:paraId="551173C4" w14:textId="77777777" w:rsidR="00CE246C" w:rsidRPr="00905433" w:rsidRDefault="00CE246C">
      <w:pPr>
        <w:rPr>
          <w:rFonts w:ascii="Times New Roman" w:hAnsi="Times New Roman"/>
          <w:sz w:val="30"/>
        </w:rPr>
      </w:pPr>
    </w:p>
    <w:sectPr w:rsidR="00CE246C" w:rsidRPr="00905433">
      <w:headerReference w:type="default" r:id="rId12"/>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714103482@qq.com" w:date="2026-05-20T15:50:00Z" w:initials="7">
    <w:p w14:paraId="353A2CE2" w14:textId="13D8A688" w:rsidR="00547087" w:rsidRDefault="00547087">
      <w:pPr>
        <w:pStyle w:val="af1"/>
        <w:spacing w:before="156"/>
        <w:ind w:firstLine="420"/>
      </w:pPr>
      <w:r>
        <w:rPr>
          <w:rStyle w:val="afffe"/>
        </w:rPr>
        <w:annotationRef/>
      </w:r>
    </w:p>
  </w:comment>
  <w:comment w:id="14" w:author="714103482@qq.com" w:date="2026-05-20T15:50:00Z" w:initials="7">
    <w:p w14:paraId="4B6935DC" w14:textId="1E44172F" w:rsidR="00547087" w:rsidRDefault="00547087">
      <w:pPr>
        <w:pStyle w:val="af1"/>
        <w:spacing w:before="156"/>
        <w:ind w:firstLine="420"/>
      </w:pPr>
      <w:r>
        <w:rPr>
          <w:rStyle w:val="afffe"/>
        </w:rPr>
        <w:annotationRef/>
      </w:r>
    </w:p>
  </w:comment>
  <w:comment w:id="15" w:author="714103482@qq.com" w:date="2026-05-20T15:50:00Z" w:initials="7">
    <w:p w14:paraId="79796D5E" w14:textId="4265B7AB" w:rsidR="00547087" w:rsidRDefault="00547087">
      <w:pPr>
        <w:pStyle w:val="af1"/>
        <w:spacing w:before="156"/>
        <w:ind w:firstLine="420"/>
      </w:pPr>
      <w:r>
        <w:rPr>
          <w:rStyle w:val="afffe"/>
        </w:rPr>
        <w:annotationRef/>
      </w:r>
    </w:p>
  </w:comment>
  <w:comment w:id="16" w:author="714103482@qq.com" w:date="2026-05-20T15:50:00Z" w:initials="7">
    <w:p w14:paraId="5343F329" w14:textId="70D45624" w:rsidR="00547087" w:rsidRDefault="00547087">
      <w:pPr>
        <w:pStyle w:val="af1"/>
        <w:spacing w:before="156"/>
        <w:ind w:firstLine="420"/>
      </w:pPr>
      <w:r>
        <w:rPr>
          <w:rStyle w:val="afffe"/>
        </w:rPr>
        <w:annotationRef/>
      </w:r>
    </w:p>
  </w:comment>
  <w:comment w:id="43" w:author="714103482@qq.com" w:date="2026-05-21T11:41:00Z" w:initials="7">
    <w:p w14:paraId="6539CC7D" w14:textId="7566B584" w:rsidR="00E22D95" w:rsidRDefault="00E22D95">
      <w:pPr>
        <w:pStyle w:val="af1"/>
        <w:spacing w:before="156"/>
        <w:ind w:firstLine="420"/>
      </w:pPr>
      <w:r>
        <w:rPr>
          <w:rStyle w:val="afffe"/>
        </w:rPr>
        <w:annotationRef/>
      </w:r>
    </w:p>
  </w:comment>
  <w:comment w:id="44" w:author="714103482@qq.com" w:date="2026-05-15T16:46:00Z" w:initials="7">
    <w:p w14:paraId="2E1DC2FC" w14:textId="46CE0A80" w:rsidR="00172797" w:rsidRDefault="00172797">
      <w:pPr>
        <w:pStyle w:val="af1"/>
        <w:spacing w:before="156"/>
        <w:ind w:firstLine="420"/>
      </w:pPr>
      <w:r>
        <w:rPr>
          <w:rStyle w:val="afff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3A2CE2" w15:done="0"/>
  <w15:commentEx w15:paraId="4B6935DC" w15:done="0"/>
  <w15:commentEx w15:paraId="79796D5E" w15:done="0"/>
  <w15:commentEx w15:paraId="5343F329" w15:done="0"/>
  <w15:commentEx w15:paraId="6539CC7D" w15:done="0"/>
  <w15:commentEx w15:paraId="2E1DC2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856C3" w16cex:dateUtc="2026-05-20T07:50:00Z"/>
  <w16cex:commentExtensible w16cex:durableId="2DB856C0" w16cex:dateUtc="2026-05-20T07:50:00Z"/>
  <w16cex:commentExtensible w16cex:durableId="2DB856CB" w16cex:dateUtc="2026-05-20T07:50:00Z"/>
  <w16cex:commentExtensible w16cex:durableId="2DB856CD" w16cex:dateUtc="2026-05-20T07:50:00Z"/>
  <w16cex:commentExtensible w16cex:durableId="2DB96DF7" w16cex:dateUtc="2026-05-21T03:41:00Z"/>
  <w16cex:commentExtensible w16cex:durableId="2DB1CC53" w16cex:dateUtc="2026-05-15T0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3A2CE2" w16cid:durableId="2DB856C3"/>
  <w16cid:commentId w16cid:paraId="4B6935DC" w16cid:durableId="2DB856C0"/>
  <w16cid:commentId w16cid:paraId="79796D5E" w16cid:durableId="2DB856CB"/>
  <w16cid:commentId w16cid:paraId="5343F329" w16cid:durableId="2DB856CD"/>
  <w16cid:commentId w16cid:paraId="6539CC7D" w16cid:durableId="2DB96DF7"/>
  <w16cid:commentId w16cid:paraId="2E1DC2FC" w16cid:durableId="2DB1C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17AE3" w14:textId="77777777" w:rsidR="009B2015" w:rsidRDefault="009B2015">
      <w:r>
        <w:separator/>
      </w:r>
    </w:p>
  </w:endnote>
  <w:endnote w:type="continuationSeparator" w:id="0">
    <w:p w14:paraId="07FD2904" w14:textId="77777777" w:rsidR="009B2015" w:rsidRDefault="009B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normal text)">
    <w:altName w:val="Times New Roman"/>
    <w:charset w:val="00"/>
    <w:family w:val="roman"/>
    <w:pitch w:val="default"/>
    <w:sig w:usb0="00000000" w:usb1="00000000" w:usb2="00000000" w:usb3="00000000" w:csb0="00000001" w:csb1="00000000"/>
  </w:font>
  <w:font w:name="Arial Unicode MS">
    <w:panose1 w:val="020B0604020202020204"/>
    <w:charset w:val="86"/>
    <w:family w:val="swiss"/>
    <w:pitch w:val="default"/>
    <w:sig w:usb0="00000000" w:usb1="00000000" w:usb2="0000003F" w:usb3="00000000" w:csb0="003F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default"/>
  </w:font>
  <w:font w:name="CG Times">
    <w:altName w:val="Times New Roman"/>
    <w:charset w:val="00"/>
    <w:family w:val="roman"/>
    <w:pitch w:val="default"/>
    <w:sig w:usb0="00000000" w:usb1="00000000" w:usb2="00000000" w:usb3="00000000" w:csb0="00000093"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创艺简楷体">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ڌ墻 line-height: 22px">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ˎ̥">
    <w:altName w:val="宋体"/>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昆仑楷体">
    <w:altName w:val="黑体"/>
    <w:charset w:val="86"/>
    <w:family w:val="modern"/>
    <w:pitch w:val="default"/>
    <w:sig w:usb0="00000000" w:usb1="00000000" w:usb2="00000010" w:usb3="00000000" w:csb0="00040000" w:csb1="00000000"/>
  </w:font>
  <w:font w:name="Angsana New">
    <w:panose1 w:val="02020603050405020304"/>
    <w:charset w:val="DE"/>
    <w:family w:val="roman"/>
    <w:pitch w:val="variable"/>
    <w:sig w:usb0="81000003" w:usb1="00000000" w:usb2="00000000" w:usb3="00000000" w:csb0="00010001" w:csb1="00000000"/>
  </w:font>
  <w:font w:name="方正仿宋简体">
    <w:altName w:val="微软雅黑"/>
    <w:charset w:val="86"/>
    <w:family w:val="auto"/>
    <w:pitch w:val="default"/>
    <w:sig w:usb0="00000000" w:usb1="00000000" w:usb2="00000012" w:usb3="00000000" w:csb0="00040001" w:csb1="00000000"/>
  </w:font>
  <w:font w:name="DF Kai Shu">
    <w:altName w:val="Segoe Print"/>
    <w:charset w:val="86"/>
    <w:family w:val="script"/>
    <w:pitch w:val="default"/>
    <w:sig w:usb0="00000000" w:usb1="00000000" w:usb2="00000010" w:usb3="00000000" w:csb0="00040000" w:csb1="00000000"/>
  </w:font>
  <w:font w:name="..">
    <w:altName w:val="宋体"/>
    <w:charset w:val="00"/>
    <w:family w:val="roman"/>
    <w:pitch w:val="default"/>
    <w:sig w:usb0="00000000"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CG Times (WN)">
    <w:altName w:val="Times New Roman"/>
    <w:charset w:val="00"/>
    <w:family w:val="roman"/>
    <w:pitch w:val="default"/>
    <w:sig w:usb0="00000000" w:usb1="00000000" w:usb2="00000000" w:usb3="00000000" w:csb0="00000001" w:csb1="00000000"/>
  </w:font>
  <w:font w:name="五">
    <w:altName w:val="黑体"/>
    <w:charset w:val="86"/>
    <w:family w:val="auto"/>
    <w:pitch w:val="default"/>
    <w:sig w:usb0="00000000" w:usb1="00000000" w:usb2="00000010" w:usb3="00000000" w:csb0="00040000" w:csb1="00000000"/>
  </w:font>
  <w:font w:name="̥_GB2312">
    <w:altName w:val="Times New Roman"/>
    <w:charset w:val="00"/>
    <w:family w:val="roman"/>
    <w:pitch w:val="default"/>
    <w:sig w:usb0="00000000" w:usb1="00000000" w:usb2="00000000" w:usb3="00000000" w:csb0="00040001" w:csb1="00000000"/>
  </w:font>
  <w:font w:name="宋">
    <w:altName w:val="微软雅黑"/>
    <w:charset w:val="86"/>
    <w:family w:val="auto"/>
    <w:pitch w:val="default"/>
    <w:sig w:usb0="00000000" w:usb1="00000000" w:usb2="00000010" w:usb3="00000000" w:csb0="00040000" w:csb1="00000000"/>
  </w:font>
  <w:font w:name="Helvetica-Narrow">
    <w:altName w:val="Arial Narrow"/>
    <w:charset w:val="00"/>
    <w:family w:val="auto"/>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方正楷体_GBK">
    <w:altName w:val="微软雅黑"/>
    <w:charset w:val="86"/>
    <w:family w:val="script"/>
    <w:pitch w:val="default"/>
    <w:sig w:usb0="00000000" w:usb1="00000000" w:usb2="00000000" w:usb3="00000000" w:csb0="0004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dobe 明體 Std L">
    <w:altName w:val="Yu Gothic"/>
    <w:charset w:val="80"/>
    <w:family w:val="auto"/>
    <w:pitch w:val="default"/>
    <w:sig w:usb0="00000000" w:usb1="00000000" w:usb2="00000016" w:usb3="00000000" w:csb0="00120005" w:csb1="00000000"/>
  </w:font>
  <w:font w:name="Microsoft YaHei UI">
    <w:panose1 w:val="020B0503020204020204"/>
    <w:charset w:val="86"/>
    <w:family w:val="swiss"/>
    <w:pitch w:val="variable"/>
    <w:sig w:usb0="80000287" w:usb1="2ACF3C50" w:usb2="00000016" w:usb3="00000000" w:csb0="0004001F" w:csb1="00000000"/>
  </w:font>
  <w:font w:name="SC STKaiti">
    <w:altName w:val="微软雅黑"/>
    <w:charset w:val="86"/>
    <w:family w:val="auto"/>
    <w:pitch w:val="default"/>
    <w:sig w:usb0="00000000" w:usb1="0000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Sim Sun">
    <w:altName w:val="宋体"/>
    <w:charset w:val="86"/>
    <w:family w:val="auto"/>
    <w:pitch w:val="default"/>
    <w:sig w:usb0="00000000" w:usb1="00000000" w:usb2="00000016" w:usb3="00000000" w:csb0="00040001" w:csb1="00000000"/>
  </w:font>
  <w:font w:name="Arial Rounded MT Bold">
    <w:charset w:val="00"/>
    <w:family w:val="swiss"/>
    <w:pitch w:val="variable"/>
    <w:sig w:usb0="00000003" w:usb1="00000000" w:usb2="00000000" w:usb3="00000000" w:csb0="00000001" w:csb1="00000000"/>
  </w:font>
  <w:font w:name="创艺简仿宋">
    <w:altName w:val="黑体"/>
    <w:charset w:val="86"/>
    <w:family w:val="auto"/>
    <w:pitch w:val="default"/>
    <w:sig w:usb0="00000000" w:usb1="00000000" w:usb2="00000010" w:usb3="00000000" w:csb0="00040000" w:csb1="00000000"/>
  </w:font>
  <w:font w:name="Vrinda">
    <w:panose1 w:val="00000400000000000000"/>
    <w:charset w:val="00"/>
    <w:family w:val="swiss"/>
    <w:pitch w:val="variable"/>
    <w:sig w:usb0="00010003" w:usb1="00000000" w:usb2="00000000" w:usb3="00000000" w:csb0="00000001" w:csb1="00000000"/>
  </w:font>
  <w:font w:name="B Times Bold">
    <w:altName w:val="Arial"/>
    <w:charset w:val="00"/>
    <w:family w:val="swiss"/>
    <w:pitch w:val="default"/>
    <w:sig w:usb0="00000000" w:usb1="00000000" w:usb2="00000000" w:usb3="00000000" w:csb0="00000001" w:csb1="00000000"/>
  </w:font>
  <w:font w:name="华文细黑">
    <w:panose1 w:val="02010600040101010101"/>
    <w:charset w:val="86"/>
    <w:family w:val="auto"/>
    <w:pitch w:val="variable"/>
    <w:sig w:usb0="00000287" w:usb1="080F0000" w:usb2="00000010" w:usb3="00000000" w:csb0="0004009F" w:csb1="00000000"/>
  </w:font>
  <w:font w:name="Helvetica-BoldOblique">
    <w:altName w:val="Times New Roman"/>
    <w:charset w:val="00"/>
    <w:family w:val="auto"/>
    <w:pitch w:val="default"/>
    <w:sig w:usb0="00000000" w:usb1="00000000"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MS Sans Serif">
    <w:altName w:val="宋体"/>
    <w:charset w:val="00"/>
    <w:family w:val="swiss"/>
    <w:pitch w:val="default"/>
    <w:sig w:usb0="00000000" w:usb1="00000000" w:usb2="00000000" w:usb3="00000000" w:csb0="00000001" w:csb1="00000000"/>
  </w:font>
  <w:font w:name="幼圆">
    <w:panose1 w:val="02010509060101010101"/>
    <w:charset w:val="86"/>
    <w:family w:val="modern"/>
    <w:pitch w:val="fixed"/>
    <w:sig w:usb0="00000001" w:usb1="080E0000" w:usb2="00000010" w:usb3="00000000" w:csb0="00040000" w:csb1="00000000"/>
  </w:font>
  <w:font w:name="..ì.">
    <w:altName w:val="黑体"/>
    <w:charset w:val="86"/>
    <w:family w:val="roman"/>
    <w:pitch w:val="default"/>
  </w:font>
  <w:font w:name="Univers 45 Light">
    <w:altName w:val="MV Boli"/>
    <w:charset w:val="00"/>
    <w:family w:val="swiss"/>
    <w:pitch w:val="default"/>
    <w:sig w:usb0="00000000" w:usb1="00000000" w:usb2="00000000" w:usb3="00000000" w:csb0="00000001" w:csb1="00000000"/>
  </w:font>
  <w:font w:name="Times New Roman Regular">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EE5CA" w14:textId="77777777" w:rsidR="009B2015" w:rsidRDefault="009B2015">
      <w:r>
        <w:separator/>
      </w:r>
    </w:p>
  </w:footnote>
  <w:footnote w:type="continuationSeparator" w:id="0">
    <w:p w14:paraId="0FA2156B" w14:textId="77777777" w:rsidR="009B2015" w:rsidRDefault="009B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DC11" w14:textId="18927F74" w:rsidR="00CE246C" w:rsidRPr="000109A2" w:rsidRDefault="000109A2" w:rsidP="00E23CF3">
    <w:pPr>
      <w:jc w:val="left"/>
      <w:rPr>
        <w:rFonts w:ascii="宋体" w:hAnsi="宋体" w:cs="宋体"/>
        <w:b/>
        <w:bCs/>
        <w:sz w:val="20"/>
        <w:szCs w:val="20"/>
        <w:u w:val="single"/>
      </w:rPr>
    </w:pPr>
    <w:r w:rsidRPr="000109A2">
      <w:rPr>
        <w:rFonts w:ascii="宋体" w:hAnsi="宋体" w:cs="宋体" w:hint="eastAsia"/>
        <w:b/>
        <w:bCs/>
        <w:sz w:val="20"/>
        <w:szCs w:val="20"/>
        <w:u w:val="single"/>
      </w:rPr>
      <w:t>济宁市</w:t>
    </w:r>
    <w:proofErr w:type="gramStart"/>
    <w:r w:rsidRPr="000109A2">
      <w:rPr>
        <w:rFonts w:ascii="宋体" w:hAnsi="宋体" w:cs="宋体" w:hint="eastAsia"/>
        <w:b/>
        <w:bCs/>
        <w:sz w:val="20"/>
        <w:szCs w:val="20"/>
        <w:u w:val="single"/>
      </w:rPr>
      <w:t>兖州区惠民</w:t>
    </w:r>
    <w:proofErr w:type="gramEnd"/>
    <w:r w:rsidRPr="000109A2">
      <w:rPr>
        <w:rFonts w:ascii="宋体" w:hAnsi="宋体" w:cs="宋体" w:hint="eastAsia"/>
        <w:b/>
        <w:bCs/>
        <w:sz w:val="20"/>
        <w:szCs w:val="20"/>
        <w:u w:val="single"/>
      </w:rPr>
      <w:t>城建投资有限公司</w:t>
    </w:r>
    <w:r w:rsidR="00D56D73" w:rsidRPr="000109A2">
      <w:rPr>
        <w:rFonts w:ascii="宋体" w:hAnsi="宋体" w:cs="宋体" w:hint="eastAsia"/>
        <w:b/>
        <w:bCs/>
        <w:sz w:val="20"/>
        <w:szCs w:val="20"/>
        <w:u w:val="single"/>
      </w:rPr>
      <w:t>非公开发行公司债券项目</w:t>
    </w:r>
    <w:r w:rsidR="006B08AF" w:rsidRPr="000109A2">
      <w:rPr>
        <w:rFonts w:ascii="宋体" w:hAnsi="宋体" w:cs="宋体"/>
        <w:b/>
        <w:bCs/>
        <w:sz w:val="20"/>
        <w:szCs w:val="20"/>
        <w:u w:val="single"/>
      </w:rPr>
      <w:t xml:space="preserve">           </w:t>
    </w:r>
    <w:r w:rsidR="00E23CF3" w:rsidRPr="000109A2">
      <w:rPr>
        <w:rFonts w:ascii="宋体" w:hAnsi="宋体" w:cs="宋体"/>
        <w:b/>
        <w:bCs/>
        <w:sz w:val="20"/>
        <w:szCs w:val="20"/>
        <w:u w:val="single"/>
      </w:rPr>
      <w:t xml:space="preserve"> </w:t>
    </w:r>
    <w:r w:rsidR="006C7CD5" w:rsidRPr="000109A2">
      <w:rPr>
        <w:rFonts w:ascii="宋体" w:hAnsi="宋体" w:cs="宋体"/>
        <w:b/>
        <w:bCs/>
        <w:sz w:val="20"/>
        <w:szCs w:val="20"/>
        <w:u w:val="single"/>
      </w:rPr>
      <w:t xml:space="preserve"> </w:t>
    </w:r>
    <w:r w:rsidR="00E23CF3" w:rsidRPr="000109A2">
      <w:rPr>
        <w:rFonts w:ascii="宋体" w:hAnsi="宋体" w:cs="宋体"/>
        <w:b/>
        <w:bCs/>
        <w:sz w:val="20"/>
        <w:szCs w:val="20"/>
        <w:u w:val="single"/>
      </w:rPr>
      <w:t xml:space="preserve"> </w:t>
    </w:r>
    <w:r w:rsidR="00D56D73" w:rsidRPr="000109A2">
      <w:rPr>
        <w:rFonts w:ascii="宋体" w:hAnsi="宋体" w:cs="宋体" w:hint="eastAsia"/>
        <w:b/>
        <w:bCs/>
        <w:sz w:val="20"/>
        <w:szCs w:val="20"/>
        <w:u w:val="single"/>
      </w:rPr>
      <w:t xml:space="preserve">  </w:t>
    </w:r>
    <w:r w:rsidR="00E23CF3" w:rsidRPr="000109A2">
      <w:rPr>
        <w:rFonts w:ascii="宋体" w:hAnsi="宋体" w:cs="宋体" w:hint="eastAsia"/>
        <w:b/>
        <w:bCs/>
        <w:sz w:val="20"/>
        <w:szCs w:val="20"/>
        <w:u w:val="single"/>
      </w:rPr>
      <w:t>立项申请报告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AC8EF"/>
    <w:multiLevelType w:val="multilevel"/>
    <w:tmpl w:val="9C8AC8EF"/>
    <w:lvl w:ilvl="0">
      <w:start w:val="1"/>
      <w:numFmt w:val="decimal"/>
      <w:suff w:val="space"/>
      <w:lvlText w:val="表5-%1："/>
      <w:lvlJc w:val="left"/>
      <w:pPr>
        <w:tabs>
          <w:tab w:val="left" w:pos="0"/>
        </w:tabs>
        <w:ind w:left="0" w:firstLine="0"/>
      </w:pPr>
      <w:rPr>
        <w:rFonts w:ascii="Times New Roman" w:eastAsia="仿宋" w:hAnsi="Times New Roman" w:cs="宋体" w:hint="default"/>
        <w:b/>
        <w:i w:val="0"/>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08FC4D7"/>
    <w:multiLevelType w:val="singleLevel"/>
    <w:tmpl w:val="E08FC4D7"/>
    <w:lvl w:ilvl="0">
      <w:start w:val="26"/>
      <w:numFmt w:val="decimal"/>
      <w:suff w:val="nothing"/>
      <w:lvlText w:val="%1、"/>
      <w:lvlJc w:val="left"/>
    </w:lvl>
  </w:abstractNum>
  <w:abstractNum w:abstractNumId="2" w15:restartNumberingAfterBreak="0">
    <w:nsid w:val="FFFFFF7C"/>
    <w:multiLevelType w:val="singleLevel"/>
    <w:tmpl w:val="FFFFFF7C"/>
    <w:lvl w:ilvl="0">
      <w:start w:val="1"/>
      <w:numFmt w:val="decimal"/>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lvlText w:val=""/>
      <w:lvlJc w:val="left"/>
      <w:pPr>
        <w:tabs>
          <w:tab w:val="left" w:pos="1200"/>
        </w:tabs>
        <w:ind w:left="1200" w:hanging="360"/>
      </w:pPr>
      <w:rPr>
        <w:rFonts w:ascii="Wingdings" w:hAnsi="Wingdings" w:hint="default"/>
      </w:rPr>
    </w:lvl>
  </w:abstractNum>
  <w:abstractNum w:abstractNumId="9" w15:restartNumberingAfterBreak="0">
    <w:nsid w:val="00000002"/>
    <w:multiLevelType w:val="multilevel"/>
    <w:tmpl w:val="00000002"/>
    <w:lvl w:ilvl="0">
      <w:start w:val="1"/>
      <w:numFmt w:val="chineseCountingThousand"/>
      <w:pStyle w:val="Article1L1"/>
      <w:lvlText w:val="第%1章"/>
      <w:lvlJc w:val="left"/>
      <w:pPr>
        <w:tabs>
          <w:tab w:val="left" w:pos="360"/>
        </w:tabs>
        <w:ind w:left="0" w:firstLine="0"/>
      </w:pPr>
      <w:rPr>
        <w:b/>
        <w:i w:val="0"/>
      </w:rPr>
    </w:lvl>
    <w:lvl w:ilvl="1">
      <w:start w:val="1"/>
      <w:numFmt w:val="chineseCountingThousand"/>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0" w15:restartNumberingAfterBreak="0">
    <w:nsid w:val="00000003"/>
    <w:multiLevelType w:val="multilevel"/>
    <w:tmpl w:val="00000003"/>
    <w:lvl w:ilvl="0">
      <w:start w:val="1"/>
      <w:numFmt w:val="decimal"/>
      <w:pStyle w:val="3050505051"/>
      <w:lvlText w:val="%1."/>
      <w:lvlJc w:val="left"/>
      <w:pPr>
        <w:tabs>
          <w:tab w:val="left" w:pos="794"/>
        </w:tabs>
        <w:ind w:left="454" w:firstLine="170"/>
      </w:pPr>
      <w:rPr>
        <w:rFonts w:ascii="宋体" w:eastAsia="宋体" w:hAnsi="Times New Roman" w:hint="eastAsia"/>
        <w:b w:val="0"/>
        <w:i w:val="0"/>
        <w:color w:val="auto"/>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0000004"/>
    <w:multiLevelType w:val="multilevel"/>
    <w:tmpl w:val="00000004"/>
    <w:lvl w:ilvl="0">
      <w:start w:val="1"/>
      <w:numFmt w:val="japaneseCounting"/>
      <w:pStyle w:val="a"/>
      <w:lvlText w:val="%1、"/>
      <w:lvlJc w:val="left"/>
      <w:pPr>
        <w:tabs>
          <w:tab w:val="num" w:pos="480"/>
        </w:tabs>
        <w:ind w:left="480" w:hanging="480"/>
      </w:pPr>
      <w:rPr>
        <w:rFonts w:cs="Times New Roman" w:hint="default"/>
      </w:rPr>
    </w:lvl>
    <w:lvl w:ilvl="1">
      <w:start w:val="3"/>
      <w:numFmt w:val="decimal"/>
      <w:lvlText w:val="%2."/>
      <w:lvlJc w:val="left"/>
      <w:pPr>
        <w:tabs>
          <w:tab w:val="num" w:pos="780"/>
        </w:tabs>
        <w:ind w:left="780" w:hanging="360"/>
      </w:pPr>
      <w:rPr>
        <w:rFonts w:cs="Times New Roman" w:hint="default"/>
      </w:rPr>
    </w:lvl>
    <w:lvl w:ilvl="2">
      <w:start w:val="1"/>
      <w:numFmt w:val="decimal"/>
      <w:lvlText w:val="%3、"/>
      <w:lvlJc w:val="left"/>
      <w:pPr>
        <w:tabs>
          <w:tab w:val="num" w:pos="1200"/>
        </w:tabs>
        <w:ind w:left="1200" w:hanging="360"/>
      </w:pPr>
      <w:rPr>
        <w:rFonts w:cs="Times New Roman" w:hint="default"/>
      </w:rPr>
    </w:lvl>
    <w:lvl w:ilvl="3">
      <w:start w:val="1"/>
      <w:numFmt w:val="decimal"/>
      <w:lvlText w:val="%4．"/>
      <w:lvlJc w:val="left"/>
      <w:pPr>
        <w:tabs>
          <w:tab w:val="num" w:pos="1620"/>
        </w:tabs>
        <w:ind w:left="1620" w:hanging="360"/>
      </w:pPr>
      <w:rPr>
        <w:rFonts w:cs="Times New Roman" w:hint="default"/>
      </w:rPr>
    </w:lvl>
    <w:lvl w:ilvl="4">
      <w:start w:val="1"/>
      <w:numFmt w:val="decimal"/>
      <w:lvlText w:val="（%5）"/>
      <w:lvlJc w:val="left"/>
      <w:pPr>
        <w:tabs>
          <w:tab w:val="num" w:pos="2400"/>
        </w:tabs>
        <w:ind w:left="2400" w:hanging="720"/>
      </w:pPr>
      <w:rPr>
        <w:rFonts w:cs="Times New Roman" w:hint="default"/>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2" w15:restartNumberingAfterBreak="0">
    <w:nsid w:val="00000009"/>
    <w:multiLevelType w:val="multilevel"/>
    <w:tmpl w:val="00000009"/>
    <w:lvl w:ilvl="0">
      <w:start w:val="1"/>
      <w:numFmt w:val="decimal"/>
      <w:pStyle w:val="10505"/>
      <w:lvlText w:val="%1."/>
      <w:lvlJc w:val="left"/>
      <w:pPr>
        <w:tabs>
          <w:tab w:val="left" w:pos="397"/>
        </w:tabs>
        <w:ind w:left="420" w:hanging="420"/>
      </w:pPr>
      <w:rPr>
        <w:rFonts w:ascii="宋体" w:eastAsia="宋体" w:hAnsi="Times New Roman" w:hint="eastAsia"/>
        <w:b w:val="0"/>
        <w:i w:val="0"/>
        <w:sz w:val="24"/>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0000000B"/>
    <w:multiLevelType w:val="multilevel"/>
    <w:tmpl w:val="0000000B"/>
    <w:lvl w:ilvl="0">
      <w:start w:val="1"/>
      <w:numFmt w:val="decimal"/>
      <w:pStyle w:val="a0"/>
      <w:lvlText w:val="表%1："/>
      <w:lvlJc w:val="left"/>
      <w:pPr>
        <w:tabs>
          <w:tab w:val="left" w:pos="720"/>
        </w:tabs>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000000C"/>
    <w:multiLevelType w:val="multilevel"/>
    <w:tmpl w:val="0000000C"/>
    <w:lvl w:ilvl="0">
      <w:start w:val="1"/>
      <w:numFmt w:val="decimal"/>
      <w:pStyle w:val="1"/>
      <w:lvlText w:val="%1."/>
      <w:lvlJc w:val="left"/>
      <w:pPr>
        <w:tabs>
          <w:tab w:val="left" w:pos="874"/>
        </w:tabs>
        <w:ind w:left="874" w:hanging="454"/>
      </w:pPr>
      <w:rPr>
        <w:rFonts w:ascii="宋体" w:eastAsia="宋体" w:hAnsi="宋体" w:hint="eastAsia"/>
        <w:b w:val="0"/>
        <w:i w:val="0"/>
        <w:color w:val="000000"/>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000000F"/>
    <w:multiLevelType w:val="singleLevel"/>
    <w:tmpl w:val="0000000F"/>
    <w:lvl w:ilvl="0">
      <w:start w:val="1"/>
      <w:numFmt w:val="lowerLetter"/>
      <w:pStyle w:val="31"/>
      <w:lvlText w:val="(%1)"/>
      <w:lvlJc w:val="left"/>
      <w:pPr>
        <w:tabs>
          <w:tab w:val="left" w:pos="936"/>
        </w:tabs>
        <w:ind w:left="936" w:hanging="576"/>
      </w:pPr>
    </w:lvl>
  </w:abstractNum>
  <w:abstractNum w:abstractNumId="16" w15:restartNumberingAfterBreak="0">
    <w:nsid w:val="00000013"/>
    <w:multiLevelType w:val="multilevel"/>
    <w:tmpl w:val="00000013"/>
    <w:lvl w:ilvl="0">
      <w:start w:val="1"/>
      <w:numFmt w:val="japaneseCounting"/>
      <w:pStyle w:val="-3"/>
      <w:lvlText w:val="（%1）"/>
      <w:lvlJc w:val="left"/>
      <w:pPr>
        <w:tabs>
          <w:tab w:val="num" w:pos="1455"/>
        </w:tabs>
        <w:ind w:left="1455" w:hanging="7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1">
      <w:start w:val="1"/>
      <w:numFmt w:val="lowerLetter"/>
      <w:lvlText w:val="%2)"/>
      <w:lvlJc w:val="left"/>
      <w:pPr>
        <w:tabs>
          <w:tab w:val="num" w:pos="1245"/>
        </w:tabs>
        <w:ind w:left="1245" w:hanging="420"/>
      </w:pPr>
      <w:rPr>
        <w:rFonts w:cs="Times New Roman"/>
      </w:rPr>
    </w:lvl>
    <w:lvl w:ilvl="2">
      <w:start w:val="1"/>
      <w:numFmt w:val="decimal"/>
      <w:lvlText w:val="%3."/>
      <w:lvlJc w:val="left"/>
      <w:pPr>
        <w:tabs>
          <w:tab w:val="num" w:pos="945"/>
        </w:tabs>
        <w:ind w:left="945" w:hanging="42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3">
      <w:start w:val="1"/>
      <w:numFmt w:val="decimal"/>
      <w:lvlText w:val="%4."/>
      <w:lvlJc w:val="left"/>
      <w:pPr>
        <w:tabs>
          <w:tab w:val="num" w:pos="2085"/>
        </w:tabs>
        <w:ind w:left="2085" w:hanging="420"/>
      </w:pPr>
      <w:rPr>
        <w:rFonts w:cs="Times New Roman"/>
      </w:rPr>
    </w:lvl>
    <w:lvl w:ilvl="4">
      <w:start w:val="1"/>
      <w:numFmt w:val="decimal"/>
      <w:lvlText w:val="%5、"/>
      <w:lvlJc w:val="left"/>
      <w:pPr>
        <w:tabs>
          <w:tab w:val="num" w:pos="2445"/>
        </w:tabs>
        <w:ind w:left="2445" w:hanging="360"/>
      </w:pPr>
      <w:rPr>
        <w:rFonts w:cs="Times New Roman" w:hint="default"/>
      </w:rPr>
    </w:lvl>
    <w:lvl w:ilvl="5">
      <w:start w:val="1"/>
      <w:numFmt w:val="decimal"/>
      <w:lvlText w:val="（%6）"/>
      <w:lvlJc w:val="left"/>
      <w:pPr>
        <w:tabs>
          <w:tab w:val="num" w:pos="3225"/>
        </w:tabs>
        <w:ind w:left="3225" w:hanging="720"/>
      </w:pPr>
      <w:rPr>
        <w:rFonts w:cs="Times New Roman" w:hint="default"/>
      </w:rPr>
    </w:lvl>
    <w:lvl w:ilvl="6">
      <w:start w:val="1"/>
      <w:numFmt w:val="decimal"/>
      <w:lvlText w:val="%7."/>
      <w:lvlJc w:val="left"/>
      <w:pPr>
        <w:tabs>
          <w:tab w:val="num" w:pos="3345"/>
        </w:tabs>
        <w:ind w:left="3345" w:hanging="420"/>
      </w:pPr>
      <w:rPr>
        <w:rFonts w:cs="Times New Roman"/>
      </w:rPr>
    </w:lvl>
    <w:lvl w:ilvl="7">
      <w:start w:val="1"/>
      <w:numFmt w:val="lowerLetter"/>
      <w:lvlText w:val="%8)"/>
      <w:lvlJc w:val="left"/>
      <w:pPr>
        <w:tabs>
          <w:tab w:val="num" w:pos="3765"/>
        </w:tabs>
        <w:ind w:left="3765" w:hanging="420"/>
      </w:pPr>
      <w:rPr>
        <w:rFonts w:cs="Times New Roman"/>
      </w:rPr>
    </w:lvl>
    <w:lvl w:ilvl="8">
      <w:start w:val="1"/>
      <w:numFmt w:val="lowerRoman"/>
      <w:lvlText w:val="%9."/>
      <w:lvlJc w:val="right"/>
      <w:pPr>
        <w:tabs>
          <w:tab w:val="num" w:pos="4185"/>
        </w:tabs>
        <w:ind w:left="4185" w:hanging="420"/>
      </w:pPr>
      <w:rPr>
        <w:rFonts w:cs="Times New Roman"/>
      </w:rPr>
    </w:lvl>
  </w:abstractNum>
  <w:abstractNum w:abstractNumId="17" w15:restartNumberingAfterBreak="0">
    <w:nsid w:val="00000015"/>
    <w:multiLevelType w:val="multilevel"/>
    <w:tmpl w:val="00000015"/>
    <w:lvl w:ilvl="0">
      <w:start w:val="1"/>
      <w:numFmt w:val="chineseCountingThousand"/>
      <w:pStyle w:val="0515152"/>
      <w:lvlText w:val="第%1章  "/>
      <w:lvlJc w:val="left"/>
      <w:pPr>
        <w:tabs>
          <w:tab w:val="left" w:pos="0"/>
        </w:tabs>
        <w:ind w:left="0" w:firstLine="0"/>
      </w:pPr>
      <w:rPr>
        <w:rFonts w:ascii="黑体" w:eastAsia="黑体" w:hAnsi="Times New Roman" w:hint="eastAsia"/>
        <w:b/>
        <w:i w:val="0"/>
        <w:color w:val="333399"/>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00000016"/>
    <w:multiLevelType w:val="multilevel"/>
    <w:tmpl w:val="00000016"/>
    <w:lvl w:ilvl="0">
      <w:start w:val="1"/>
      <w:numFmt w:val="decimal"/>
      <w:pStyle w:val="a1"/>
      <w:lvlText w:val="表%1"/>
      <w:lvlJc w:val="left"/>
      <w:pPr>
        <w:tabs>
          <w:tab w:val="left" w:pos="624"/>
        </w:tabs>
        <w:ind w:left="567" w:hanging="567"/>
      </w:pPr>
      <w:rPr>
        <w:lang w:val="en-U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00000017"/>
    <w:multiLevelType w:val="multilevel"/>
    <w:tmpl w:val="00000017"/>
    <w:lvl w:ilvl="0">
      <w:numFmt w:val="none"/>
      <w:lvlText w:val=""/>
      <w:lvlJc w:val="left"/>
      <w:pPr>
        <w:tabs>
          <w:tab w:val="left" w:pos="360"/>
        </w:tabs>
        <w:ind w:left="0" w:firstLine="0"/>
      </w:pPr>
    </w:lvl>
    <w:lvl w:ilvl="1">
      <w:start w:val="1"/>
      <w:numFmt w:val="none"/>
      <w:lvlText w:val="%2"/>
      <w:lvlJc w:val="left"/>
      <w:pPr>
        <w:tabs>
          <w:tab w:val="left" w:pos="0"/>
        </w:tabs>
        <w:ind w:left="1440" w:hanging="720"/>
      </w:pPr>
      <w:rPr>
        <w:rFonts w:ascii="(normal text)" w:eastAsia="Arial Unicode MS" w:hAnsi="(normal text)" w:cs="Times New Roman" w:hint="eastAsia"/>
        <w:b w:val="0"/>
        <w:i w:val="0"/>
        <w:caps w:val="0"/>
        <w:smallCaps w:val="0"/>
        <w:strike w:val="0"/>
        <w:dstrike w:val="0"/>
        <w:vanish w:val="0"/>
        <w:spacing w:val="0"/>
        <w:w w:val="100"/>
        <w:kern w:val="0"/>
        <w:position w:val="0"/>
        <w:sz w:val="24"/>
        <w:u w:val="none"/>
        <w:vertAlign w:val="baseline"/>
      </w:rPr>
    </w:lvl>
    <w:lvl w:ilvl="2">
      <w:start w:val="1"/>
      <w:numFmt w:val="none"/>
      <w:suff w:val="nothing"/>
      <w:lvlText w:val=""/>
      <w:lvlJc w:val="left"/>
      <w:pPr>
        <w:ind w:left="0" w:firstLine="1440"/>
      </w:pPr>
      <w:rPr>
        <w:b w:val="0"/>
        <w:i w:val="0"/>
        <w:caps w:val="0"/>
        <w:smallCaps w:val="0"/>
        <w:strike w:val="0"/>
        <w:dstrike w:val="0"/>
        <w:vanish w:val="0"/>
        <w:spacing w:val="0"/>
        <w:w w:val="100"/>
        <w:kern w:val="0"/>
        <w:position w:val="0"/>
        <w:sz w:val="24"/>
        <w:u w:val="none"/>
        <w:vertAlign w:val="baseline"/>
      </w:rPr>
    </w:lvl>
    <w:lvl w:ilvl="3">
      <w:start w:val="1"/>
      <w:numFmt w:val="none"/>
      <w:lvlText w:val="%4"/>
      <w:lvlJc w:val="left"/>
      <w:pPr>
        <w:tabs>
          <w:tab w:val="left" w:pos="0"/>
        </w:tabs>
        <w:ind w:left="720" w:firstLine="720"/>
      </w:pPr>
      <w:rPr>
        <w:rFonts w:ascii="(normal text)" w:hAnsi="(normal text)" w:cs="Times New Roman" w:hint="default"/>
        <w:b w:val="0"/>
        <w:i w:val="0"/>
        <w:caps w:val="0"/>
        <w:smallCaps w:val="0"/>
        <w:strike w:val="0"/>
        <w:dstrike w:val="0"/>
        <w:vanish w:val="0"/>
        <w:spacing w:val="0"/>
        <w:w w:val="100"/>
        <w:kern w:val="0"/>
        <w:position w:val="0"/>
        <w:sz w:val="24"/>
        <w:u w:val="none"/>
        <w:vertAlign w:val="baseline"/>
      </w:rPr>
    </w:lvl>
    <w:lvl w:ilvl="4">
      <w:start w:val="1"/>
      <w:numFmt w:val="none"/>
      <w:suff w:val="nothing"/>
      <w:lvlText w:val=""/>
      <w:lvlJc w:val="left"/>
      <w:pPr>
        <w:ind w:left="0" w:firstLine="0"/>
      </w:pPr>
      <w:rPr>
        <w:rFonts w:ascii="Times New Roman" w:hAnsi="Times New Roman" w:cs="Times New Roman" w:hint="default"/>
        <w:b w:val="0"/>
        <w:i w:val="0"/>
        <w:caps w:val="0"/>
        <w:strike w:val="0"/>
        <w:dstrike w:val="0"/>
        <w:vanish w:val="0"/>
        <w:sz w:val="24"/>
        <w:u w:val="none"/>
        <w:vertAlign w:val="baseline"/>
      </w:rPr>
    </w:lvl>
    <w:lvl w:ilvl="5">
      <w:start w:val="1"/>
      <w:numFmt w:val="upperLetter"/>
      <w:lvlText w:val="%6."/>
      <w:lvlJc w:val="left"/>
      <w:pPr>
        <w:tabs>
          <w:tab w:val="left" w:pos="360"/>
        </w:tabs>
        <w:ind w:left="360" w:hanging="360"/>
      </w:pPr>
      <w:rPr>
        <w:rFonts w:ascii="Arial" w:hAnsi="Arial" w:cs="Times New Roman" w:hint="default"/>
        <w:b/>
        <w:i w:val="0"/>
        <w:caps w:val="0"/>
        <w:strike w:val="0"/>
        <w:dstrike w:val="0"/>
        <w:vanish w:val="0"/>
        <w:sz w:val="20"/>
        <w:szCs w:val="20"/>
        <w:u w:val="none"/>
        <w:vertAlign w:val="baseline"/>
      </w:rPr>
    </w:lvl>
    <w:lvl w:ilvl="6">
      <w:start w:val="1"/>
      <w:numFmt w:val="decimal"/>
      <w:lvlText w:val="%7."/>
      <w:lvlJc w:val="left"/>
      <w:pPr>
        <w:tabs>
          <w:tab w:val="left" w:pos="360"/>
        </w:tabs>
        <w:ind w:left="0" w:firstLine="252"/>
      </w:pPr>
      <w:rPr>
        <w:rFonts w:ascii="Arial" w:hAnsi="Arial" w:cs="Times New Roman" w:hint="default"/>
        <w:b/>
        <w:i/>
        <w:caps w:val="0"/>
        <w:strike w:val="0"/>
        <w:dstrike w:val="0"/>
        <w:vanish w:val="0"/>
        <w:sz w:val="20"/>
        <w:szCs w:val="20"/>
        <w:u w:val="none"/>
        <w:vertAlign w:val="baseline"/>
      </w:rPr>
    </w:lvl>
    <w:lvl w:ilvl="7">
      <w:start w:val="1"/>
      <w:numFmt w:val="lowerLetter"/>
      <w:lvlText w:val="(%8)"/>
      <w:lvlJc w:val="left"/>
      <w:pPr>
        <w:tabs>
          <w:tab w:val="left" w:pos="720"/>
        </w:tabs>
        <w:ind w:left="720" w:hanging="360"/>
      </w:pPr>
      <w:rPr>
        <w:rFonts w:ascii="Arial" w:hAnsi="Arial" w:cs="Times New Roman" w:hint="default"/>
        <w:b w:val="0"/>
        <w:i/>
        <w:caps w:val="0"/>
        <w:strike w:val="0"/>
        <w:dstrike w:val="0"/>
        <w:vanish w:val="0"/>
        <w:sz w:val="20"/>
        <w:szCs w:val="20"/>
        <w:u w:val="none"/>
        <w:vertAlign w:val="baseline"/>
      </w:rPr>
    </w:lvl>
    <w:lvl w:ilvl="8">
      <w:start w:val="1"/>
      <w:numFmt w:val="none"/>
      <w:suff w:val="nothing"/>
      <w:lvlText w:val=""/>
      <w:lvlJc w:val="left"/>
      <w:pPr>
        <w:ind w:left="0" w:firstLine="0"/>
      </w:pPr>
      <w:rPr>
        <w:rFonts w:ascii="Bookman Old Style" w:eastAsia="Arial Unicode MS" w:hAnsi="Bookman Old Style" w:cs="Times New Roman" w:hint="eastAsia"/>
        <w:b w:val="0"/>
        <w:i w:val="0"/>
        <w:caps w:val="0"/>
        <w:strike w:val="0"/>
        <w:dstrike w:val="0"/>
        <w:vanish w:val="0"/>
        <w:sz w:val="21"/>
        <w:u w:val="none"/>
        <w:vertAlign w:val="baseline"/>
      </w:rPr>
    </w:lvl>
  </w:abstractNum>
  <w:abstractNum w:abstractNumId="20" w15:restartNumberingAfterBreak="0">
    <w:nsid w:val="00000018"/>
    <w:multiLevelType w:val="singleLevel"/>
    <w:tmpl w:val="00000018"/>
    <w:lvl w:ilvl="0">
      <w:start w:val="1"/>
      <w:numFmt w:val="bullet"/>
      <w:pStyle w:val="K"/>
      <w:lvlText w:val=""/>
      <w:lvlJc w:val="left"/>
      <w:pPr>
        <w:tabs>
          <w:tab w:val="left" w:pos="360"/>
        </w:tabs>
        <w:ind w:left="0" w:firstLine="0"/>
      </w:pPr>
      <w:rPr>
        <w:rFonts w:ascii="Wingdings" w:hAnsi="Wingdings" w:hint="default"/>
        <w:sz w:val="21"/>
      </w:rPr>
    </w:lvl>
  </w:abstractNum>
  <w:abstractNum w:abstractNumId="21" w15:restartNumberingAfterBreak="0">
    <w:nsid w:val="0000001A"/>
    <w:multiLevelType w:val="singleLevel"/>
    <w:tmpl w:val="0000001A"/>
    <w:lvl w:ilvl="0">
      <w:start w:val="1"/>
      <w:numFmt w:val="bullet"/>
      <w:pStyle w:val="Indent2"/>
      <w:lvlText w:val=""/>
      <w:lvlJc w:val="left"/>
      <w:pPr>
        <w:tabs>
          <w:tab w:val="left" w:pos="720"/>
        </w:tabs>
        <w:ind w:left="720" w:hanging="720"/>
      </w:pPr>
      <w:rPr>
        <w:rFonts w:ascii="Symbol" w:hAnsi="Symbol" w:hint="default"/>
        <w:sz w:val="28"/>
      </w:rPr>
    </w:lvl>
  </w:abstractNum>
  <w:abstractNum w:abstractNumId="22" w15:restartNumberingAfterBreak="0">
    <w:nsid w:val="0000001C"/>
    <w:multiLevelType w:val="singleLevel"/>
    <w:tmpl w:val="0000001C"/>
    <w:lvl w:ilvl="0">
      <w:start w:val="1"/>
      <w:numFmt w:val="decimal"/>
      <w:pStyle w:val="21"/>
      <w:lvlText w:val="(%1)"/>
      <w:lvlJc w:val="left"/>
      <w:pPr>
        <w:tabs>
          <w:tab w:val="left" w:pos="1080"/>
        </w:tabs>
        <w:ind w:left="1080" w:hanging="720"/>
      </w:pPr>
    </w:lvl>
  </w:abstractNum>
  <w:abstractNum w:abstractNumId="23" w15:restartNumberingAfterBreak="0">
    <w:nsid w:val="0000001D"/>
    <w:multiLevelType w:val="multilevel"/>
    <w:tmpl w:val="0000001D"/>
    <w:lvl w:ilvl="0">
      <w:start w:val="1"/>
      <w:numFmt w:val="decimal"/>
      <w:pStyle w:val="FWParties"/>
      <w:lvlText w:val="(%1)"/>
      <w:lvlJc w:val="left"/>
      <w:pPr>
        <w:tabs>
          <w:tab w:val="left" w:pos="720"/>
        </w:tabs>
        <w:ind w:left="72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0000001E"/>
    <w:multiLevelType w:val="multilevel"/>
    <w:tmpl w:val="0000001E"/>
    <w:lvl w:ilvl="0">
      <w:start w:val="1"/>
      <w:numFmt w:val="ideographDigital"/>
      <w:pStyle w:val="105"/>
      <w:lvlText w:val="%1、"/>
      <w:lvlJc w:val="center"/>
      <w:pPr>
        <w:tabs>
          <w:tab w:val="left" w:pos="0"/>
        </w:tabs>
        <w:ind w:left="0" w:firstLine="288"/>
      </w:pPr>
      <w:rPr>
        <w:rFonts w:ascii="黑体" w:eastAsia="黑体" w:hAnsi="Times New Roman" w:hint="eastAsia"/>
        <w:b/>
        <w:i w:val="0"/>
        <w:color w:val="auto"/>
        <w:sz w:val="28"/>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0000001F"/>
    <w:multiLevelType w:val="multilevel"/>
    <w:tmpl w:val="0000001F"/>
    <w:lvl w:ilvl="0">
      <w:start w:val="1"/>
      <w:numFmt w:val="chineseCountingThousand"/>
      <w:lvlText w:val="第%1部分"/>
      <w:lvlJc w:val="left"/>
      <w:pPr>
        <w:ind w:left="432" w:hanging="432"/>
      </w:pPr>
      <w:rPr>
        <w:b/>
        <w:i w:val="0"/>
        <w:sz w:val="24"/>
        <w:szCs w:val="24"/>
      </w:rPr>
    </w:lvl>
    <w:lvl w:ilvl="1">
      <w:start w:val="1"/>
      <w:numFmt w:val="decimal"/>
      <w:lvlText w:val="%1."/>
      <w:lvlJc w:val="left"/>
      <w:pPr>
        <w:ind w:left="0" w:firstLine="0"/>
      </w:pPr>
      <w:rPr>
        <w:b/>
        <w:i w:val="0"/>
        <w:sz w:val="24"/>
      </w:rPr>
    </w:lvl>
    <w:lvl w:ilvl="2">
      <w:start w:val="1"/>
      <w:numFmt w:val="chineseCountingThousand"/>
      <w:pStyle w:val="210"/>
      <w:lvlText w:val="（%3）"/>
      <w:lvlJc w:val="left"/>
      <w:pPr>
        <w:ind w:left="284" w:firstLine="0"/>
      </w:pPr>
      <w:rPr>
        <w:b w:val="0"/>
        <w:i w:val="0"/>
        <w:kern w:val="2"/>
        <w:sz w:val="24"/>
        <w:lang w:val="en-US"/>
      </w:rPr>
    </w:lvl>
    <w:lvl w:ilvl="3">
      <w:start w:val="1"/>
      <w:numFmt w:val="decimal"/>
      <w:lvlText w:val="%4."/>
      <w:lvlJc w:val="left"/>
      <w:pPr>
        <w:tabs>
          <w:tab w:val="left" w:pos="170"/>
        </w:tabs>
        <w:ind w:left="0" w:firstLine="170"/>
      </w:pPr>
      <w:rPr>
        <w:b w:val="0"/>
        <w:i w:val="0"/>
        <w:color w:val="auto"/>
        <w:sz w:val="24"/>
      </w:rPr>
    </w:lvl>
    <w:lvl w:ilvl="4">
      <w:start w:val="1"/>
      <w:numFmt w:val="decimal"/>
      <w:lvlText w:val="%5."/>
      <w:lvlJc w:val="left"/>
      <w:pPr>
        <w:ind w:left="256" w:firstLine="170"/>
      </w:pPr>
      <w:rPr>
        <w:rFonts w:ascii="Times New Roman" w:hAnsi="Times New Roman" w:cs="Times New Roman" w:hint="default"/>
        <w:b w:val="0"/>
        <w:i w:val="0"/>
      </w:rPr>
    </w:lvl>
    <w:lvl w:ilvl="5">
      <w:start w:val="1"/>
      <w:numFmt w:val="decimal"/>
      <w:lvlText w:val="%4.%5.%6"/>
      <w:lvlJc w:val="left"/>
      <w:pPr>
        <w:ind w:left="0" w:firstLine="170"/>
      </w:pPr>
      <w:rPr>
        <w:rFonts w:ascii="宋体" w:eastAsia="宋体" w:hAnsi="宋体" w:hint="eastAsia"/>
        <w:b w:val="0"/>
        <w:i w:val="0"/>
      </w:r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26" w15:restartNumberingAfterBreak="0">
    <w:nsid w:val="00000020"/>
    <w:multiLevelType w:val="multilevel"/>
    <w:tmpl w:val="00000020"/>
    <w:lvl w:ilvl="0">
      <w:start w:val="1"/>
      <w:numFmt w:val="chineseCountingThousand"/>
      <w:suff w:val="space"/>
      <w:lvlText w:val="第%1章"/>
      <w:lvlJc w:val="left"/>
      <w:pPr>
        <w:ind w:left="0" w:firstLine="0"/>
      </w:pPr>
      <w:rPr>
        <w:rFonts w:ascii="Times New Roman" w:eastAsia="黑体" w:hAnsi="Times New Roman" w:cs="Times New Roman" w:hint="default"/>
        <w:b/>
        <w:i w:val="0"/>
        <w:caps w:val="0"/>
        <w:strike w:val="0"/>
        <w:dstrike w:val="0"/>
        <w:vanish w:val="0"/>
        <w:color w:val="auto"/>
        <w:sz w:val="36"/>
        <w:szCs w:val="36"/>
        <w:u w:val="none"/>
        <w:vertAlign w:val="baseline"/>
        <w:lang w:val="en-US"/>
      </w:rPr>
    </w:lvl>
    <w:lvl w:ilvl="1">
      <w:start w:val="1"/>
      <w:numFmt w:val="chineseCountingThousand"/>
      <w:pStyle w:val="A2"/>
      <w:suff w:val="nothing"/>
      <w:lvlText w:val="%2、"/>
      <w:lvlJc w:val="left"/>
      <w:pPr>
        <w:ind w:left="0" w:firstLine="0"/>
      </w:pPr>
      <w:rPr>
        <w:rFonts w:ascii="Times New Roman" w:eastAsia="黑体" w:hAnsi="Times New Roman" w:cs="Times New Roman" w:hint="default"/>
        <w:b w:val="0"/>
        <w:i w:val="0"/>
        <w:caps w:val="0"/>
        <w:strike w:val="0"/>
        <w:dstrike w:val="0"/>
        <w:vanish w:val="0"/>
        <w:color w:val="auto"/>
        <w:kern w:val="0"/>
        <w:sz w:val="24"/>
        <w:szCs w:val="24"/>
        <w:u w:val="none"/>
        <w:vertAlign w:val="baseline"/>
        <w:lang w:val="en-US"/>
      </w:rPr>
    </w:lvl>
    <w:lvl w:ilvl="2">
      <w:start w:val="1"/>
      <w:numFmt w:val="chineseCountingThousand"/>
      <w:suff w:val="space"/>
      <w:lvlText w:val="(%3)"/>
      <w:lvlJc w:val="left"/>
      <w:pPr>
        <w:ind w:left="0" w:firstLine="0"/>
      </w:pPr>
      <w:rPr>
        <w:rFonts w:ascii="Times New Roman" w:eastAsia="黑体" w:hAnsi="Times New Roman" w:cs="Times New Roman" w:hint="default"/>
        <w:b/>
        <w:i w:val="0"/>
        <w:caps w:val="0"/>
        <w:strike w:val="0"/>
        <w:dstrike w:val="0"/>
        <w:vanish w:val="0"/>
        <w:color w:val="auto"/>
        <w:spacing w:val="0"/>
        <w:w w:val="100"/>
        <w:position w:val="0"/>
        <w:sz w:val="30"/>
        <w:szCs w:val="30"/>
        <w:u w:val="none"/>
        <w:vertAlign w:val="baseline"/>
      </w:rPr>
    </w:lvl>
    <w:lvl w:ilvl="3">
      <w:start w:val="1"/>
      <w:numFmt w:val="decimal"/>
      <w:suff w:val="space"/>
      <w:lvlText w:val="%4."/>
      <w:lvlJc w:val="left"/>
      <w:pPr>
        <w:ind w:left="137" w:firstLine="403"/>
      </w:pPr>
      <w:rPr>
        <w:rFonts w:ascii="Times New Roman" w:eastAsia="宋体" w:hAnsi="Times New Roman" w:cs="Times New Roman" w:hint="default"/>
        <w:b/>
        <w:i w:val="0"/>
        <w:caps w:val="0"/>
        <w:strike w:val="0"/>
        <w:dstrike w:val="0"/>
        <w:vanish w:val="0"/>
        <w:color w:val="auto"/>
        <w:sz w:val="24"/>
        <w:szCs w:val="24"/>
        <w:u w:val="none"/>
        <w:vertAlign w:val="baseline"/>
        <w:lang w:eastAsia="zh-CN"/>
      </w:rPr>
    </w:lvl>
    <w:lvl w:ilvl="4">
      <w:start w:val="1"/>
      <w:numFmt w:val="decimal"/>
      <w:suff w:val="space"/>
      <w:lvlText w:val="(%5)"/>
      <w:lvlJc w:val="left"/>
      <w:pPr>
        <w:ind w:left="0" w:firstLine="403"/>
      </w:pPr>
      <w:rPr>
        <w:rFonts w:ascii="Times New Roman" w:eastAsia="宋体" w:hAnsi="Times New Roman" w:cs="Times New Roman" w:hint="default"/>
        <w:b w:val="0"/>
        <w:i w:val="0"/>
        <w:caps w:val="0"/>
        <w:strike w:val="0"/>
        <w:dstrike w:val="0"/>
        <w:vanish w:val="0"/>
        <w:color w:val="auto"/>
        <w:sz w:val="24"/>
        <w:szCs w:val="24"/>
        <w:u w:val="none"/>
        <w:vertAlign w:val="baseline"/>
      </w:rPr>
    </w:lvl>
    <w:lvl w:ilvl="5">
      <w:start w:val="1"/>
      <w:numFmt w:val="lowerLetter"/>
      <w:lvlRestart w:val="2"/>
      <w:lvlText w:val="(%6)"/>
      <w:lvlJc w:val="left"/>
      <w:pPr>
        <w:tabs>
          <w:tab w:val="left" w:pos="1803"/>
        </w:tabs>
        <w:ind w:left="723" w:firstLine="720"/>
      </w:pPr>
      <w:rPr>
        <w:color w:val="auto"/>
      </w:rPr>
    </w:lvl>
    <w:lvl w:ilvl="6">
      <w:start w:val="1"/>
      <w:numFmt w:val="none"/>
      <w:suff w:val="nothing"/>
      <w:lvlText w:val=""/>
      <w:lvlJc w:val="left"/>
      <w:pPr>
        <w:ind w:left="4323" w:firstLine="0"/>
      </w:pPr>
      <w:rPr>
        <w:color w:val="auto"/>
      </w:rPr>
    </w:lvl>
    <w:lvl w:ilvl="7">
      <w:start w:val="1"/>
      <w:numFmt w:val="none"/>
      <w:suff w:val="nothing"/>
      <w:lvlText w:val=""/>
      <w:lvlJc w:val="left"/>
      <w:pPr>
        <w:ind w:left="5043" w:firstLine="0"/>
      </w:pPr>
      <w:rPr>
        <w:color w:val="auto"/>
      </w:rPr>
    </w:lvl>
    <w:lvl w:ilvl="8">
      <w:start w:val="1"/>
      <w:numFmt w:val="none"/>
      <w:suff w:val="nothing"/>
      <w:lvlText w:val=""/>
      <w:lvlJc w:val="left"/>
      <w:pPr>
        <w:ind w:left="5763" w:firstLine="0"/>
      </w:pPr>
      <w:rPr>
        <w:color w:val="auto"/>
      </w:rPr>
    </w:lvl>
  </w:abstractNum>
  <w:abstractNum w:abstractNumId="27" w15:restartNumberingAfterBreak="0">
    <w:nsid w:val="00000022"/>
    <w:multiLevelType w:val="multilevel"/>
    <w:tmpl w:val="00000022"/>
    <w:lvl w:ilvl="0">
      <w:start w:val="1"/>
      <w:numFmt w:val="lowerLetter"/>
      <w:pStyle w:val="ListNumber6"/>
      <w:lvlText w:val="(%1)"/>
      <w:lvlJc w:val="left"/>
      <w:pPr>
        <w:tabs>
          <w:tab w:val="left" w:pos="792"/>
        </w:tabs>
        <w:ind w:left="792" w:hanging="432"/>
      </w:pPr>
      <w:rPr>
        <w:rFonts w:ascii="Arial Bold" w:hAnsi="Arial Bold" w:hint="default"/>
        <w:b/>
        <w:i w:val="0"/>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00000024"/>
    <w:multiLevelType w:val="multilevel"/>
    <w:tmpl w:val="00000024"/>
    <w:lvl w:ilvl="0">
      <w:start w:val="1"/>
      <w:numFmt w:val="decimal"/>
      <w:lvlText w:val="%1"/>
      <w:lvlJc w:val="left"/>
      <w:pPr>
        <w:tabs>
          <w:tab w:val="left" w:pos="567"/>
        </w:tabs>
        <w:ind w:left="567" w:hanging="567"/>
      </w:pPr>
      <w:rPr>
        <w:rFonts w:ascii="CG Times" w:hAnsi="CG Times" w:hint="default"/>
        <w:b w:val="0"/>
        <w:i w:val="0"/>
        <w:sz w:val="22"/>
      </w:rPr>
    </w:lvl>
    <w:lvl w:ilvl="1">
      <w:start w:val="1"/>
      <w:numFmt w:val="decimal"/>
      <w:lvlText w:val="%12.%2"/>
      <w:lvlJc w:val="left"/>
      <w:pPr>
        <w:tabs>
          <w:tab w:val="left" w:pos="1418"/>
        </w:tabs>
        <w:ind w:left="1418" w:hanging="794"/>
      </w:pPr>
      <w:rPr>
        <w:rFonts w:ascii="CG Times" w:hAnsi="CG Times" w:hint="default"/>
        <w:b w:val="0"/>
        <w:i w:val="0"/>
        <w:sz w:val="22"/>
      </w:rPr>
    </w:lvl>
    <w:lvl w:ilvl="2">
      <w:start w:val="1"/>
      <w:numFmt w:val="decimal"/>
      <w:lvlText w:val="%1.%2.%3"/>
      <w:lvlJc w:val="left"/>
      <w:pPr>
        <w:tabs>
          <w:tab w:val="left" w:pos="2234"/>
        </w:tabs>
        <w:ind w:left="2234" w:hanging="794"/>
      </w:pPr>
      <w:rPr>
        <w:b/>
        <w:i w:val="0"/>
        <w:sz w:val="17"/>
      </w:rPr>
    </w:lvl>
    <w:lvl w:ilvl="3">
      <w:start w:val="1"/>
      <w:numFmt w:val="lowerRoman"/>
      <w:lvlText w:val="(%4)"/>
      <w:lvlJc w:val="left"/>
      <w:pPr>
        <w:tabs>
          <w:tab w:val="left" w:pos="2722"/>
        </w:tabs>
        <w:ind w:left="2722" w:hanging="681"/>
      </w:pPr>
    </w:lvl>
    <w:lvl w:ilvl="4">
      <w:start w:val="1"/>
      <w:numFmt w:val="lowerLetter"/>
      <w:lvlText w:val="(%5)"/>
      <w:lvlJc w:val="left"/>
      <w:pPr>
        <w:tabs>
          <w:tab w:val="left" w:pos="3289"/>
        </w:tabs>
        <w:ind w:left="3289" w:hanging="567"/>
      </w:pPr>
    </w:lvl>
    <w:lvl w:ilvl="5">
      <w:start w:val="1"/>
      <w:numFmt w:val="upperRoman"/>
      <w:lvlText w:val="(%6)"/>
      <w:lvlJc w:val="left"/>
      <w:pPr>
        <w:tabs>
          <w:tab w:val="left" w:pos="3969"/>
        </w:tabs>
        <w:ind w:left="3969" w:hanging="680"/>
      </w:pPr>
    </w:lvl>
    <w:lvl w:ilvl="6">
      <w:start w:val="1"/>
      <w:numFmt w:val="none"/>
      <w:lvlText w:val=""/>
      <w:lvlJc w:val="left"/>
      <w:pPr>
        <w:tabs>
          <w:tab w:val="left" w:pos="3240"/>
        </w:tabs>
        <w:ind w:left="3240" w:hanging="1080"/>
      </w:pPr>
    </w:lvl>
    <w:lvl w:ilvl="7">
      <w:start w:val="1"/>
      <w:numFmt w:val="none"/>
      <w:lvlText w:val=""/>
      <w:lvlJc w:val="left"/>
      <w:pPr>
        <w:tabs>
          <w:tab w:val="left" w:pos="3744"/>
        </w:tabs>
        <w:ind w:left="3744" w:hanging="1224"/>
      </w:pPr>
    </w:lvl>
    <w:lvl w:ilvl="8">
      <w:start w:val="1"/>
      <w:numFmt w:val="none"/>
      <w:lvlText w:val=""/>
      <w:lvlJc w:val="left"/>
      <w:pPr>
        <w:tabs>
          <w:tab w:val="left" w:pos="4320"/>
        </w:tabs>
        <w:ind w:left="4320" w:hanging="1440"/>
      </w:pPr>
    </w:lvl>
  </w:abstractNum>
  <w:abstractNum w:abstractNumId="29" w15:restartNumberingAfterBreak="0">
    <w:nsid w:val="00000026"/>
    <w:multiLevelType w:val="singleLevel"/>
    <w:tmpl w:val="00000026"/>
    <w:lvl w:ilvl="0">
      <w:start w:val="1"/>
      <w:numFmt w:val="lowerRoman"/>
      <w:pStyle w:val="41"/>
      <w:lvlText w:val="(%1)"/>
      <w:lvlJc w:val="left"/>
      <w:pPr>
        <w:tabs>
          <w:tab w:val="left" w:pos="1800"/>
        </w:tabs>
        <w:ind w:left="1800" w:hanging="720"/>
      </w:pPr>
      <w:rPr>
        <w:rFonts w:ascii="Arial" w:hAnsi="Arial" w:cs="Times New Roman" w:hint="default"/>
        <w:sz w:val="20"/>
        <w:szCs w:val="20"/>
      </w:rPr>
    </w:lvl>
  </w:abstractNum>
  <w:abstractNum w:abstractNumId="30" w15:restartNumberingAfterBreak="0">
    <w:nsid w:val="0DA23491"/>
    <w:multiLevelType w:val="hybridMultilevel"/>
    <w:tmpl w:val="E2E866F2"/>
    <w:lvl w:ilvl="0" w:tplc="2FDE9C26">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1" w15:restartNumberingAfterBreak="0">
    <w:nsid w:val="0E640482"/>
    <w:multiLevelType w:val="multilevel"/>
    <w:tmpl w:val="0E640482"/>
    <w:lvl w:ilvl="0">
      <w:start w:val="1"/>
      <w:numFmt w:val="decimal"/>
      <w:isLgl/>
      <w:suff w:val="space"/>
      <w:lvlText w:val="表6-%1："/>
      <w:lvlJc w:val="left"/>
      <w:pPr>
        <w:tabs>
          <w:tab w:val="left" w:pos="420"/>
        </w:tabs>
        <w:ind w:left="2520" w:firstLine="0"/>
      </w:pPr>
      <w:rPr>
        <w:rFonts w:ascii="Times New Roman" w:eastAsia="楷体" w:hAnsi="Times New Roman" w:cs="Times New Roman" w:hint="default"/>
        <w:b/>
        <w:i w:val="0"/>
        <w:sz w:val="22"/>
        <w:szCs w:val="22"/>
      </w:rPr>
    </w:lvl>
    <w:lvl w:ilvl="1">
      <w:start w:val="1"/>
      <w:numFmt w:val="lowerLetter"/>
      <w:lvlText w:val="%2)"/>
      <w:lvlJc w:val="left"/>
      <w:pPr>
        <w:tabs>
          <w:tab w:val="left" w:pos="420"/>
        </w:tabs>
        <w:ind w:left="840" w:hanging="420"/>
      </w:pPr>
      <w:rPr>
        <w:rFonts w:ascii="宋体" w:eastAsia="宋体" w:hAnsi="宋体" w:cs="宋体" w:hint="default"/>
      </w:rPr>
    </w:lvl>
    <w:lvl w:ilvl="2">
      <w:start w:val="1"/>
      <w:numFmt w:val="lowerRoman"/>
      <w:lvlText w:val="%3."/>
      <w:lvlJc w:val="right"/>
      <w:pPr>
        <w:ind w:left="1260" w:hanging="42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10024038"/>
    <w:multiLevelType w:val="multilevel"/>
    <w:tmpl w:val="10024038"/>
    <w:lvl w:ilvl="0">
      <w:start w:val="1"/>
      <w:numFmt w:val="japaneseCounting"/>
      <w:lvlText w:val="%1、"/>
      <w:lvlJc w:val="left"/>
      <w:pPr>
        <w:ind w:left="1142" w:hanging="580"/>
      </w:pPr>
      <w:rPr>
        <w:rFonts w:hint="default"/>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3" w15:restartNumberingAfterBreak="0">
    <w:nsid w:val="10387465"/>
    <w:multiLevelType w:val="multilevel"/>
    <w:tmpl w:val="10387465"/>
    <w:lvl w:ilvl="0">
      <w:start w:val="1"/>
      <w:numFmt w:val="decimal"/>
      <w:pStyle w:val="10"/>
      <w:lvlText w:val="%1."/>
      <w:lvlJc w:val="left"/>
      <w:pPr>
        <w:tabs>
          <w:tab w:val="num" w:pos="360"/>
        </w:tabs>
        <w:ind w:left="0" w:firstLine="0"/>
      </w:pPr>
      <w:rPr>
        <w:rFonts w:hint="default"/>
      </w:rPr>
    </w:lvl>
    <w:lvl w:ilvl="1">
      <w:start w:val="1"/>
      <w:numFmt w:val="none"/>
      <w:lvlText w:val="%2"/>
      <w:lvlJc w:val="left"/>
      <w:pPr>
        <w:tabs>
          <w:tab w:val="num" w:pos="0"/>
        </w:tabs>
        <w:ind w:left="1440" w:hanging="720"/>
      </w:pPr>
      <w:rPr>
        <w:rFonts w:ascii="(normal text)" w:eastAsia="Arial Unicode MS" w:hAnsi="(normal text)" w:cs="Times New Roman" w:hint="eastAsia"/>
        <w:b w:val="0"/>
        <w:i w:val="0"/>
        <w:caps w:val="0"/>
        <w:smallCaps w:val="0"/>
        <w:strike w:val="0"/>
        <w:dstrike w:val="0"/>
        <w:vanish w:val="0"/>
        <w:color w:val="000000"/>
        <w:spacing w:val="0"/>
        <w:w w:val="100"/>
        <w:kern w:val="0"/>
        <w:position w:val="0"/>
        <w:sz w:val="24"/>
        <w:u w:val="none"/>
        <w:vertAlign w:val="baseline"/>
      </w:rPr>
    </w:lvl>
    <w:lvl w:ilvl="2">
      <w:start w:val="1"/>
      <w:numFmt w:val="none"/>
      <w:suff w:val="nothing"/>
      <w:lvlText w:val=""/>
      <w:lvlJc w:val="left"/>
      <w:pPr>
        <w:ind w:left="0" w:firstLine="1440"/>
      </w:pPr>
      <w:rPr>
        <w:b w:val="0"/>
        <w:i w:val="0"/>
        <w:caps w:val="0"/>
        <w:smallCaps w:val="0"/>
        <w:strike w:val="0"/>
        <w:dstrike w:val="0"/>
        <w:vanish w:val="0"/>
        <w:color w:val="000000"/>
        <w:spacing w:val="0"/>
        <w:w w:val="100"/>
        <w:kern w:val="0"/>
        <w:position w:val="0"/>
        <w:sz w:val="24"/>
        <w:u w:val="none"/>
        <w:vertAlign w:val="baseline"/>
      </w:rPr>
    </w:lvl>
    <w:lvl w:ilvl="3">
      <w:start w:val="1"/>
      <w:numFmt w:val="none"/>
      <w:lvlText w:val="%4"/>
      <w:lvlJc w:val="left"/>
      <w:pPr>
        <w:tabs>
          <w:tab w:val="num" w:pos="0"/>
        </w:tabs>
        <w:ind w:left="720" w:firstLine="720"/>
      </w:pPr>
      <w:rPr>
        <w:rFonts w:ascii="(normal text)" w:hAnsi="(normal text)" w:cs="Times New Roman" w:hint="default"/>
        <w:b w:val="0"/>
        <w:i w:val="0"/>
        <w:caps w:val="0"/>
        <w:smallCaps w:val="0"/>
        <w:strike w:val="0"/>
        <w:dstrike w:val="0"/>
        <w:vanish w:val="0"/>
        <w:color w:val="000000"/>
        <w:spacing w:val="0"/>
        <w:w w:val="100"/>
        <w:kern w:val="0"/>
        <w:position w:val="0"/>
        <w:sz w:val="24"/>
        <w:u w:val="none"/>
        <w:vertAlign w:val="baseline"/>
      </w:rPr>
    </w:lvl>
    <w:lvl w:ilvl="4">
      <w:start w:val="1"/>
      <w:numFmt w:val="none"/>
      <w:suff w:val="nothing"/>
      <w:lvlText w:val=""/>
      <w:lvlJc w:val="left"/>
      <w:pPr>
        <w:ind w:left="0" w:firstLine="0"/>
      </w:pPr>
      <w:rPr>
        <w:rFonts w:ascii="Times New Roman" w:hAnsi="Times New Roman" w:cs="Times New Roman" w:hint="default"/>
        <w:b w:val="0"/>
        <w:i w:val="0"/>
        <w:caps w:val="0"/>
        <w:strike w:val="0"/>
        <w:dstrike w:val="0"/>
        <w:vanish w:val="0"/>
        <w:color w:val="000000"/>
        <w:sz w:val="24"/>
        <w:u w:val="none"/>
        <w:vertAlign w:val="baseline"/>
      </w:rPr>
    </w:lvl>
    <w:lvl w:ilvl="5">
      <w:start w:val="1"/>
      <w:numFmt w:val="upperLetter"/>
      <w:pStyle w:val="6"/>
      <w:lvlText w:val="%6."/>
      <w:lvlJc w:val="left"/>
      <w:pPr>
        <w:tabs>
          <w:tab w:val="num" w:pos="360"/>
        </w:tabs>
        <w:ind w:left="360" w:hanging="360"/>
      </w:pPr>
      <w:rPr>
        <w:rFonts w:ascii="Arial" w:hAnsi="Arial" w:cs="Times New Roman" w:hint="default"/>
        <w:b/>
        <w:i w:val="0"/>
        <w:caps w:val="0"/>
        <w:strike w:val="0"/>
        <w:dstrike w:val="0"/>
        <w:vanish w:val="0"/>
        <w:color w:val="000000"/>
        <w:sz w:val="20"/>
        <w:szCs w:val="20"/>
        <w:u w:val="none"/>
        <w:vertAlign w:val="baseline"/>
      </w:rPr>
    </w:lvl>
    <w:lvl w:ilvl="6">
      <w:start w:val="1"/>
      <w:numFmt w:val="decimal"/>
      <w:pStyle w:val="7"/>
      <w:lvlText w:val="%7."/>
      <w:lvlJc w:val="left"/>
      <w:pPr>
        <w:tabs>
          <w:tab w:val="num" w:pos="360"/>
        </w:tabs>
        <w:ind w:left="0" w:firstLine="252"/>
      </w:pPr>
      <w:rPr>
        <w:rFonts w:ascii="Arial" w:hAnsi="Arial" w:cs="Times New Roman" w:hint="default"/>
        <w:b/>
        <w:i/>
        <w:caps w:val="0"/>
        <w:strike w:val="0"/>
        <w:dstrike w:val="0"/>
        <w:vanish w:val="0"/>
        <w:color w:val="000000"/>
        <w:sz w:val="20"/>
        <w:szCs w:val="20"/>
        <w:u w:val="none"/>
        <w:vertAlign w:val="baseline"/>
      </w:rPr>
    </w:lvl>
    <w:lvl w:ilvl="7">
      <w:start w:val="1"/>
      <w:numFmt w:val="lowerLetter"/>
      <w:pStyle w:val="8"/>
      <w:lvlText w:val="(%8)"/>
      <w:lvlJc w:val="left"/>
      <w:pPr>
        <w:tabs>
          <w:tab w:val="num" w:pos="720"/>
        </w:tabs>
        <w:ind w:left="720" w:hanging="360"/>
      </w:pPr>
      <w:rPr>
        <w:rFonts w:ascii="Arial" w:hAnsi="Arial" w:cs="Times New Roman" w:hint="default"/>
        <w:b w:val="0"/>
        <w:i/>
        <w:caps w:val="0"/>
        <w:strike w:val="0"/>
        <w:dstrike w:val="0"/>
        <w:vanish w:val="0"/>
        <w:color w:val="000000"/>
        <w:sz w:val="20"/>
        <w:szCs w:val="20"/>
        <w:u w:val="none"/>
        <w:vertAlign w:val="baseline"/>
      </w:rPr>
    </w:lvl>
    <w:lvl w:ilvl="8">
      <w:start w:val="1"/>
      <w:numFmt w:val="none"/>
      <w:pStyle w:val="9"/>
      <w:suff w:val="nothing"/>
      <w:lvlText w:val=""/>
      <w:lvlJc w:val="left"/>
      <w:pPr>
        <w:ind w:left="0" w:firstLine="0"/>
      </w:pPr>
      <w:rPr>
        <w:rFonts w:ascii="Bookman Old Style" w:eastAsia="Arial Unicode MS" w:hAnsi="Bookman Old Style" w:cs="Times New Roman" w:hint="eastAsia"/>
        <w:b w:val="0"/>
        <w:i w:val="0"/>
        <w:caps w:val="0"/>
        <w:strike w:val="0"/>
        <w:dstrike w:val="0"/>
        <w:vanish w:val="0"/>
        <w:color w:val="000000"/>
        <w:sz w:val="21"/>
        <w:u w:val="none"/>
        <w:vertAlign w:val="baseline"/>
      </w:rPr>
    </w:lvl>
  </w:abstractNum>
  <w:abstractNum w:abstractNumId="34" w15:restartNumberingAfterBreak="0">
    <w:nsid w:val="136CE9A5"/>
    <w:multiLevelType w:val="singleLevel"/>
    <w:tmpl w:val="136CE9A5"/>
    <w:lvl w:ilvl="0">
      <w:start w:val="2"/>
      <w:numFmt w:val="chineseCounting"/>
      <w:suff w:val="nothing"/>
      <w:lvlText w:val="（%1）"/>
      <w:lvlJc w:val="left"/>
      <w:rPr>
        <w:rFonts w:hint="eastAsia"/>
      </w:rPr>
    </w:lvl>
  </w:abstractNum>
  <w:abstractNum w:abstractNumId="35" w15:restartNumberingAfterBreak="0">
    <w:nsid w:val="37CD72C4"/>
    <w:multiLevelType w:val="hybridMultilevel"/>
    <w:tmpl w:val="B8E608B2"/>
    <w:lvl w:ilvl="0" w:tplc="8DBAAB4A">
      <w:start w:val="2"/>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3AE36133"/>
    <w:multiLevelType w:val="hybridMultilevel"/>
    <w:tmpl w:val="56D24512"/>
    <w:lvl w:ilvl="0" w:tplc="28AA4642">
      <w:start w:val="1"/>
      <w:numFmt w:val="decimal"/>
      <w:lvlText w:val="（%1）"/>
      <w:lvlJc w:val="left"/>
      <w:pPr>
        <w:ind w:left="120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89A7B9C"/>
    <w:multiLevelType w:val="singleLevel"/>
    <w:tmpl w:val="589A7B9C"/>
    <w:lvl w:ilvl="0">
      <w:start w:val="1"/>
      <w:numFmt w:val="chineseCounting"/>
      <w:suff w:val="nothing"/>
      <w:lvlText w:val="%1、"/>
      <w:lvlJc w:val="left"/>
    </w:lvl>
  </w:abstractNum>
  <w:abstractNum w:abstractNumId="38" w15:restartNumberingAfterBreak="0">
    <w:nsid w:val="589A7C6F"/>
    <w:multiLevelType w:val="singleLevel"/>
    <w:tmpl w:val="589A7C6F"/>
    <w:lvl w:ilvl="0">
      <w:start w:val="1"/>
      <w:numFmt w:val="decimal"/>
      <w:suff w:val="nothing"/>
      <w:lvlText w:val="%1、"/>
      <w:lvlJc w:val="left"/>
    </w:lvl>
  </w:abstractNum>
  <w:abstractNum w:abstractNumId="39" w15:restartNumberingAfterBreak="0">
    <w:nsid w:val="589A7FA5"/>
    <w:multiLevelType w:val="singleLevel"/>
    <w:tmpl w:val="589A7FA5"/>
    <w:lvl w:ilvl="0">
      <w:start w:val="1"/>
      <w:numFmt w:val="decimal"/>
      <w:suff w:val="nothing"/>
      <w:lvlText w:val="%1、"/>
      <w:lvlJc w:val="left"/>
    </w:lvl>
  </w:abstractNum>
  <w:abstractNum w:abstractNumId="40" w15:restartNumberingAfterBreak="0">
    <w:nsid w:val="589A85C5"/>
    <w:multiLevelType w:val="singleLevel"/>
    <w:tmpl w:val="589A85C5"/>
    <w:lvl w:ilvl="0">
      <w:start w:val="2"/>
      <w:numFmt w:val="decimal"/>
      <w:suff w:val="nothing"/>
      <w:lvlText w:val="%1、"/>
      <w:lvlJc w:val="left"/>
    </w:lvl>
  </w:abstractNum>
  <w:abstractNum w:abstractNumId="41" w15:restartNumberingAfterBreak="0">
    <w:nsid w:val="59D92B0E"/>
    <w:multiLevelType w:val="multilevel"/>
    <w:tmpl w:val="59D92B0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86F26A9"/>
    <w:multiLevelType w:val="multilevel"/>
    <w:tmpl w:val="686F26A9"/>
    <w:lvl w:ilvl="0">
      <w:start w:val="1"/>
      <w:numFmt w:val="lowerRoman"/>
      <w:lvlText w:val="%1."/>
      <w:lvlJc w:val="right"/>
      <w:pPr>
        <w:ind w:left="962" w:hanging="48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33"/>
  </w:num>
  <w:num w:numId="2">
    <w:abstractNumId w:val="16"/>
  </w:num>
  <w:num w:numId="3">
    <w:abstractNumId w:val="11"/>
  </w:num>
  <w:num w:numId="4">
    <w:abstractNumId w:val="37"/>
  </w:num>
  <w:num w:numId="5">
    <w:abstractNumId w:val="38"/>
  </w:num>
  <w:num w:numId="6">
    <w:abstractNumId w:val="39"/>
  </w:num>
  <w:num w:numId="7">
    <w:abstractNumId w:val="40"/>
  </w:num>
  <w:num w:numId="8">
    <w:abstractNumId w:val="32"/>
  </w:num>
  <w:num w:numId="9">
    <w:abstractNumId w:val="5"/>
  </w:num>
  <w:num w:numId="10">
    <w:abstractNumId w:val="7"/>
  </w:num>
  <w:num w:numId="11">
    <w:abstractNumId w:val="8"/>
  </w:num>
  <w:num w:numId="12">
    <w:abstractNumId w:val="4"/>
  </w:num>
  <w:num w:numId="13">
    <w:abstractNumId w:val="42"/>
  </w:num>
  <w:num w:numId="14">
    <w:abstractNumId w:val="6"/>
  </w:num>
  <w:num w:numId="15">
    <w:abstractNumId w:val="3"/>
  </w:num>
  <w:num w:numId="16">
    <w:abstractNumId w:val="2"/>
  </w:num>
  <w:num w:numId="17">
    <w:abstractNumId w:val="28"/>
  </w:num>
  <w:num w:numId="18">
    <w:abstractNumId w:val="9"/>
  </w:num>
  <w:num w:numId="19">
    <w:abstractNumId w:val="10"/>
  </w:num>
  <w:num w:numId="20">
    <w:abstractNumId w:val="14"/>
  </w:num>
  <w:num w:numId="21">
    <w:abstractNumId w:val="26"/>
  </w:num>
  <w:num w:numId="22">
    <w:abstractNumId w:val="25"/>
  </w:num>
  <w:num w:numId="23">
    <w:abstractNumId w:val="12"/>
  </w:num>
  <w:num w:numId="24">
    <w:abstractNumId w:val="27"/>
  </w:num>
  <w:num w:numId="25">
    <w:abstractNumId w:val="24"/>
  </w:num>
  <w:num w:numId="26">
    <w:abstractNumId w:val="21"/>
  </w:num>
  <w:num w:numId="27">
    <w:abstractNumId w:val="19"/>
  </w:num>
  <w:num w:numId="28">
    <w:abstractNumId w:val="23"/>
  </w:num>
  <w:num w:numId="29">
    <w:abstractNumId w:val="18"/>
  </w:num>
  <w:num w:numId="30">
    <w:abstractNumId w:val="20"/>
  </w:num>
  <w:num w:numId="31">
    <w:abstractNumId w:val="15"/>
  </w:num>
  <w:num w:numId="32">
    <w:abstractNumId w:val="17"/>
  </w:num>
  <w:num w:numId="33">
    <w:abstractNumId w:val="22"/>
  </w:num>
  <w:num w:numId="34">
    <w:abstractNumId w:val="29"/>
  </w:num>
  <w:num w:numId="35">
    <w:abstractNumId w:val="13"/>
  </w:num>
  <w:num w:numId="36">
    <w:abstractNumId w:val="34"/>
  </w:num>
  <w:num w:numId="37">
    <w:abstractNumId w:val="41"/>
  </w:num>
  <w:num w:numId="38">
    <w:abstractNumId w:val="35"/>
  </w:num>
  <w:num w:numId="39">
    <w:abstractNumId w:val="36"/>
  </w:num>
  <w:num w:numId="40">
    <w:abstractNumId w:val="31"/>
  </w:num>
  <w:num w:numId="41">
    <w:abstractNumId w:val="30"/>
  </w:num>
  <w:num w:numId="42">
    <w:abstractNumId w:val="0"/>
  </w:num>
  <w:num w:numId="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714103482@qq.com">
    <w15:presenceInfo w15:providerId="Windows Live" w15:userId="7d236a2f7447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79"/>
    <w:rsid w:val="97FF0742"/>
    <w:rsid w:val="9BFBB2AD"/>
    <w:rsid w:val="9F9D6B78"/>
    <w:rsid w:val="9FB75AAF"/>
    <w:rsid w:val="9FFFDFEA"/>
    <w:rsid w:val="A9BEEEF3"/>
    <w:rsid w:val="AA3F3D07"/>
    <w:rsid w:val="ADCF516C"/>
    <w:rsid w:val="ADFF4A18"/>
    <w:rsid w:val="AEFF1DF0"/>
    <w:rsid w:val="AF9D6B9B"/>
    <w:rsid w:val="AFDF3246"/>
    <w:rsid w:val="AFED451A"/>
    <w:rsid w:val="B17B7996"/>
    <w:rsid w:val="B2A8589C"/>
    <w:rsid w:val="B3FE2B06"/>
    <w:rsid w:val="B3FF7BC8"/>
    <w:rsid w:val="B5FD776D"/>
    <w:rsid w:val="B6D9F419"/>
    <w:rsid w:val="BDF60867"/>
    <w:rsid w:val="BDF6F033"/>
    <w:rsid w:val="BEEF7BBC"/>
    <w:rsid w:val="BFFF0612"/>
    <w:rsid w:val="CAD0730D"/>
    <w:rsid w:val="CD9F33D8"/>
    <w:rsid w:val="CECDFDA5"/>
    <w:rsid w:val="CF8D293D"/>
    <w:rsid w:val="D3D36E79"/>
    <w:rsid w:val="D3F70B4B"/>
    <w:rsid w:val="D7F72B87"/>
    <w:rsid w:val="DAFF01DF"/>
    <w:rsid w:val="DDFEAE61"/>
    <w:rsid w:val="DFEEBC89"/>
    <w:rsid w:val="DFFBDEF1"/>
    <w:rsid w:val="EBBFA3C5"/>
    <w:rsid w:val="EBFEB675"/>
    <w:rsid w:val="EF575967"/>
    <w:rsid w:val="EF7F3609"/>
    <w:rsid w:val="EFBB7EA9"/>
    <w:rsid w:val="EFCED5FF"/>
    <w:rsid w:val="EFDF29D1"/>
    <w:rsid w:val="EFECD8B5"/>
    <w:rsid w:val="EFEF30B1"/>
    <w:rsid w:val="F1E9A41B"/>
    <w:rsid w:val="F27B3019"/>
    <w:rsid w:val="F44B5408"/>
    <w:rsid w:val="F5BE3A00"/>
    <w:rsid w:val="F6FFC6F4"/>
    <w:rsid w:val="F7775505"/>
    <w:rsid w:val="F7DB1DFD"/>
    <w:rsid w:val="F7DF7117"/>
    <w:rsid w:val="F7F62F75"/>
    <w:rsid w:val="F9B78063"/>
    <w:rsid w:val="FAD39DCC"/>
    <w:rsid w:val="FAD618C8"/>
    <w:rsid w:val="FBD59C83"/>
    <w:rsid w:val="FBD9B763"/>
    <w:rsid w:val="FBEFE336"/>
    <w:rsid w:val="FBFB2EF0"/>
    <w:rsid w:val="FBFCFBFC"/>
    <w:rsid w:val="FBFEF842"/>
    <w:rsid w:val="FBFF125D"/>
    <w:rsid w:val="FDBDC844"/>
    <w:rsid w:val="FDF276DE"/>
    <w:rsid w:val="FE7FFC8D"/>
    <w:rsid w:val="FEAAFA45"/>
    <w:rsid w:val="FEB35B7E"/>
    <w:rsid w:val="FEBDDCE6"/>
    <w:rsid w:val="FEDF8D87"/>
    <w:rsid w:val="FEEB113D"/>
    <w:rsid w:val="FEF5D491"/>
    <w:rsid w:val="FEFE8E9B"/>
    <w:rsid w:val="FF3B841D"/>
    <w:rsid w:val="FF6DA6C0"/>
    <w:rsid w:val="FF795A39"/>
    <w:rsid w:val="FF7B879A"/>
    <w:rsid w:val="FF7FC64C"/>
    <w:rsid w:val="FFBD0EB5"/>
    <w:rsid w:val="FFBE314D"/>
    <w:rsid w:val="FFED9EB2"/>
    <w:rsid w:val="FFF50684"/>
    <w:rsid w:val="FFFBC98E"/>
    <w:rsid w:val="FFFDA29C"/>
    <w:rsid w:val="FFFDC337"/>
    <w:rsid w:val="000109A2"/>
    <w:rsid w:val="00011181"/>
    <w:rsid w:val="0001465D"/>
    <w:rsid w:val="00014931"/>
    <w:rsid w:val="00017448"/>
    <w:rsid w:val="000255B1"/>
    <w:rsid w:val="000421A9"/>
    <w:rsid w:val="00061E75"/>
    <w:rsid w:val="00066446"/>
    <w:rsid w:val="0008385A"/>
    <w:rsid w:val="00091834"/>
    <w:rsid w:val="00091AAF"/>
    <w:rsid w:val="000B750D"/>
    <w:rsid w:val="000C495C"/>
    <w:rsid w:val="000C4BBC"/>
    <w:rsid w:val="000D6EE2"/>
    <w:rsid w:val="000E66E0"/>
    <w:rsid w:val="000F5B36"/>
    <w:rsid w:val="00102D2D"/>
    <w:rsid w:val="00110691"/>
    <w:rsid w:val="001403D4"/>
    <w:rsid w:val="001518CC"/>
    <w:rsid w:val="001523F1"/>
    <w:rsid w:val="00156521"/>
    <w:rsid w:val="00172797"/>
    <w:rsid w:val="00194F5E"/>
    <w:rsid w:val="001B5D3D"/>
    <w:rsid w:val="001E2509"/>
    <w:rsid w:val="00210171"/>
    <w:rsid w:val="00220EE8"/>
    <w:rsid w:val="0023675D"/>
    <w:rsid w:val="00251CD3"/>
    <w:rsid w:val="00251E78"/>
    <w:rsid w:val="0026082C"/>
    <w:rsid w:val="00273816"/>
    <w:rsid w:val="00296525"/>
    <w:rsid w:val="002A16A0"/>
    <w:rsid w:val="002E18C4"/>
    <w:rsid w:val="00311C60"/>
    <w:rsid w:val="003220BC"/>
    <w:rsid w:val="003252E4"/>
    <w:rsid w:val="00326DFD"/>
    <w:rsid w:val="00331DB0"/>
    <w:rsid w:val="003607ED"/>
    <w:rsid w:val="003640FE"/>
    <w:rsid w:val="00390650"/>
    <w:rsid w:val="00392307"/>
    <w:rsid w:val="003925A1"/>
    <w:rsid w:val="00397CC1"/>
    <w:rsid w:val="0040286A"/>
    <w:rsid w:val="0041769E"/>
    <w:rsid w:val="00424A6D"/>
    <w:rsid w:val="00425859"/>
    <w:rsid w:val="004606C9"/>
    <w:rsid w:val="004613FA"/>
    <w:rsid w:val="00472C37"/>
    <w:rsid w:val="00474DAB"/>
    <w:rsid w:val="0047642C"/>
    <w:rsid w:val="00481626"/>
    <w:rsid w:val="004A769E"/>
    <w:rsid w:val="004C0F18"/>
    <w:rsid w:val="004C0FA8"/>
    <w:rsid w:val="004D467B"/>
    <w:rsid w:val="005027F8"/>
    <w:rsid w:val="00502E0F"/>
    <w:rsid w:val="00507D87"/>
    <w:rsid w:val="00513E19"/>
    <w:rsid w:val="00521431"/>
    <w:rsid w:val="005218DE"/>
    <w:rsid w:val="005303C0"/>
    <w:rsid w:val="00542BA5"/>
    <w:rsid w:val="00547087"/>
    <w:rsid w:val="005513F8"/>
    <w:rsid w:val="00572FB8"/>
    <w:rsid w:val="00573438"/>
    <w:rsid w:val="005748CB"/>
    <w:rsid w:val="005912D9"/>
    <w:rsid w:val="005926A6"/>
    <w:rsid w:val="005A46A9"/>
    <w:rsid w:val="005B5D7D"/>
    <w:rsid w:val="005D7538"/>
    <w:rsid w:val="005F43D2"/>
    <w:rsid w:val="005F53D4"/>
    <w:rsid w:val="00616BB5"/>
    <w:rsid w:val="00620775"/>
    <w:rsid w:val="006256A6"/>
    <w:rsid w:val="006310D1"/>
    <w:rsid w:val="00641BB8"/>
    <w:rsid w:val="00651072"/>
    <w:rsid w:val="006531E3"/>
    <w:rsid w:val="00653D99"/>
    <w:rsid w:val="00680DFF"/>
    <w:rsid w:val="006B012A"/>
    <w:rsid w:val="006B08AF"/>
    <w:rsid w:val="006B3D93"/>
    <w:rsid w:val="006B53BC"/>
    <w:rsid w:val="006C7CD5"/>
    <w:rsid w:val="006D4445"/>
    <w:rsid w:val="006E2879"/>
    <w:rsid w:val="006E5819"/>
    <w:rsid w:val="007246E1"/>
    <w:rsid w:val="007722B2"/>
    <w:rsid w:val="00776FBF"/>
    <w:rsid w:val="00787E95"/>
    <w:rsid w:val="00794E3D"/>
    <w:rsid w:val="007D01BA"/>
    <w:rsid w:val="007D0DFB"/>
    <w:rsid w:val="0080271C"/>
    <w:rsid w:val="00802E5D"/>
    <w:rsid w:val="00804270"/>
    <w:rsid w:val="0080691A"/>
    <w:rsid w:val="0081296E"/>
    <w:rsid w:val="00814353"/>
    <w:rsid w:val="00843D1B"/>
    <w:rsid w:val="0087214F"/>
    <w:rsid w:val="00875029"/>
    <w:rsid w:val="00897475"/>
    <w:rsid w:val="008B4934"/>
    <w:rsid w:val="008D41E3"/>
    <w:rsid w:val="008F1FDD"/>
    <w:rsid w:val="008F3AB0"/>
    <w:rsid w:val="008F4001"/>
    <w:rsid w:val="00905433"/>
    <w:rsid w:val="00912645"/>
    <w:rsid w:val="00932550"/>
    <w:rsid w:val="009337DB"/>
    <w:rsid w:val="009346DA"/>
    <w:rsid w:val="00943355"/>
    <w:rsid w:val="00946B2C"/>
    <w:rsid w:val="00960168"/>
    <w:rsid w:val="00960A05"/>
    <w:rsid w:val="00977DA4"/>
    <w:rsid w:val="00986418"/>
    <w:rsid w:val="009958B7"/>
    <w:rsid w:val="009A6445"/>
    <w:rsid w:val="009B2015"/>
    <w:rsid w:val="009B2627"/>
    <w:rsid w:val="009B4A41"/>
    <w:rsid w:val="009C1859"/>
    <w:rsid w:val="009C18B1"/>
    <w:rsid w:val="009C5BAF"/>
    <w:rsid w:val="009C5E70"/>
    <w:rsid w:val="009C5E95"/>
    <w:rsid w:val="009C5ED5"/>
    <w:rsid w:val="009D7732"/>
    <w:rsid w:val="009E244B"/>
    <w:rsid w:val="009E2588"/>
    <w:rsid w:val="009F5DCC"/>
    <w:rsid w:val="009F69CE"/>
    <w:rsid w:val="00A00B73"/>
    <w:rsid w:val="00A06FB3"/>
    <w:rsid w:val="00A10854"/>
    <w:rsid w:val="00A132E1"/>
    <w:rsid w:val="00A1465F"/>
    <w:rsid w:val="00A16435"/>
    <w:rsid w:val="00A272A9"/>
    <w:rsid w:val="00A50B8C"/>
    <w:rsid w:val="00A51B6F"/>
    <w:rsid w:val="00A546AB"/>
    <w:rsid w:val="00A67B95"/>
    <w:rsid w:val="00A70294"/>
    <w:rsid w:val="00A84AD9"/>
    <w:rsid w:val="00A87D3D"/>
    <w:rsid w:val="00AC0A83"/>
    <w:rsid w:val="00AC2CEA"/>
    <w:rsid w:val="00AD16A6"/>
    <w:rsid w:val="00AD2FB1"/>
    <w:rsid w:val="00AE3CF2"/>
    <w:rsid w:val="00AE5905"/>
    <w:rsid w:val="00AF5A33"/>
    <w:rsid w:val="00AF6C77"/>
    <w:rsid w:val="00AF7BBC"/>
    <w:rsid w:val="00B10536"/>
    <w:rsid w:val="00B23DD2"/>
    <w:rsid w:val="00B56D7A"/>
    <w:rsid w:val="00B5762D"/>
    <w:rsid w:val="00B63B4A"/>
    <w:rsid w:val="00B670F3"/>
    <w:rsid w:val="00B763E8"/>
    <w:rsid w:val="00B8415D"/>
    <w:rsid w:val="00B869D0"/>
    <w:rsid w:val="00B907BA"/>
    <w:rsid w:val="00BF4D8B"/>
    <w:rsid w:val="00BF5C19"/>
    <w:rsid w:val="00BF5D38"/>
    <w:rsid w:val="00BF7BC7"/>
    <w:rsid w:val="00C04E74"/>
    <w:rsid w:val="00C05949"/>
    <w:rsid w:val="00C1799C"/>
    <w:rsid w:val="00C37502"/>
    <w:rsid w:val="00C37846"/>
    <w:rsid w:val="00C446E6"/>
    <w:rsid w:val="00C625FD"/>
    <w:rsid w:val="00C6395B"/>
    <w:rsid w:val="00C67406"/>
    <w:rsid w:val="00C90020"/>
    <w:rsid w:val="00C94A1E"/>
    <w:rsid w:val="00CC4841"/>
    <w:rsid w:val="00CD6112"/>
    <w:rsid w:val="00CE246C"/>
    <w:rsid w:val="00CF7372"/>
    <w:rsid w:val="00D25C1A"/>
    <w:rsid w:val="00D5314B"/>
    <w:rsid w:val="00D56D73"/>
    <w:rsid w:val="00D64FC8"/>
    <w:rsid w:val="00D74C78"/>
    <w:rsid w:val="00D86F68"/>
    <w:rsid w:val="00D93DEC"/>
    <w:rsid w:val="00D9529F"/>
    <w:rsid w:val="00DC7CF7"/>
    <w:rsid w:val="00DD102D"/>
    <w:rsid w:val="00DD2F4E"/>
    <w:rsid w:val="00DD4DDA"/>
    <w:rsid w:val="00DE567C"/>
    <w:rsid w:val="00DE7159"/>
    <w:rsid w:val="00E13907"/>
    <w:rsid w:val="00E22D95"/>
    <w:rsid w:val="00E23CF3"/>
    <w:rsid w:val="00E3399C"/>
    <w:rsid w:val="00E36396"/>
    <w:rsid w:val="00E52B77"/>
    <w:rsid w:val="00E619D9"/>
    <w:rsid w:val="00E61D64"/>
    <w:rsid w:val="00E63EF9"/>
    <w:rsid w:val="00E70CC0"/>
    <w:rsid w:val="00E766E5"/>
    <w:rsid w:val="00E8387A"/>
    <w:rsid w:val="00E90DAC"/>
    <w:rsid w:val="00E96173"/>
    <w:rsid w:val="00EB7E6C"/>
    <w:rsid w:val="00ED5680"/>
    <w:rsid w:val="00ED710A"/>
    <w:rsid w:val="00EE7076"/>
    <w:rsid w:val="00F124D2"/>
    <w:rsid w:val="00F52218"/>
    <w:rsid w:val="00F54915"/>
    <w:rsid w:val="00F62E3C"/>
    <w:rsid w:val="00F678E8"/>
    <w:rsid w:val="00F94290"/>
    <w:rsid w:val="00FB48D4"/>
    <w:rsid w:val="00FC0004"/>
    <w:rsid w:val="00FE08F8"/>
    <w:rsid w:val="0265686A"/>
    <w:rsid w:val="044F2BEF"/>
    <w:rsid w:val="0A552584"/>
    <w:rsid w:val="0BFE3873"/>
    <w:rsid w:val="1030799A"/>
    <w:rsid w:val="14EB8F51"/>
    <w:rsid w:val="19DFA4A0"/>
    <w:rsid w:val="19F71CA3"/>
    <w:rsid w:val="1AAC21BA"/>
    <w:rsid w:val="1BA42F3C"/>
    <w:rsid w:val="1EA51C0F"/>
    <w:rsid w:val="22CE1038"/>
    <w:rsid w:val="25062AFD"/>
    <w:rsid w:val="26DF8F5D"/>
    <w:rsid w:val="27FF9590"/>
    <w:rsid w:val="29F1B33C"/>
    <w:rsid w:val="2E6FB36E"/>
    <w:rsid w:val="33DD580A"/>
    <w:rsid w:val="356A35B2"/>
    <w:rsid w:val="373D6C49"/>
    <w:rsid w:val="3779346E"/>
    <w:rsid w:val="37939E98"/>
    <w:rsid w:val="3AFDE6D7"/>
    <w:rsid w:val="3BBD9750"/>
    <w:rsid w:val="3D191504"/>
    <w:rsid w:val="3D242CE3"/>
    <w:rsid w:val="3EB76B20"/>
    <w:rsid w:val="3F3DE8C6"/>
    <w:rsid w:val="41421FC1"/>
    <w:rsid w:val="45FA6388"/>
    <w:rsid w:val="46F5E901"/>
    <w:rsid w:val="4A7E21FE"/>
    <w:rsid w:val="4B7DF814"/>
    <w:rsid w:val="4DC23F12"/>
    <w:rsid w:val="4EC267A8"/>
    <w:rsid w:val="57FCDCDD"/>
    <w:rsid w:val="597FA1A5"/>
    <w:rsid w:val="59FEE1E4"/>
    <w:rsid w:val="5BAD2FE3"/>
    <w:rsid w:val="5C5803B7"/>
    <w:rsid w:val="5C6E7C71"/>
    <w:rsid w:val="5DE7886E"/>
    <w:rsid w:val="5E54299B"/>
    <w:rsid w:val="5EFEC5B9"/>
    <w:rsid w:val="5F739395"/>
    <w:rsid w:val="5F7D5B2A"/>
    <w:rsid w:val="5FDF8BBD"/>
    <w:rsid w:val="5FF62325"/>
    <w:rsid w:val="5FFEB818"/>
    <w:rsid w:val="63E142B9"/>
    <w:rsid w:val="688650BD"/>
    <w:rsid w:val="68F6A4BF"/>
    <w:rsid w:val="6AFF75E9"/>
    <w:rsid w:val="6B8E75F2"/>
    <w:rsid w:val="6BBF37D8"/>
    <w:rsid w:val="6DE65381"/>
    <w:rsid w:val="6F2BB55B"/>
    <w:rsid w:val="6F6712E0"/>
    <w:rsid w:val="6FAF0875"/>
    <w:rsid w:val="6FBA411F"/>
    <w:rsid w:val="6FBF77E3"/>
    <w:rsid w:val="6FC3EB7B"/>
    <w:rsid w:val="6FD73DB1"/>
    <w:rsid w:val="6FD7B55A"/>
    <w:rsid w:val="6FDF47CB"/>
    <w:rsid w:val="6FEB1743"/>
    <w:rsid w:val="6FEEC3D3"/>
    <w:rsid w:val="703A7B93"/>
    <w:rsid w:val="725A8595"/>
    <w:rsid w:val="73FD8C7D"/>
    <w:rsid w:val="747BE361"/>
    <w:rsid w:val="75448E19"/>
    <w:rsid w:val="76BFBA61"/>
    <w:rsid w:val="775B4BBC"/>
    <w:rsid w:val="776E64E5"/>
    <w:rsid w:val="777F9BCB"/>
    <w:rsid w:val="781EE84D"/>
    <w:rsid w:val="794B55E4"/>
    <w:rsid w:val="7B7F774C"/>
    <w:rsid w:val="7BF3E82E"/>
    <w:rsid w:val="7BFFE7B1"/>
    <w:rsid w:val="7C35067D"/>
    <w:rsid w:val="7C7DBE1D"/>
    <w:rsid w:val="7D491C43"/>
    <w:rsid w:val="7D948646"/>
    <w:rsid w:val="7DDDF01D"/>
    <w:rsid w:val="7DFB8C12"/>
    <w:rsid w:val="7DFF284D"/>
    <w:rsid w:val="7E774294"/>
    <w:rsid w:val="7E96193A"/>
    <w:rsid w:val="7EE784FD"/>
    <w:rsid w:val="7EFEDEF2"/>
    <w:rsid w:val="7F1E78E9"/>
    <w:rsid w:val="7F3ABE52"/>
    <w:rsid w:val="7F738A3B"/>
    <w:rsid w:val="7F7EC74C"/>
    <w:rsid w:val="7F7F5D34"/>
    <w:rsid w:val="7FA1D764"/>
    <w:rsid w:val="7FE94EDC"/>
    <w:rsid w:val="7FEFE0E3"/>
    <w:rsid w:val="7FF646F7"/>
    <w:rsid w:val="7FF6E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DB8F999"/>
  <w15:chartTrackingRefBased/>
  <w15:docId w15:val="{5B9E24DB-3791-402B-9A05-259375E19C32}"/>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semiHidden="1" w:uiPriority="99" w:unhideWhenUsed="1" w:qFormat="1"/>
    <w:lsdException w:name="index 3" w:semiHidden="1" w:uiPriority="99" w:unhideWhenUsed="1" w:qFormat="1"/>
    <w:lsdException w:name="index 4" w:semiHidden="1" w:uiPriority="99" w:unhideWhenUsed="1" w:qFormat="1"/>
    <w:lsdException w:name="index 5" w:semiHidden="1" w:uiPriority="99" w:unhideWhenUsed="1" w:qFormat="1"/>
    <w:lsdException w:name="index 6" w:semiHidden="1" w:uiPriority="99" w:unhideWhenUsed="1" w:qFormat="1"/>
    <w:lsdException w:name="index 7" w:semiHidden="1" w:uiPriority="99" w:unhideWhenUsed="1" w:qFormat="1"/>
    <w:lsdException w:name="index 8" w:semiHidden="1" w:uiPriority="99" w:unhideWhenUsed="1" w:qFormat="1"/>
    <w:lsdException w:name="index 9" w:semiHidden="1" w:uiPriority="99"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unhideWhenUsed="1" w:qFormat="1"/>
    <w:lsdException w:name="footnote text" w:qFormat="1"/>
    <w:lsdException w:name="annotation text" w:uiPriority="99" w:qFormat="1"/>
    <w:lsdException w:name="header" w:uiPriority="99" w:qFormat="1"/>
    <w:lsdException w:name="footer" w:uiPriority="99" w:qFormat="1"/>
    <w:lsdException w:name="index heading" w:uiPriority="99" w:qFormat="1"/>
    <w:lsdException w:name="caption" w:uiPriority="35" w:qFormat="1"/>
    <w:lsdException w:name="table of figures" w:uiPriority="99" w:qFormat="1"/>
    <w:lsdException w:name="envelope address" w:semiHidden="1" w:uiPriority="39" w:unhideWhenUsed="1" w:qFormat="1"/>
    <w:lsdException w:name="envelope return" w:semiHidden="1" w:unhideWhenUsed="1" w:qFormat="1"/>
    <w:lsdException w:name="footnote reference" w:qFormat="1"/>
    <w:lsdException w:name="annotation reference" w:uiPriority="99" w:qFormat="1"/>
    <w:lsdException w:name="line number" w:semiHidden="1" w:unhideWhenUsed="1" w:qFormat="1"/>
    <w:lsdException w:name="page number" w:qFormat="1"/>
    <w:lsdException w:name="endnote reference" w:unhideWhenUsed="1" w:qFormat="1"/>
    <w:lsdException w:name="endnote text" w:uiPriority="99" w:unhideWhenUsed="1" w:qFormat="1"/>
    <w:lsdException w:name="table of authorities" w:semiHidden="1" w:unhideWhenUsed="1" w:qFormat="1"/>
    <w:lsdException w:name="macro" w:qFormat="1"/>
    <w:lsdException w:name="toa heading" w:semiHidden="1" w:unhideWhenUsed="1" w:qFormat="1"/>
    <w:lsdException w:name="List" w:uiPriority="99" w:unhideWhenUsed="1" w:qFormat="1"/>
    <w:lsdException w:name="List Bullet" w:uiPriority="99" w:unhideWhenUsed="1" w:qFormat="1"/>
    <w:lsdException w:name="List Number" w:uiPriority="99" w:qFormat="1"/>
    <w:lsdException w:name="List 2" w:semiHidden="1" w:unhideWhenUsed="1" w:qFormat="1"/>
    <w:lsdException w:name="List 3" w:semiHidden="1" w:uiPriority="99" w:unhideWhenUsed="1" w:qFormat="1"/>
    <w:lsdException w:name="List 4" w:semiHidden="1" w:uiPriority="34" w:unhideWhenUsed="1" w:qFormat="1"/>
    <w:lsdException w:name="List 5" w:semiHidden="1" w:unhideWhenUsed="1"/>
    <w:lsdException w:name="List Bullet 2" w:uiPriority="99" w:unhideWhenUsed="1" w:qFormat="1"/>
    <w:lsdException w:name="List Bullet 3" w:uiPriority="99" w:qFormat="1"/>
    <w:lsdException w:name="List Bullet 4" w:uiPriority="99" w:unhideWhenUsed="1" w:qFormat="1"/>
    <w:lsdException w:name="List Bullet 5" w:qFormat="1"/>
    <w:lsdException w:name="List Number 2" w:uiPriority="99" w:qFormat="1"/>
    <w:lsdException w:name="List Number 3" w:uiPriority="99" w:unhideWhenUsed="1" w:qFormat="1"/>
    <w:lsdException w:name="List Number 4" w:qFormat="1"/>
    <w:lsdException w:name="List Number 5" w:qFormat="1"/>
    <w:lsdException w:name="Title" w:qFormat="1"/>
    <w:lsdException w:name="Closing" w:unhideWhenUsed="1" w:qFormat="1"/>
    <w:lsdException w:name="Signature" w:uiPriority="99" w:unhideWhenUsed="1" w:qFormat="1"/>
    <w:lsdException w:name="Default Paragraph Font" w:uiPriority="1" w:unhideWhenUsed="1"/>
    <w:lsdException w:name="Body Text" w:qFormat="1"/>
    <w:lsdException w:name="Body Text Indent" w:qFormat="1"/>
    <w:lsdException w:name="List Continue" w:semiHidden="1" w:uiPriority="99" w:unhideWhenUsed="1" w:qFormat="1"/>
    <w:lsdException w:name="List Continue 2" w:uiPriority="99" w:qFormat="1"/>
    <w:lsdException w:name="List Continue 3" w:uiPriority="99" w:qFormat="1"/>
    <w:lsdException w:name="List Continue 4" w:uiPriority="34" w:qFormat="1"/>
    <w:lsdException w:name="List Continue 5" w:uiPriority="34" w:qFormat="1"/>
    <w:lsdException w:name="Message Header" w:unhideWhenUsed="1" w:qFormat="1"/>
    <w:lsdException w:name="Subtitle" w:uiPriority="11" w:qFormat="1"/>
    <w:lsdException w:name="Salutation" w:qFormat="1"/>
    <w:lsdException w:name="Date" w:qFormat="1"/>
    <w:lsdException w:name="Body Text First Indent" w:uiPriority="99" w:unhideWhenUsed="1" w:qFormat="1"/>
    <w:lsdException w:name="Body Text First Indent 2" w:uiPriority="99" w:unhideWhenUsed="1" w:qFormat="1"/>
    <w:lsdException w:name="Note Heading" w:unhideWhenUsed="1" w:qFormat="1"/>
    <w:lsdException w:name="Body Text 2" w:uiPriority="99" w:unhideWhenUsed="1" w:qFormat="1"/>
    <w:lsdException w:name="Body Text 3" w:unhideWhenUsed="1" w:qFormat="1"/>
    <w:lsdException w:name="Body Text Indent 2" w:qFormat="1"/>
    <w:lsdException w:name="Body Text Indent 3" w:qFormat="1"/>
    <w:lsdException w:name="Block Text" w:uiPriority="99" w:qFormat="1"/>
    <w:lsdException w:name="Hyperlink" w:uiPriority="99" w:qFormat="1"/>
    <w:lsdException w:name="FollowedHyperlink" w:uiPriority="99" w:qFormat="1"/>
    <w:lsdException w:name="Strong" w:qFormat="1"/>
    <w:lsdException w:name="Emphasis" w:uiPriority="20" w:qFormat="1"/>
    <w:lsdException w:name="Document Map" w:qFormat="1"/>
    <w:lsdException w:name="Plain Text" w:uiPriority="99" w:qFormat="1"/>
    <w:lsdException w:name="E-mail Signature" w:unhideWhenUsed="1" w:qFormat="1"/>
    <w:lsdException w:name="HTML Top of Form" w:semiHidden="1" w:uiPriority="99" w:unhideWhenUsed="1"/>
    <w:lsdException w:name="HTML Bottom of Form" w:semiHidden="1" w:uiPriority="99" w:unhideWhenUsed="1"/>
    <w:lsdException w:name="Normal (Web)" w:unhideWhenUsed="1" w:qFormat="1"/>
    <w:lsdException w:name="HTML Acronym" w:semiHidden="1" w:uiPriority="99" w:unhideWhenUsed="1" w:qFormat="1"/>
    <w:lsdException w:name="HTML Address" w:unhideWhenUsed="1" w:qFormat="1"/>
    <w:lsdException w:name="HTML Cite" w:semiHidden="1" w:uiPriority="99" w:unhideWhenUsed="1" w:qFormat="1"/>
    <w:lsdException w:name="HTML Code" w:semiHidden="1" w:uiPriority="99" w:unhideWhenUsed="1" w:qFormat="1"/>
    <w:lsdException w:name="HTML Definition" w:semiHidden="1" w:uiPriority="99" w:unhideWhenUsed="1" w:qFormat="1"/>
    <w:lsdException w:name="HTML Keyboard" w:semiHidden="1" w:unhideWhenUsed="1" w:qFormat="1"/>
    <w:lsdException w:name="HTML Preformatted" w:unhideWhenUsed="1" w:qFormat="1"/>
    <w:lsdException w:name="HTML Sample" w:semiHidden="1" w:unhideWhenUsed="1" w:qFormat="1"/>
    <w:lsdException w:name="HTML Typewriter" w:semiHidden="1" w:unhideWhenUsed="1" w:qFormat="1"/>
    <w:lsdException w:name="HTML Variable" w:semiHidden="1" w:uiPriority="99" w:unhideWhenUsed="1"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iPriority="99"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uiPriority="59" w:qFormat="1"/>
    <w:lsdException w:name="Table Theme" w:semiHidden="1" w:unhideWhenUsed="1" w:qFormat="1"/>
    <w:lsdException w:name="Placeholder Text" w:uiPriority="99" w:unhideWhenUsed="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6256A6"/>
    <w:pPr>
      <w:widowControl w:val="0"/>
      <w:jc w:val="both"/>
    </w:pPr>
    <w:rPr>
      <w:kern w:val="2"/>
      <w:sz w:val="21"/>
      <w:szCs w:val="24"/>
    </w:rPr>
  </w:style>
  <w:style w:type="paragraph" w:styleId="11">
    <w:name w:val="heading 1"/>
    <w:basedOn w:val="a3"/>
    <w:next w:val="a3"/>
    <w:link w:val="12"/>
    <w:qFormat/>
    <w:pPr>
      <w:keepNext/>
      <w:keepLines/>
      <w:spacing w:beforeLines="50" w:after="330" w:line="578" w:lineRule="auto"/>
      <w:ind w:firstLineChars="200" w:firstLine="200"/>
      <w:outlineLvl w:val="0"/>
    </w:pPr>
    <w:rPr>
      <w:rFonts w:ascii="Times New Roman" w:hAnsi="Times New Roman"/>
      <w:b/>
      <w:bCs/>
      <w:kern w:val="44"/>
      <w:sz w:val="44"/>
      <w:szCs w:val="44"/>
    </w:rPr>
  </w:style>
  <w:style w:type="paragraph" w:styleId="2">
    <w:name w:val="heading 2"/>
    <w:basedOn w:val="a3"/>
    <w:next w:val="a3"/>
    <w:link w:val="20"/>
    <w:qFormat/>
    <w:pPr>
      <w:keepNext/>
      <w:keepLines/>
      <w:spacing w:beforeLines="50" w:after="260" w:line="416" w:lineRule="auto"/>
      <w:ind w:firstLineChars="200" w:firstLine="200"/>
      <w:outlineLvl w:val="1"/>
    </w:pPr>
    <w:rPr>
      <w:rFonts w:ascii="Arial" w:eastAsia="黑体" w:hAnsi="Arial"/>
      <w:b/>
      <w:bCs/>
      <w:sz w:val="32"/>
      <w:szCs w:val="32"/>
    </w:rPr>
  </w:style>
  <w:style w:type="paragraph" w:styleId="3">
    <w:name w:val="heading 3"/>
    <w:basedOn w:val="a3"/>
    <w:next w:val="a3"/>
    <w:link w:val="30"/>
    <w:qFormat/>
    <w:pPr>
      <w:keepNext/>
      <w:keepLines/>
      <w:spacing w:beforeLines="50" w:after="260" w:line="416" w:lineRule="auto"/>
      <w:ind w:firstLineChars="200" w:firstLine="200"/>
      <w:outlineLvl w:val="2"/>
    </w:pPr>
    <w:rPr>
      <w:rFonts w:ascii="Times New Roman" w:hAnsi="Times New Roman"/>
      <w:b/>
      <w:bCs/>
      <w:sz w:val="32"/>
      <w:szCs w:val="32"/>
    </w:rPr>
  </w:style>
  <w:style w:type="paragraph" w:styleId="4">
    <w:name w:val="heading 4"/>
    <w:basedOn w:val="a3"/>
    <w:next w:val="a3"/>
    <w:link w:val="40"/>
    <w:uiPriority w:val="9"/>
    <w:qFormat/>
    <w:pPr>
      <w:keepNext/>
      <w:keepLines/>
      <w:adjustRightInd w:val="0"/>
      <w:spacing w:after="290" w:line="376" w:lineRule="atLeast"/>
      <w:ind w:left="-420" w:firstLine="420"/>
      <w:jc w:val="left"/>
      <w:outlineLvl w:val="3"/>
    </w:pPr>
    <w:rPr>
      <w:rFonts w:ascii="Arial" w:eastAsia="黑体" w:hAnsi="Arial"/>
      <w:b/>
      <w:color w:val="000000"/>
      <w:kern w:val="0"/>
      <w:sz w:val="28"/>
      <w:szCs w:val="20"/>
    </w:rPr>
  </w:style>
  <w:style w:type="paragraph" w:styleId="5">
    <w:name w:val="heading 5"/>
    <w:basedOn w:val="a3"/>
    <w:next w:val="a3"/>
    <w:link w:val="50"/>
    <w:uiPriority w:val="9"/>
    <w:qFormat/>
    <w:pPr>
      <w:keepNext/>
      <w:keepLines/>
      <w:widowControl/>
      <w:spacing w:after="290" w:line="374" w:lineRule="auto"/>
      <w:ind w:left="3" w:firstLine="357"/>
      <w:outlineLvl w:val="4"/>
    </w:pPr>
    <w:rPr>
      <w:rFonts w:ascii="Arial" w:hAnsi="Arial"/>
      <w:b/>
      <w:bCs/>
      <w:kern w:val="0"/>
      <w:sz w:val="28"/>
      <w:szCs w:val="28"/>
      <w:lang w:val="en-GB" w:eastAsia="en-US"/>
    </w:rPr>
  </w:style>
  <w:style w:type="paragraph" w:styleId="6">
    <w:name w:val="heading 6"/>
    <w:basedOn w:val="a3"/>
    <w:next w:val="a3"/>
    <w:link w:val="60"/>
    <w:uiPriority w:val="9"/>
    <w:qFormat/>
    <w:pPr>
      <w:keepNext/>
      <w:keepLines/>
      <w:widowControl/>
      <w:numPr>
        <w:ilvl w:val="5"/>
        <w:numId w:val="1"/>
      </w:numPr>
      <w:tabs>
        <w:tab w:val="left" w:pos="360"/>
      </w:tabs>
      <w:spacing w:beforeLines="50" w:after="64" w:line="319" w:lineRule="auto"/>
      <w:ind w:firstLineChars="200" w:firstLine="200"/>
      <w:outlineLvl w:val="5"/>
    </w:pPr>
    <w:rPr>
      <w:rFonts w:ascii="Cambria" w:hAnsi="Cambria"/>
      <w:kern w:val="0"/>
      <w:sz w:val="24"/>
      <w:lang w:val="en-GB" w:eastAsia="en-US"/>
    </w:rPr>
  </w:style>
  <w:style w:type="paragraph" w:styleId="7">
    <w:name w:val="heading 7"/>
    <w:basedOn w:val="a3"/>
    <w:next w:val="a3"/>
    <w:link w:val="70"/>
    <w:uiPriority w:val="9"/>
    <w:qFormat/>
    <w:pPr>
      <w:keepNext/>
      <w:keepLines/>
      <w:numPr>
        <w:ilvl w:val="6"/>
        <w:numId w:val="1"/>
      </w:numPr>
      <w:tabs>
        <w:tab w:val="left" w:pos="360"/>
      </w:tabs>
      <w:adjustRightInd w:val="0"/>
      <w:spacing w:after="64" w:line="320" w:lineRule="atLeast"/>
      <w:ind w:firstLine="0"/>
      <w:jc w:val="left"/>
      <w:outlineLvl w:val="6"/>
    </w:pPr>
    <w:rPr>
      <w:rFonts w:ascii="宋体" w:hAnsi="宋体"/>
      <w:b/>
      <w:color w:val="000000"/>
      <w:kern w:val="0"/>
      <w:sz w:val="24"/>
      <w:szCs w:val="20"/>
    </w:rPr>
  </w:style>
  <w:style w:type="paragraph" w:styleId="8">
    <w:name w:val="heading 8"/>
    <w:basedOn w:val="a3"/>
    <w:next w:val="a3"/>
    <w:link w:val="80"/>
    <w:uiPriority w:val="9"/>
    <w:qFormat/>
    <w:pPr>
      <w:keepNext/>
      <w:keepLines/>
      <w:numPr>
        <w:ilvl w:val="7"/>
        <w:numId w:val="1"/>
      </w:numPr>
      <w:tabs>
        <w:tab w:val="left" w:pos="720"/>
      </w:tabs>
      <w:adjustRightInd w:val="0"/>
      <w:spacing w:after="64" w:line="320" w:lineRule="atLeast"/>
      <w:ind w:firstLine="0"/>
      <w:jc w:val="left"/>
      <w:outlineLvl w:val="7"/>
    </w:pPr>
    <w:rPr>
      <w:rFonts w:ascii="Arial" w:eastAsia="黑体" w:hAnsi="Arial"/>
      <w:color w:val="000000"/>
      <w:kern w:val="0"/>
      <w:sz w:val="24"/>
      <w:szCs w:val="20"/>
    </w:rPr>
  </w:style>
  <w:style w:type="paragraph" w:styleId="9">
    <w:name w:val="heading 9"/>
    <w:basedOn w:val="a3"/>
    <w:next w:val="a3"/>
    <w:link w:val="90"/>
    <w:uiPriority w:val="9"/>
    <w:qFormat/>
    <w:pPr>
      <w:keepNext/>
      <w:keepLines/>
      <w:numPr>
        <w:ilvl w:val="8"/>
        <w:numId w:val="1"/>
      </w:numPr>
      <w:adjustRightInd w:val="0"/>
      <w:spacing w:after="64" w:line="320" w:lineRule="atLeast"/>
      <w:jc w:val="left"/>
      <w:outlineLvl w:val="8"/>
    </w:pPr>
    <w:rPr>
      <w:rFonts w:ascii="Arial" w:eastAsia="黑体" w:hAnsi="Arial"/>
      <w:color w:val="000000"/>
      <w:kern w:val="0"/>
      <w:sz w:val="24"/>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link w:val="13"/>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sz w:val="24"/>
    </w:rPr>
  </w:style>
  <w:style w:type="character" w:customStyle="1" w:styleId="13">
    <w:name w:val="宏文本 字符1"/>
    <w:link w:val="a7"/>
    <w:uiPriority w:val="99"/>
    <w:qFormat/>
    <w:rPr>
      <w:rFonts w:ascii="Courier New" w:hAnsi="Courier New"/>
      <w:sz w:val="24"/>
    </w:rPr>
  </w:style>
  <w:style w:type="character" w:customStyle="1" w:styleId="12">
    <w:name w:val="标题 1 字符"/>
    <w:link w:val="11"/>
    <w:qFormat/>
    <w:rPr>
      <w:rFonts w:ascii="Times New Roman" w:hAnsi="Times New Roman"/>
      <w:b/>
      <w:bCs/>
      <w:kern w:val="44"/>
      <w:sz w:val="44"/>
      <w:szCs w:val="44"/>
    </w:rPr>
  </w:style>
  <w:style w:type="character" w:customStyle="1" w:styleId="20">
    <w:name w:val="标题 2 字符"/>
    <w:link w:val="2"/>
    <w:qFormat/>
    <w:rPr>
      <w:rFonts w:ascii="Arial" w:eastAsia="黑体" w:hAnsi="Arial"/>
      <w:b/>
      <w:bCs/>
      <w:kern w:val="2"/>
      <w:sz w:val="32"/>
      <w:szCs w:val="32"/>
    </w:rPr>
  </w:style>
  <w:style w:type="character" w:customStyle="1" w:styleId="30">
    <w:name w:val="标题 3 字符"/>
    <w:link w:val="3"/>
    <w:qFormat/>
    <w:rPr>
      <w:rFonts w:ascii="Times New Roman" w:hAnsi="Times New Roman"/>
      <w:b/>
      <w:bCs/>
      <w:kern w:val="2"/>
      <w:sz w:val="32"/>
      <w:szCs w:val="32"/>
    </w:rPr>
  </w:style>
  <w:style w:type="character" w:customStyle="1" w:styleId="40">
    <w:name w:val="标题 4 字符"/>
    <w:link w:val="4"/>
    <w:uiPriority w:val="9"/>
    <w:qFormat/>
    <w:rPr>
      <w:rFonts w:ascii="Arial" w:eastAsia="黑体" w:hAnsi="Arial"/>
      <w:b/>
      <w:color w:val="000000"/>
      <w:sz w:val="28"/>
    </w:rPr>
  </w:style>
  <w:style w:type="character" w:customStyle="1" w:styleId="50">
    <w:name w:val="标题 5 字符"/>
    <w:link w:val="5"/>
    <w:uiPriority w:val="9"/>
    <w:qFormat/>
    <w:rPr>
      <w:rFonts w:ascii="Arial" w:hAnsi="Arial"/>
      <w:b/>
      <w:bCs/>
      <w:sz w:val="28"/>
      <w:szCs w:val="28"/>
      <w:lang w:val="en-GB" w:eastAsia="en-US"/>
    </w:rPr>
  </w:style>
  <w:style w:type="character" w:customStyle="1" w:styleId="60">
    <w:name w:val="标题 6 字符"/>
    <w:link w:val="6"/>
    <w:uiPriority w:val="9"/>
    <w:qFormat/>
    <w:rPr>
      <w:rFonts w:ascii="Cambria" w:hAnsi="Cambria"/>
      <w:sz w:val="24"/>
      <w:szCs w:val="24"/>
      <w:lang w:val="en-GB" w:eastAsia="en-US"/>
    </w:rPr>
  </w:style>
  <w:style w:type="character" w:customStyle="1" w:styleId="70">
    <w:name w:val="标题 7 字符"/>
    <w:link w:val="7"/>
    <w:uiPriority w:val="9"/>
    <w:qFormat/>
    <w:rPr>
      <w:rFonts w:ascii="宋体" w:hAnsi="宋体"/>
      <w:b/>
      <w:color w:val="000000"/>
      <w:sz w:val="24"/>
    </w:rPr>
  </w:style>
  <w:style w:type="character" w:customStyle="1" w:styleId="80">
    <w:name w:val="标题 8 字符"/>
    <w:link w:val="8"/>
    <w:uiPriority w:val="9"/>
    <w:qFormat/>
    <w:rPr>
      <w:rFonts w:ascii="Arial" w:eastAsia="黑体" w:hAnsi="Arial"/>
      <w:color w:val="000000"/>
      <w:sz w:val="24"/>
    </w:rPr>
  </w:style>
  <w:style w:type="character" w:customStyle="1" w:styleId="90">
    <w:name w:val="标题 9 字符"/>
    <w:link w:val="9"/>
    <w:uiPriority w:val="9"/>
    <w:qFormat/>
    <w:rPr>
      <w:rFonts w:ascii="Arial" w:eastAsia="黑体" w:hAnsi="Arial"/>
      <w:color w:val="000000"/>
      <w:sz w:val="24"/>
    </w:rPr>
  </w:style>
  <w:style w:type="paragraph" w:styleId="TOC7">
    <w:name w:val="toc 7"/>
    <w:basedOn w:val="a3"/>
    <w:next w:val="a3"/>
    <w:uiPriority w:val="39"/>
    <w:qFormat/>
    <w:pPr>
      <w:spacing w:beforeLines="50" w:line="360" w:lineRule="auto"/>
      <w:ind w:left="1260" w:firstLineChars="200" w:firstLine="200"/>
      <w:jc w:val="left"/>
    </w:pPr>
    <w:rPr>
      <w:rFonts w:cs="Calibri"/>
      <w:sz w:val="20"/>
      <w:szCs w:val="20"/>
    </w:rPr>
  </w:style>
  <w:style w:type="paragraph" w:styleId="22">
    <w:name w:val="List Number 2"/>
    <w:basedOn w:val="a3"/>
    <w:uiPriority w:val="99"/>
    <w:qFormat/>
    <w:pPr>
      <w:widowControl/>
      <w:tabs>
        <w:tab w:val="left" w:pos="840"/>
      </w:tabs>
      <w:ind w:left="840" w:hanging="720"/>
      <w:jc w:val="left"/>
    </w:pPr>
    <w:rPr>
      <w:rFonts w:ascii="宋体" w:hAnsi="宋体"/>
      <w:color w:val="000000"/>
      <w:kern w:val="0"/>
      <w:szCs w:val="20"/>
    </w:rPr>
  </w:style>
  <w:style w:type="paragraph" w:styleId="a8">
    <w:name w:val="Note Heading"/>
    <w:basedOn w:val="a3"/>
    <w:next w:val="a3"/>
    <w:link w:val="14"/>
    <w:unhideWhenUsed/>
    <w:qFormat/>
    <w:pPr>
      <w:spacing w:beforeLines="50" w:line="360" w:lineRule="auto"/>
      <w:ind w:firstLineChars="200" w:firstLine="200"/>
      <w:jc w:val="center"/>
    </w:pPr>
    <w:rPr>
      <w:rFonts w:ascii="Times New Roman" w:hAnsi="Times New Roman"/>
      <w:kern w:val="0"/>
      <w:sz w:val="20"/>
    </w:rPr>
  </w:style>
  <w:style w:type="character" w:customStyle="1" w:styleId="14">
    <w:name w:val="注释标题 字符1"/>
    <w:link w:val="a8"/>
    <w:uiPriority w:val="99"/>
    <w:semiHidden/>
    <w:qFormat/>
    <w:rPr>
      <w:rFonts w:ascii="Times New Roman" w:hAnsi="Times New Roman"/>
      <w:szCs w:val="24"/>
    </w:rPr>
  </w:style>
  <w:style w:type="paragraph" w:styleId="42">
    <w:name w:val="List Bullet 4"/>
    <w:basedOn w:val="a3"/>
    <w:uiPriority w:val="99"/>
    <w:unhideWhenUsed/>
    <w:qFormat/>
    <w:pPr>
      <w:tabs>
        <w:tab w:val="left" w:pos="1620"/>
      </w:tabs>
      <w:ind w:leftChars="600" w:left="1620" w:hangingChars="200" w:hanging="360"/>
    </w:pPr>
    <w:rPr>
      <w:rFonts w:ascii="黑体" w:eastAsia="黑体" w:hAnsi="Times New Roman"/>
      <w:b/>
      <w:bCs/>
      <w:kern w:val="0"/>
      <w:szCs w:val="28"/>
    </w:rPr>
  </w:style>
  <w:style w:type="paragraph" w:styleId="a9">
    <w:name w:val="E-mail Signature"/>
    <w:basedOn w:val="a3"/>
    <w:link w:val="15"/>
    <w:unhideWhenUsed/>
    <w:qFormat/>
    <w:pPr>
      <w:spacing w:beforeLines="50" w:line="360" w:lineRule="auto"/>
      <w:ind w:firstLineChars="200" w:firstLine="200"/>
    </w:pPr>
    <w:rPr>
      <w:rFonts w:ascii="Times New Roman" w:hAnsi="Times New Roman"/>
      <w:kern w:val="0"/>
      <w:sz w:val="24"/>
      <w:szCs w:val="20"/>
    </w:rPr>
  </w:style>
  <w:style w:type="character" w:customStyle="1" w:styleId="15">
    <w:name w:val="电子邮件签名 字符1"/>
    <w:link w:val="a9"/>
    <w:semiHidden/>
    <w:qFormat/>
    <w:rPr>
      <w:rFonts w:ascii="Times New Roman" w:hAnsi="Times New Roman"/>
      <w:sz w:val="24"/>
    </w:rPr>
  </w:style>
  <w:style w:type="paragraph" w:styleId="aa">
    <w:name w:val="List Number"/>
    <w:basedOn w:val="a3"/>
    <w:uiPriority w:val="99"/>
    <w:qFormat/>
    <w:pPr>
      <w:widowControl/>
      <w:tabs>
        <w:tab w:val="left" w:pos="360"/>
        <w:tab w:val="left" w:pos="480"/>
      </w:tabs>
      <w:ind w:left="360" w:hanging="360"/>
      <w:jc w:val="left"/>
    </w:pPr>
    <w:rPr>
      <w:rFonts w:ascii="宋体" w:hAnsi="宋体"/>
      <w:color w:val="000000"/>
      <w:kern w:val="0"/>
      <w:szCs w:val="20"/>
    </w:rPr>
  </w:style>
  <w:style w:type="paragraph" w:styleId="ab">
    <w:name w:val="Normal Indent"/>
    <w:basedOn w:val="a3"/>
    <w:link w:val="ac"/>
    <w:uiPriority w:val="99"/>
    <w:unhideWhenUsed/>
    <w:qFormat/>
    <w:pPr>
      <w:adjustRightInd w:val="0"/>
      <w:snapToGrid w:val="0"/>
      <w:spacing w:after="60" w:line="440" w:lineRule="atLeast"/>
      <w:ind w:firstLineChars="200" w:firstLine="480"/>
    </w:pPr>
    <w:rPr>
      <w:rFonts w:ascii="Times New Roman" w:hAnsi="Times New Roman"/>
      <w:kern w:val="0"/>
      <w:sz w:val="24"/>
    </w:rPr>
  </w:style>
  <w:style w:type="paragraph" w:styleId="ad">
    <w:name w:val="caption"/>
    <w:basedOn w:val="a3"/>
    <w:next w:val="a3"/>
    <w:uiPriority w:val="35"/>
    <w:qFormat/>
    <w:rPr>
      <w:rFonts w:ascii="Arial" w:eastAsia="黑体" w:hAnsi="Arial" w:cs="Arial"/>
      <w:sz w:val="20"/>
      <w:szCs w:val="20"/>
    </w:rPr>
  </w:style>
  <w:style w:type="paragraph" w:styleId="ae">
    <w:name w:val="List Bullet"/>
    <w:basedOn w:val="a3"/>
    <w:uiPriority w:val="99"/>
    <w:unhideWhenUsed/>
    <w:qFormat/>
    <w:pPr>
      <w:tabs>
        <w:tab w:val="left" w:pos="1620"/>
      </w:tabs>
      <w:spacing w:line="440" w:lineRule="atLeast"/>
      <w:ind w:leftChars="600" w:left="1620" w:hangingChars="200" w:hanging="360"/>
    </w:pPr>
    <w:rPr>
      <w:rFonts w:ascii="Times New Roman" w:hAnsi="Times New Roman"/>
      <w:sz w:val="24"/>
      <w:szCs w:val="20"/>
    </w:rPr>
  </w:style>
  <w:style w:type="paragraph" w:styleId="af">
    <w:name w:val="Document Map"/>
    <w:basedOn w:val="a3"/>
    <w:link w:val="af0"/>
    <w:qFormat/>
    <w:rPr>
      <w:rFonts w:ascii="宋体"/>
      <w:sz w:val="18"/>
      <w:szCs w:val="18"/>
    </w:rPr>
  </w:style>
  <w:style w:type="character" w:customStyle="1" w:styleId="af0">
    <w:name w:val="文档结构图 字符"/>
    <w:link w:val="af"/>
    <w:qFormat/>
    <w:rPr>
      <w:rFonts w:ascii="宋体" w:hAnsi="Calibri" w:cs="Times New Roman"/>
      <w:kern w:val="2"/>
      <w:sz w:val="18"/>
      <w:szCs w:val="18"/>
    </w:rPr>
  </w:style>
  <w:style w:type="paragraph" w:styleId="af1">
    <w:name w:val="annotation text"/>
    <w:basedOn w:val="a3"/>
    <w:link w:val="af2"/>
    <w:uiPriority w:val="99"/>
    <w:qFormat/>
    <w:pPr>
      <w:spacing w:beforeLines="50" w:line="360" w:lineRule="auto"/>
      <w:ind w:firstLineChars="200" w:firstLine="200"/>
      <w:jc w:val="left"/>
    </w:pPr>
    <w:rPr>
      <w:rFonts w:ascii="Times New Roman" w:hAnsi="Times New Roman"/>
    </w:rPr>
  </w:style>
  <w:style w:type="character" w:customStyle="1" w:styleId="af2">
    <w:name w:val="批注文字 字符"/>
    <w:link w:val="af1"/>
    <w:uiPriority w:val="99"/>
    <w:qFormat/>
    <w:rPr>
      <w:rFonts w:ascii="Times New Roman" w:hAnsi="Times New Roman"/>
      <w:kern w:val="2"/>
      <w:sz w:val="21"/>
      <w:szCs w:val="24"/>
    </w:rPr>
  </w:style>
  <w:style w:type="paragraph" w:styleId="af3">
    <w:name w:val="Salutation"/>
    <w:basedOn w:val="a3"/>
    <w:next w:val="a3"/>
    <w:link w:val="16"/>
    <w:qFormat/>
    <w:pPr>
      <w:spacing w:beforeLines="50" w:line="360" w:lineRule="auto"/>
      <w:ind w:firstLineChars="200" w:firstLine="200"/>
    </w:pPr>
    <w:rPr>
      <w:rFonts w:ascii="Times New Roman" w:hAnsi="Times New Roman"/>
      <w:kern w:val="0"/>
      <w:sz w:val="24"/>
      <w:szCs w:val="20"/>
    </w:rPr>
  </w:style>
  <w:style w:type="character" w:customStyle="1" w:styleId="16">
    <w:name w:val="称呼 字符1"/>
    <w:link w:val="af3"/>
    <w:uiPriority w:val="99"/>
    <w:qFormat/>
    <w:rPr>
      <w:rFonts w:ascii="Times New Roman" w:hAnsi="Times New Roman"/>
      <w:sz w:val="24"/>
    </w:rPr>
  </w:style>
  <w:style w:type="paragraph" w:styleId="32">
    <w:name w:val="Body Text 3"/>
    <w:basedOn w:val="a3"/>
    <w:link w:val="33"/>
    <w:unhideWhenUsed/>
    <w:qFormat/>
    <w:rPr>
      <w:rFonts w:ascii="Times New Roman" w:hAnsi="Times New Roman"/>
      <w:b/>
      <w:szCs w:val="20"/>
    </w:rPr>
  </w:style>
  <w:style w:type="character" w:customStyle="1" w:styleId="33">
    <w:name w:val="正文文本 3 字符"/>
    <w:link w:val="32"/>
    <w:qFormat/>
    <w:rPr>
      <w:rFonts w:ascii="Times New Roman" w:hAnsi="Times New Roman"/>
      <w:b/>
      <w:kern w:val="2"/>
      <w:sz w:val="21"/>
    </w:rPr>
  </w:style>
  <w:style w:type="paragraph" w:styleId="af4">
    <w:name w:val="Closing"/>
    <w:basedOn w:val="a3"/>
    <w:link w:val="17"/>
    <w:unhideWhenUsed/>
    <w:qFormat/>
    <w:pPr>
      <w:spacing w:beforeLines="50" w:line="360" w:lineRule="auto"/>
      <w:ind w:leftChars="2100" w:left="100" w:firstLineChars="200" w:firstLine="200"/>
    </w:pPr>
    <w:rPr>
      <w:rFonts w:ascii="Times New Roman" w:hAnsi="Times New Roman"/>
      <w:kern w:val="0"/>
      <w:sz w:val="24"/>
      <w:szCs w:val="20"/>
    </w:rPr>
  </w:style>
  <w:style w:type="character" w:customStyle="1" w:styleId="17">
    <w:name w:val="结束语 字符1"/>
    <w:link w:val="af4"/>
    <w:semiHidden/>
    <w:qFormat/>
    <w:rPr>
      <w:rFonts w:ascii="Times New Roman" w:hAnsi="Times New Roman"/>
      <w:sz w:val="24"/>
    </w:rPr>
  </w:style>
  <w:style w:type="paragraph" w:styleId="34">
    <w:name w:val="List Bullet 3"/>
    <w:basedOn w:val="a3"/>
    <w:uiPriority w:val="99"/>
    <w:qFormat/>
    <w:pPr>
      <w:widowControl/>
      <w:tabs>
        <w:tab w:val="left" w:pos="720"/>
        <w:tab w:val="left" w:pos="1200"/>
      </w:tabs>
      <w:ind w:left="1200" w:hanging="425"/>
      <w:jc w:val="left"/>
    </w:pPr>
    <w:rPr>
      <w:rFonts w:ascii="宋体" w:hAnsi="宋体"/>
      <w:color w:val="000000"/>
      <w:kern w:val="0"/>
      <w:szCs w:val="20"/>
    </w:rPr>
  </w:style>
  <w:style w:type="paragraph" w:styleId="af5">
    <w:name w:val="Body Text"/>
    <w:basedOn w:val="a3"/>
    <w:link w:val="af6"/>
    <w:qFormat/>
    <w:pPr>
      <w:snapToGrid w:val="0"/>
      <w:spacing w:beforeLines="50" w:line="396" w:lineRule="auto"/>
      <w:ind w:firstLineChars="200" w:firstLine="200"/>
    </w:pPr>
    <w:rPr>
      <w:rFonts w:ascii="楷体_GB2312" w:eastAsia="楷体_GB2312" w:hAnsi="创艺简楷体"/>
      <w:sz w:val="24"/>
    </w:rPr>
  </w:style>
  <w:style w:type="character" w:customStyle="1" w:styleId="af6">
    <w:name w:val="正文文本 字符"/>
    <w:link w:val="af5"/>
    <w:qFormat/>
    <w:rPr>
      <w:rFonts w:ascii="楷体_GB2312" w:eastAsia="楷体_GB2312" w:hAnsi="创艺简楷体"/>
      <w:kern w:val="2"/>
      <w:sz w:val="24"/>
      <w:szCs w:val="24"/>
    </w:rPr>
  </w:style>
  <w:style w:type="paragraph" w:styleId="af7">
    <w:name w:val="Body Text Indent"/>
    <w:basedOn w:val="a3"/>
    <w:link w:val="af8"/>
    <w:qFormat/>
    <w:pPr>
      <w:spacing w:beforeLines="50" w:after="120" w:line="360" w:lineRule="auto"/>
      <w:ind w:leftChars="200" w:left="420" w:firstLineChars="200" w:firstLine="200"/>
    </w:pPr>
    <w:rPr>
      <w:rFonts w:ascii="Times New Roman" w:hAnsi="Times New Roman"/>
      <w:sz w:val="24"/>
    </w:rPr>
  </w:style>
  <w:style w:type="character" w:customStyle="1" w:styleId="af8">
    <w:name w:val="正文文本缩进 字符"/>
    <w:link w:val="af7"/>
    <w:qFormat/>
    <w:rPr>
      <w:rFonts w:ascii="Times New Roman" w:hAnsi="Times New Roman"/>
      <w:kern w:val="2"/>
      <w:sz w:val="24"/>
      <w:szCs w:val="24"/>
    </w:rPr>
  </w:style>
  <w:style w:type="paragraph" w:styleId="35">
    <w:name w:val="List Number 3"/>
    <w:basedOn w:val="a3"/>
    <w:uiPriority w:val="99"/>
    <w:unhideWhenUsed/>
    <w:qFormat/>
    <w:pPr>
      <w:tabs>
        <w:tab w:val="left" w:pos="420"/>
      </w:tabs>
      <w:ind w:rightChars="100" w:right="100"/>
    </w:pPr>
    <w:rPr>
      <w:rFonts w:ascii="Times New Roman" w:hAnsi="Times New Roman"/>
      <w:szCs w:val="21"/>
    </w:rPr>
  </w:style>
  <w:style w:type="paragraph" w:styleId="af9">
    <w:name w:val="Block Text"/>
    <w:basedOn w:val="a3"/>
    <w:link w:val="afa"/>
    <w:uiPriority w:val="99"/>
    <w:qFormat/>
    <w:pPr>
      <w:ind w:left="-540" w:right="-514" w:firstLine="540"/>
    </w:pPr>
    <w:rPr>
      <w:rFonts w:ascii="Times New Roman" w:hAnsi="Times New Roman"/>
      <w:sz w:val="28"/>
      <w:szCs w:val="20"/>
    </w:rPr>
  </w:style>
  <w:style w:type="paragraph" w:styleId="23">
    <w:name w:val="List Bullet 2"/>
    <w:basedOn w:val="a3"/>
    <w:uiPriority w:val="99"/>
    <w:unhideWhenUsed/>
    <w:qFormat/>
    <w:pPr>
      <w:tabs>
        <w:tab w:val="left" w:pos="720"/>
        <w:tab w:val="left" w:pos="780"/>
      </w:tabs>
      <w:spacing w:line="440" w:lineRule="atLeast"/>
      <w:ind w:leftChars="200" w:left="780" w:hanging="720"/>
    </w:pPr>
    <w:rPr>
      <w:rFonts w:ascii="Times New Roman" w:hAnsi="Times New Roman"/>
      <w:sz w:val="24"/>
      <w:szCs w:val="20"/>
    </w:rPr>
  </w:style>
  <w:style w:type="paragraph" w:styleId="HTML">
    <w:name w:val="HTML Address"/>
    <w:basedOn w:val="a3"/>
    <w:link w:val="HTML1"/>
    <w:unhideWhenUsed/>
    <w:qFormat/>
    <w:pPr>
      <w:spacing w:beforeLines="50" w:line="360" w:lineRule="auto"/>
      <w:ind w:firstLineChars="200" w:firstLine="200"/>
    </w:pPr>
    <w:rPr>
      <w:rFonts w:ascii="Times New Roman" w:hAnsi="Times New Roman"/>
      <w:i/>
      <w:kern w:val="0"/>
      <w:sz w:val="24"/>
      <w:szCs w:val="20"/>
    </w:rPr>
  </w:style>
  <w:style w:type="character" w:customStyle="1" w:styleId="HTML1">
    <w:name w:val="HTML 地址 字符1"/>
    <w:link w:val="HTML"/>
    <w:semiHidden/>
    <w:qFormat/>
    <w:rPr>
      <w:rFonts w:ascii="Times New Roman" w:hAnsi="Times New Roman"/>
      <w:i/>
      <w:sz w:val="24"/>
    </w:rPr>
  </w:style>
  <w:style w:type="paragraph" w:styleId="TOC5">
    <w:name w:val="toc 5"/>
    <w:basedOn w:val="a3"/>
    <w:next w:val="a3"/>
    <w:uiPriority w:val="39"/>
    <w:qFormat/>
    <w:pPr>
      <w:spacing w:beforeLines="50" w:line="360" w:lineRule="auto"/>
      <w:ind w:left="840" w:firstLineChars="200" w:firstLine="200"/>
      <w:jc w:val="left"/>
    </w:pPr>
    <w:rPr>
      <w:rFonts w:cs="Calibri"/>
      <w:sz w:val="20"/>
      <w:szCs w:val="20"/>
    </w:rPr>
  </w:style>
  <w:style w:type="paragraph" w:styleId="TOC3">
    <w:name w:val="toc 3"/>
    <w:basedOn w:val="a3"/>
    <w:next w:val="a3"/>
    <w:uiPriority w:val="39"/>
    <w:qFormat/>
    <w:pPr>
      <w:spacing w:beforeLines="50" w:line="360" w:lineRule="auto"/>
      <w:ind w:left="420" w:firstLineChars="200" w:firstLine="200"/>
      <w:jc w:val="left"/>
    </w:pPr>
    <w:rPr>
      <w:rFonts w:cs="Calibri"/>
      <w:sz w:val="20"/>
      <w:szCs w:val="20"/>
    </w:rPr>
  </w:style>
  <w:style w:type="paragraph" w:styleId="afb">
    <w:name w:val="Plain Text"/>
    <w:basedOn w:val="a3"/>
    <w:link w:val="afc"/>
    <w:uiPriority w:val="99"/>
    <w:qFormat/>
    <w:pPr>
      <w:spacing w:beforeLines="50" w:line="360" w:lineRule="auto"/>
      <w:ind w:firstLineChars="200" w:firstLine="200"/>
    </w:pPr>
    <w:rPr>
      <w:rFonts w:ascii="宋体" w:hAnsi="Courier New"/>
      <w:sz w:val="24"/>
    </w:rPr>
  </w:style>
  <w:style w:type="character" w:customStyle="1" w:styleId="afc">
    <w:name w:val="纯文本 字符"/>
    <w:link w:val="afb"/>
    <w:uiPriority w:val="99"/>
    <w:qFormat/>
    <w:rPr>
      <w:rFonts w:ascii="宋体" w:hAnsi="Courier New"/>
      <w:kern w:val="2"/>
      <w:sz w:val="24"/>
      <w:szCs w:val="24"/>
    </w:rPr>
  </w:style>
  <w:style w:type="paragraph" w:styleId="51">
    <w:name w:val="List Bullet 5"/>
    <w:basedOn w:val="a3"/>
    <w:qFormat/>
    <w:pPr>
      <w:widowControl/>
      <w:tabs>
        <w:tab w:val="left" w:pos="420"/>
        <w:tab w:val="left" w:pos="2040"/>
      </w:tabs>
      <w:ind w:left="2040" w:hanging="420"/>
      <w:jc w:val="left"/>
    </w:pPr>
    <w:rPr>
      <w:rFonts w:ascii="宋体" w:hAnsi="宋体"/>
      <w:color w:val="000000"/>
      <w:kern w:val="0"/>
      <w:szCs w:val="20"/>
    </w:rPr>
  </w:style>
  <w:style w:type="paragraph" w:styleId="43">
    <w:name w:val="List Number 4"/>
    <w:basedOn w:val="a3"/>
    <w:qFormat/>
    <w:pPr>
      <w:widowControl/>
      <w:tabs>
        <w:tab w:val="left" w:pos="570"/>
      </w:tabs>
      <w:ind w:left="570" w:hanging="360"/>
      <w:jc w:val="left"/>
    </w:pPr>
    <w:rPr>
      <w:rFonts w:ascii="宋体" w:hAnsi="宋体"/>
      <w:color w:val="000000"/>
      <w:kern w:val="0"/>
      <w:szCs w:val="20"/>
    </w:rPr>
  </w:style>
  <w:style w:type="paragraph" w:styleId="TOC8">
    <w:name w:val="toc 8"/>
    <w:basedOn w:val="a3"/>
    <w:next w:val="a3"/>
    <w:uiPriority w:val="39"/>
    <w:qFormat/>
    <w:pPr>
      <w:spacing w:beforeLines="50" w:line="360" w:lineRule="auto"/>
      <w:ind w:left="1470" w:firstLineChars="200" w:firstLine="200"/>
      <w:jc w:val="left"/>
    </w:pPr>
    <w:rPr>
      <w:rFonts w:cs="Calibri"/>
      <w:sz w:val="20"/>
      <w:szCs w:val="20"/>
    </w:rPr>
  </w:style>
  <w:style w:type="paragraph" w:styleId="afd">
    <w:name w:val="Date"/>
    <w:basedOn w:val="a3"/>
    <w:next w:val="a3"/>
    <w:link w:val="afe"/>
    <w:qFormat/>
    <w:pPr>
      <w:spacing w:beforeLines="50" w:line="360" w:lineRule="auto"/>
      <w:ind w:firstLineChars="200" w:firstLine="200"/>
    </w:pPr>
    <w:rPr>
      <w:rFonts w:ascii="Times New Roman" w:hAnsi="Times New Roman"/>
      <w:szCs w:val="20"/>
    </w:rPr>
  </w:style>
  <w:style w:type="character" w:customStyle="1" w:styleId="afe">
    <w:name w:val="日期 字符"/>
    <w:link w:val="afd"/>
    <w:qFormat/>
    <w:rPr>
      <w:rFonts w:ascii="Times New Roman" w:hAnsi="Times New Roman"/>
      <w:kern w:val="2"/>
      <w:sz w:val="21"/>
    </w:rPr>
  </w:style>
  <w:style w:type="paragraph" w:styleId="24">
    <w:name w:val="Body Text Indent 2"/>
    <w:basedOn w:val="a3"/>
    <w:link w:val="25"/>
    <w:qFormat/>
    <w:pPr>
      <w:spacing w:beforeLines="50" w:line="360" w:lineRule="auto"/>
      <w:ind w:firstLineChars="200" w:firstLine="540"/>
    </w:pPr>
    <w:rPr>
      <w:rFonts w:ascii="Times New Roman" w:eastAsia="楷体_GB2312" w:hAnsi="Times New Roman"/>
      <w:sz w:val="24"/>
    </w:rPr>
  </w:style>
  <w:style w:type="character" w:customStyle="1" w:styleId="25">
    <w:name w:val="正文文本缩进 2 字符"/>
    <w:link w:val="24"/>
    <w:qFormat/>
    <w:rPr>
      <w:rFonts w:ascii="Times New Roman" w:eastAsia="楷体_GB2312" w:hAnsi="Times New Roman"/>
      <w:kern w:val="2"/>
      <w:sz w:val="24"/>
      <w:szCs w:val="24"/>
    </w:rPr>
  </w:style>
  <w:style w:type="paragraph" w:styleId="aff">
    <w:name w:val="endnote text"/>
    <w:basedOn w:val="a3"/>
    <w:link w:val="aff0"/>
    <w:uiPriority w:val="99"/>
    <w:unhideWhenUsed/>
    <w:qFormat/>
    <w:pPr>
      <w:snapToGrid w:val="0"/>
      <w:spacing w:beforeLines="50" w:line="360" w:lineRule="auto"/>
      <w:ind w:firstLineChars="200" w:firstLine="200"/>
      <w:jc w:val="left"/>
    </w:pPr>
    <w:rPr>
      <w:rFonts w:ascii="Times New Roman" w:hAnsi="Times New Roman"/>
      <w:kern w:val="0"/>
      <w:sz w:val="20"/>
    </w:rPr>
  </w:style>
  <w:style w:type="character" w:customStyle="1" w:styleId="aff0">
    <w:name w:val="尾注文本 字符"/>
    <w:link w:val="aff"/>
    <w:uiPriority w:val="99"/>
    <w:qFormat/>
    <w:rPr>
      <w:rFonts w:ascii="Times New Roman" w:hAnsi="Times New Roman"/>
      <w:szCs w:val="24"/>
    </w:rPr>
  </w:style>
  <w:style w:type="paragraph" w:styleId="aff1">
    <w:name w:val="Balloon Text"/>
    <w:basedOn w:val="a3"/>
    <w:link w:val="aff2"/>
    <w:qFormat/>
    <w:pPr>
      <w:spacing w:beforeLines="50" w:line="360" w:lineRule="auto"/>
      <w:ind w:firstLineChars="200" w:firstLine="200"/>
    </w:pPr>
    <w:rPr>
      <w:rFonts w:ascii="Times New Roman" w:hAnsi="Times New Roman"/>
      <w:sz w:val="18"/>
      <w:szCs w:val="18"/>
    </w:rPr>
  </w:style>
  <w:style w:type="character" w:customStyle="1" w:styleId="aff2">
    <w:name w:val="批注框文本 字符"/>
    <w:link w:val="aff1"/>
    <w:qFormat/>
    <w:rPr>
      <w:rFonts w:ascii="Times New Roman" w:hAnsi="Times New Roman"/>
      <w:kern w:val="2"/>
      <w:sz w:val="18"/>
      <w:szCs w:val="18"/>
    </w:rPr>
  </w:style>
  <w:style w:type="paragraph" w:styleId="aff3">
    <w:name w:val="footer"/>
    <w:basedOn w:val="a3"/>
    <w:link w:val="aff4"/>
    <w:uiPriority w:val="99"/>
    <w:qFormat/>
    <w:pPr>
      <w:tabs>
        <w:tab w:val="center" w:pos="4153"/>
        <w:tab w:val="right" w:pos="8306"/>
      </w:tabs>
      <w:snapToGrid w:val="0"/>
      <w:jc w:val="left"/>
    </w:pPr>
    <w:rPr>
      <w:sz w:val="18"/>
    </w:rPr>
  </w:style>
  <w:style w:type="character" w:customStyle="1" w:styleId="aff4">
    <w:name w:val="页脚 字符"/>
    <w:link w:val="aff3"/>
    <w:uiPriority w:val="99"/>
    <w:qFormat/>
    <w:rPr>
      <w:kern w:val="2"/>
      <w:sz w:val="18"/>
      <w:szCs w:val="24"/>
    </w:rPr>
  </w:style>
  <w:style w:type="paragraph" w:styleId="aff5">
    <w:name w:val="header"/>
    <w:basedOn w:val="a3"/>
    <w:link w:val="aff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ff6">
    <w:name w:val="页眉 字符"/>
    <w:link w:val="aff5"/>
    <w:uiPriority w:val="99"/>
    <w:qFormat/>
    <w:rPr>
      <w:kern w:val="2"/>
      <w:sz w:val="18"/>
      <w:szCs w:val="24"/>
    </w:rPr>
  </w:style>
  <w:style w:type="paragraph" w:styleId="aff7">
    <w:name w:val="Signature"/>
    <w:basedOn w:val="a3"/>
    <w:link w:val="18"/>
    <w:uiPriority w:val="99"/>
    <w:unhideWhenUsed/>
    <w:qFormat/>
    <w:pPr>
      <w:spacing w:beforeLines="50" w:line="360" w:lineRule="auto"/>
      <w:ind w:leftChars="2100" w:left="100" w:firstLineChars="200" w:firstLine="200"/>
    </w:pPr>
    <w:rPr>
      <w:rFonts w:ascii="Times New Roman" w:hAnsi="Times New Roman"/>
      <w:kern w:val="0"/>
      <w:sz w:val="20"/>
    </w:rPr>
  </w:style>
  <w:style w:type="character" w:customStyle="1" w:styleId="18">
    <w:name w:val="签名 字符1"/>
    <w:link w:val="aff7"/>
    <w:uiPriority w:val="99"/>
    <w:semiHidden/>
    <w:qFormat/>
    <w:rPr>
      <w:rFonts w:ascii="Times New Roman" w:hAnsi="Times New Roman"/>
      <w:szCs w:val="24"/>
    </w:rPr>
  </w:style>
  <w:style w:type="paragraph" w:styleId="TOC1">
    <w:name w:val="toc 1"/>
    <w:basedOn w:val="a3"/>
    <w:next w:val="a3"/>
    <w:link w:val="TOC10"/>
    <w:uiPriority w:val="39"/>
    <w:qFormat/>
    <w:pPr>
      <w:tabs>
        <w:tab w:val="right" w:leader="dot" w:pos="8647"/>
      </w:tabs>
      <w:spacing w:beforeLines="50" w:line="288" w:lineRule="auto"/>
      <w:jc w:val="left"/>
    </w:pPr>
    <w:rPr>
      <w:rFonts w:ascii="Times New Roman" w:hAnsi="Times New Roman" w:cs="Calibri"/>
      <w:b/>
      <w:bCs/>
      <w:sz w:val="24"/>
    </w:rPr>
  </w:style>
  <w:style w:type="paragraph" w:styleId="TOC4">
    <w:name w:val="toc 4"/>
    <w:basedOn w:val="a3"/>
    <w:next w:val="a3"/>
    <w:uiPriority w:val="39"/>
    <w:qFormat/>
    <w:pPr>
      <w:spacing w:beforeLines="50" w:line="360" w:lineRule="auto"/>
      <w:ind w:left="630" w:firstLineChars="200" w:firstLine="200"/>
      <w:jc w:val="left"/>
    </w:pPr>
    <w:rPr>
      <w:rFonts w:cs="Calibri"/>
      <w:sz w:val="20"/>
      <w:szCs w:val="20"/>
    </w:rPr>
  </w:style>
  <w:style w:type="paragraph" w:styleId="aff8">
    <w:name w:val="index heading"/>
    <w:basedOn w:val="a3"/>
    <w:next w:val="19"/>
    <w:uiPriority w:val="99"/>
    <w:qFormat/>
    <w:rPr>
      <w:rFonts w:ascii="Times New Roman" w:hAnsi="Times New Roman"/>
      <w:szCs w:val="20"/>
    </w:rPr>
  </w:style>
  <w:style w:type="paragraph" w:styleId="19">
    <w:name w:val="index 1"/>
    <w:basedOn w:val="a3"/>
    <w:next w:val="a3"/>
    <w:unhideWhenUsed/>
    <w:qFormat/>
  </w:style>
  <w:style w:type="paragraph" w:styleId="aff9">
    <w:name w:val="Subtitle"/>
    <w:basedOn w:val="a3"/>
    <w:next w:val="a3"/>
    <w:link w:val="1a"/>
    <w:uiPriority w:val="11"/>
    <w:qFormat/>
    <w:pPr>
      <w:spacing w:beforeLines="50" w:before="240" w:after="60" w:line="312" w:lineRule="auto"/>
      <w:ind w:firstLineChars="200" w:firstLine="200"/>
      <w:jc w:val="center"/>
      <w:outlineLvl w:val="1"/>
    </w:pPr>
    <w:rPr>
      <w:rFonts w:ascii="Cambria" w:hAnsi="Cambria"/>
      <w:b/>
      <w:kern w:val="28"/>
      <w:sz w:val="32"/>
      <w:szCs w:val="20"/>
    </w:rPr>
  </w:style>
  <w:style w:type="character" w:customStyle="1" w:styleId="1a">
    <w:name w:val="副标题 字符1"/>
    <w:link w:val="aff9"/>
    <w:uiPriority w:val="11"/>
    <w:qFormat/>
    <w:rPr>
      <w:rFonts w:ascii="Cambria" w:hAnsi="Cambria"/>
      <w:b/>
      <w:kern w:val="28"/>
      <w:sz w:val="32"/>
    </w:rPr>
  </w:style>
  <w:style w:type="paragraph" w:styleId="52">
    <w:name w:val="List Number 5"/>
    <w:basedOn w:val="a3"/>
    <w:qFormat/>
    <w:pPr>
      <w:widowControl/>
      <w:tabs>
        <w:tab w:val="left" w:pos="930"/>
      </w:tabs>
      <w:ind w:left="930" w:hanging="720"/>
      <w:jc w:val="left"/>
    </w:pPr>
    <w:rPr>
      <w:rFonts w:ascii="宋体" w:hAnsi="宋体"/>
      <w:color w:val="000000"/>
      <w:kern w:val="0"/>
      <w:szCs w:val="20"/>
    </w:rPr>
  </w:style>
  <w:style w:type="paragraph" w:styleId="affa">
    <w:name w:val="List"/>
    <w:basedOn w:val="a3"/>
    <w:uiPriority w:val="99"/>
    <w:unhideWhenUsed/>
    <w:qFormat/>
    <w:pPr>
      <w:ind w:left="200" w:hangingChars="200" w:hanging="200"/>
      <w:contextualSpacing/>
    </w:pPr>
    <w:rPr>
      <w:szCs w:val="22"/>
    </w:rPr>
  </w:style>
  <w:style w:type="paragraph" w:styleId="affb">
    <w:name w:val="footnote text"/>
    <w:basedOn w:val="a3"/>
    <w:link w:val="affc"/>
    <w:qFormat/>
    <w:pPr>
      <w:snapToGrid w:val="0"/>
      <w:spacing w:beforeLines="50" w:line="360" w:lineRule="auto"/>
      <w:ind w:firstLineChars="200" w:firstLine="200"/>
      <w:jc w:val="left"/>
    </w:pPr>
    <w:rPr>
      <w:rFonts w:ascii="Times New Roman" w:hAnsi="Times New Roman"/>
      <w:sz w:val="18"/>
      <w:szCs w:val="18"/>
    </w:rPr>
  </w:style>
  <w:style w:type="character" w:customStyle="1" w:styleId="affc">
    <w:name w:val="脚注文本 字符"/>
    <w:link w:val="affb"/>
    <w:qFormat/>
    <w:rPr>
      <w:rFonts w:ascii="Times New Roman" w:hAnsi="Times New Roman"/>
      <w:kern w:val="2"/>
      <w:sz w:val="18"/>
      <w:szCs w:val="18"/>
    </w:rPr>
  </w:style>
  <w:style w:type="paragraph" w:styleId="TOC6">
    <w:name w:val="toc 6"/>
    <w:basedOn w:val="a3"/>
    <w:next w:val="a3"/>
    <w:uiPriority w:val="39"/>
    <w:qFormat/>
    <w:pPr>
      <w:spacing w:beforeLines="50" w:line="360" w:lineRule="auto"/>
      <w:ind w:left="1050" w:firstLineChars="200" w:firstLine="200"/>
      <w:jc w:val="left"/>
    </w:pPr>
    <w:rPr>
      <w:rFonts w:cs="Calibri"/>
      <w:sz w:val="20"/>
      <w:szCs w:val="20"/>
    </w:rPr>
  </w:style>
  <w:style w:type="paragraph" w:styleId="36">
    <w:name w:val="Body Text Indent 3"/>
    <w:basedOn w:val="a3"/>
    <w:link w:val="37"/>
    <w:qFormat/>
    <w:pPr>
      <w:spacing w:beforeLines="50" w:after="120" w:line="360" w:lineRule="auto"/>
      <w:ind w:leftChars="200" w:left="420" w:firstLineChars="200" w:firstLine="200"/>
    </w:pPr>
    <w:rPr>
      <w:rFonts w:ascii="Times New Roman" w:hAnsi="Times New Roman"/>
      <w:sz w:val="16"/>
      <w:szCs w:val="16"/>
    </w:rPr>
  </w:style>
  <w:style w:type="character" w:customStyle="1" w:styleId="37">
    <w:name w:val="正文文本缩进 3 字符"/>
    <w:link w:val="36"/>
    <w:qFormat/>
    <w:rPr>
      <w:rFonts w:ascii="Times New Roman" w:hAnsi="Times New Roman"/>
      <w:kern w:val="2"/>
      <w:sz w:val="16"/>
      <w:szCs w:val="16"/>
    </w:rPr>
  </w:style>
  <w:style w:type="paragraph" w:styleId="affd">
    <w:name w:val="table of figures"/>
    <w:basedOn w:val="a3"/>
    <w:next w:val="a3"/>
    <w:uiPriority w:val="99"/>
    <w:qFormat/>
    <w:pPr>
      <w:spacing w:beforeLines="50" w:line="360" w:lineRule="auto"/>
      <w:ind w:left="420" w:firstLineChars="200" w:hanging="420"/>
      <w:jc w:val="left"/>
    </w:pPr>
    <w:rPr>
      <w:rFonts w:ascii="Times New Roman" w:hAnsi="Times New Roman"/>
      <w:smallCaps/>
      <w:sz w:val="20"/>
      <w:szCs w:val="20"/>
    </w:rPr>
  </w:style>
  <w:style w:type="paragraph" w:styleId="TOC2">
    <w:name w:val="toc 2"/>
    <w:basedOn w:val="a3"/>
    <w:next w:val="a3"/>
    <w:link w:val="TOC20"/>
    <w:uiPriority w:val="39"/>
    <w:qFormat/>
    <w:pPr>
      <w:tabs>
        <w:tab w:val="right" w:leader="dot" w:pos="8647"/>
      </w:tabs>
      <w:spacing w:line="288" w:lineRule="auto"/>
      <w:ind w:firstLineChars="200" w:firstLine="480"/>
      <w:jc w:val="left"/>
    </w:pPr>
    <w:rPr>
      <w:rFonts w:ascii="宋体" w:hAnsi="宋体" w:cs="Calibri"/>
      <w:iCs/>
      <w:sz w:val="24"/>
    </w:rPr>
  </w:style>
  <w:style w:type="paragraph" w:styleId="TOC9">
    <w:name w:val="toc 9"/>
    <w:basedOn w:val="a3"/>
    <w:next w:val="a3"/>
    <w:link w:val="TOC90"/>
    <w:uiPriority w:val="39"/>
    <w:qFormat/>
    <w:pPr>
      <w:spacing w:beforeLines="50" w:line="360" w:lineRule="auto"/>
      <w:ind w:left="1680" w:firstLineChars="200" w:firstLine="200"/>
      <w:jc w:val="left"/>
    </w:pPr>
    <w:rPr>
      <w:rFonts w:cs="Calibri"/>
      <w:sz w:val="20"/>
      <w:szCs w:val="20"/>
    </w:rPr>
  </w:style>
  <w:style w:type="paragraph" w:styleId="26">
    <w:name w:val="Body Text 2"/>
    <w:basedOn w:val="a3"/>
    <w:link w:val="27"/>
    <w:uiPriority w:val="99"/>
    <w:unhideWhenUsed/>
    <w:qFormat/>
    <w:pPr>
      <w:spacing w:after="120" w:line="480" w:lineRule="auto"/>
    </w:pPr>
    <w:rPr>
      <w:rFonts w:ascii="Times New Roman" w:hAnsi="Times New Roman"/>
    </w:rPr>
  </w:style>
  <w:style w:type="character" w:customStyle="1" w:styleId="27">
    <w:name w:val="正文文本 2 字符"/>
    <w:link w:val="26"/>
    <w:uiPriority w:val="99"/>
    <w:qFormat/>
    <w:rPr>
      <w:rFonts w:ascii="Times New Roman" w:hAnsi="Times New Roman"/>
      <w:kern w:val="2"/>
      <w:sz w:val="21"/>
      <w:szCs w:val="24"/>
    </w:rPr>
  </w:style>
  <w:style w:type="paragraph" w:styleId="28">
    <w:name w:val="List Continue 2"/>
    <w:basedOn w:val="a3"/>
    <w:uiPriority w:val="99"/>
    <w:qFormat/>
    <w:pPr>
      <w:spacing w:after="120"/>
      <w:ind w:leftChars="400" w:left="840"/>
    </w:pPr>
    <w:rPr>
      <w:rFonts w:ascii="Times New Roman" w:hAnsi="Times New Roman"/>
      <w:szCs w:val="21"/>
    </w:rPr>
  </w:style>
  <w:style w:type="paragraph" w:styleId="affe">
    <w:name w:val="Message Header"/>
    <w:basedOn w:val="a3"/>
    <w:link w:val="1b"/>
    <w:unhideWhenUsed/>
    <w:qFormat/>
    <w:pPr>
      <w:pBdr>
        <w:top w:val="single" w:sz="6" w:space="1" w:color="auto"/>
        <w:left w:val="single" w:sz="6" w:space="1" w:color="auto"/>
        <w:bottom w:val="single" w:sz="6" w:space="1" w:color="auto"/>
        <w:right w:val="single" w:sz="6" w:space="1" w:color="auto"/>
      </w:pBdr>
      <w:shd w:val="pct20" w:color="auto" w:fill="auto"/>
      <w:spacing w:beforeLines="50" w:line="360" w:lineRule="auto"/>
      <w:ind w:leftChars="500" w:left="1080" w:hangingChars="500" w:hanging="1080"/>
    </w:pPr>
    <w:rPr>
      <w:rFonts w:ascii="Times New Roman" w:hAnsi="Times New Roman"/>
      <w:b/>
      <w:kern w:val="44"/>
      <w:sz w:val="44"/>
      <w:szCs w:val="20"/>
    </w:rPr>
  </w:style>
  <w:style w:type="character" w:customStyle="1" w:styleId="1b">
    <w:name w:val="信息标题 字符1"/>
    <w:link w:val="affe"/>
    <w:qFormat/>
    <w:rPr>
      <w:rFonts w:ascii="Times New Roman" w:hAnsi="Times New Roman"/>
      <w:b/>
      <w:kern w:val="44"/>
      <w:sz w:val="44"/>
      <w:shd w:val="pct20" w:color="auto" w:fill="auto"/>
    </w:rPr>
  </w:style>
  <w:style w:type="paragraph" w:styleId="HTML0">
    <w:name w:val="HTML Preformatted"/>
    <w:basedOn w:val="a3"/>
    <w:link w:val="HTML2"/>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Courier New" w:hAnsi="Arial Unicode MS"/>
      <w:kern w:val="0"/>
      <w:sz w:val="20"/>
      <w:szCs w:val="20"/>
    </w:rPr>
  </w:style>
  <w:style w:type="character" w:customStyle="1" w:styleId="HTML2">
    <w:name w:val="HTML 预设格式 字符"/>
    <w:link w:val="HTML0"/>
    <w:qFormat/>
    <w:rPr>
      <w:rFonts w:ascii="Arial Unicode MS" w:eastAsia="Courier New" w:hAnsi="Arial Unicode MS"/>
    </w:rPr>
  </w:style>
  <w:style w:type="paragraph" w:styleId="afff">
    <w:name w:val="Normal (Web)"/>
    <w:basedOn w:val="11"/>
    <w:next w:val="a3"/>
    <w:link w:val="afff0"/>
    <w:unhideWhenUsed/>
    <w:qFormat/>
    <w:pPr>
      <w:widowControl/>
      <w:spacing w:beforeLines="0" w:after="0" w:line="276" w:lineRule="auto"/>
      <w:ind w:firstLineChars="0" w:firstLine="0"/>
      <w:jc w:val="left"/>
      <w:outlineLvl w:val="9"/>
    </w:pPr>
    <w:rPr>
      <w:rFonts w:ascii="Cambria" w:hAnsi="Cambria"/>
      <w:color w:val="365F91"/>
      <w:kern w:val="0"/>
      <w:sz w:val="28"/>
      <w:szCs w:val="28"/>
    </w:rPr>
  </w:style>
  <w:style w:type="paragraph" w:styleId="afff1">
    <w:name w:val="Title"/>
    <w:basedOn w:val="a3"/>
    <w:next w:val="a3"/>
    <w:link w:val="afff2"/>
    <w:qFormat/>
    <w:pPr>
      <w:spacing w:beforeLines="50" w:after="60" w:line="360" w:lineRule="auto"/>
      <w:ind w:firstLineChars="200" w:firstLine="200"/>
      <w:jc w:val="center"/>
      <w:outlineLvl w:val="0"/>
    </w:pPr>
    <w:rPr>
      <w:rFonts w:ascii="Cambria" w:hAnsi="Cambria"/>
      <w:b/>
      <w:bCs/>
      <w:sz w:val="32"/>
      <w:szCs w:val="32"/>
    </w:rPr>
  </w:style>
  <w:style w:type="character" w:customStyle="1" w:styleId="afff2">
    <w:name w:val="标题 字符"/>
    <w:link w:val="afff1"/>
    <w:qFormat/>
    <w:rPr>
      <w:rFonts w:ascii="Cambria" w:hAnsi="Cambria"/>
      <w:b/>
      <w:bCs/>
      <w:kern w:val="2"/>
      <w:sz w:val="32"/>
      <w:szCs w:val="32"/>
    </w:rPr>
  </w:style>
  <w:style w:type="paragraph" w:styleId="afff3">
    <w:name w:val="annotation subject"/>
    <w:basedOn w:val="af1"/>
    <w:next w:val="af1"/>
    <w:link w:val="afff4"/>
    <w:uiPriority w:val="99"/>
    <w:qFormat/>
    <w:rPr>
      <w:b/>
      <w:bCs/>
    </w:rPr>
  </w:style>
  <w:style w:type="character" w:customStyle="1" w:styleId="afff4">
    <w:name w:val="批注主题 字符"/>
    <w:link w:val="afff3"/>
    <w:uiPriority w:val="99"/>
    <w:qFormat/>
    <w:rPr>
      <w:rFonts w:ascii="Times New Roman" w:hAnsi="Times New Roman"/>
      <w:b/>
      <w:bCs/>
      <w:kern w:val="2"/>
      <w:sz w:val="21"/>
      <w:szCs w:val="24"/>
    </w:rPr>
  </w:style>
  <w:style w:type="paragraph" w:styleId="afff5">
    <w:name w:val="Body Text First Indent"/>
    <w:basedOn w:val="af5"/>
    <w:link w:val="afff6"/>
    <w:uiPriority w:val="99"/>
    <w:unhideWhenUsed/>
    <w:qFormat/>
    <w:pPr>
      <w:snapToGrid/>
      <w:spacing w:beforeLines="0" w:after="120" w:line="240" w:lineRule="auto"/>
      <w:ind w:firstLineChars="100" w:firstLine="420"/>
    </w:pPr>
    <w:rPr>
      <w:rFonts w:ascii="Times New Roman" w:eastAsia="宋体" w:hAnsi="Times New Roman"/>
      <w:sz w:val="21"/>
      <w:szCs w:val="21"/>
    </w:rPr>
  </w:style>
  <w:style w:type="character" w:customStyle="1" w:styleId="afff6">
    <w:name w:val="正文文本首行缩进 字符"/>
    <w:link w:val="afff5"/>
    <w:uiPriority w:val="99"/>
    <w:qFormat/>
    <w:rPr>
      <w:rFonts w:ascii="Times New Roman" w:eastAsia="楷体_GB2312" w:hAnsi="Times New Roman"/>
      <w:kern w:val="2"/>
      <w:sz w:val="21"/>
      <w:szCs w:val="21"/>
    </w:rPr>
  </w:style>
  <w:style w:type="paragraph" w:styleId="29">
    <w:name w:val="Body Text First Indent 2"/>
    <w:basedOn w:val="af7"/>
    <w:link w:val="2a"/>
    <w:uiPriority w:val="99"/>
    <w:unhideWhenUsed/>
    <w:qFormat/>
    <w:pPr>
      <w:spacing w:beforeLines="0" w:line="240" w:lineRule="auto"/>
      <w:ind w:firstLine="420"/>
    </w:pPr>
    <w:rPr>
      <w:sz w:val="21"/>
      <w:szCs w:val="21"/>
    </w:rPr>
  </w:style>
  <w:style w:type="character" w:customStyle="1" w:styleId="2a">
    <w:name w:val="正文文本首行缩进 2 字符"/>
    <w:link w:val="29"/>
    <w:uiPriority w:val="99"/>
    <w:qFormat/>
    <w:rPr>
      <w:rFonts w:ascii="Times New Roman" w:hAnsi="Times New Roman"/>
      <w:kern w:val="2"/>
      <w:sz w:val="21"/>
      <w:szCs w:val="21"/>
    </w:rPr>
  </w:style>
  <w:style w:type="table" w:styleId="afff7">
    <w:name w:val="Table Grid"/>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Strong"/>
    <w:qFormat/>
    <w:rPr>
      <w:b/>
      <w:bCs/>
    </w:rPr>
  </w:style>
  <w:style w:type="character" w:styleId="afff9">
    <w:name w:val="endnote reference"/>
    <w:unhideWhenUsed/>
    <w:qFormat/>
    <w:rPr>
      <w:vertAlign w:val="superscript"/>
    </w:rPr>
  </w:style>
  <w:style w:type="character" w:styleId="afffa">
    <w:name w:val="page number"/>
    <w:qFormat/>
  </w:style>
  <w:style w:type="character" w:styleId="afffb">
    <w:name w:val="FollowedHyperlink"/>
    <w:uiPriority w:val="99"/>
    <w:qFormat/>
    <w:rPr>
      <w:rFonts w:cs="Times New Roman"/>
      <w:color w:val="800080"/>
      <w:u w:val="single"/>
    </w:rPr>
  </w:style>
  <w:style w:type="character" w:styleId="afffc">
    <w:name w:val="Emphasis"/>
    <w:uiPriority w:val="20"/>
    <w:qFormat/>
    <w:rPr>
      <w:i/>
      <w:iCs/>
    </w:rPr>
  </w:style>
  <w:style w:type="character" w:styleId="afffd">
    <w:name w:val="Hyperlink"/>
    <w:uiPriority w:val="99"/>
    <w:qFormat/>
    <w:rPr>
      <w:color w:val="0000FF"/>
      <w:u w:val="single"/>
    </w:rPr>
  </w:style>
  <w:style w:type="character" w:styleId="afffe">
    <w:name w:val="annotation reference"/>
    <w:uiPriority w:val="99"/>
    <w:qFormat/>
    <w:rPr>
      <w:sz w:val="21"/>
      <w:szCs w:val="21"/>
    </w:rPr>
  </w:style>
  <w:style w:type="character" w:styleId="affff">
    <w:name w:val="footnote reference"/>
    <w:qFormat/>
    <w:rPr>
      <w:vertAlign w:val="superscript"/>
    </w:rPr>
  </w:style>
  <w:style w:type="paragraph" w:customStyle="1" w:styleId="affff0">
    <w:name w:val="正文_报告书"/>
    <w:basedOn w:val="a3"/>
    <w:qFormat/>
    <w:pPr>
      <w:widowControl/>
      <w:spacing w:beforeLines="50" w:afterLines="50"/>
      <w:ind w:firstLine="480"/>
    </w:pPr>
    <w:rPr>
      <w:kern w:val="0"/>
    </w:rPr>
  </w:style>
  <w:style w:type="paragraph" w:styleId="affff1">
    <w:name w:val="List Paragraph"/>
    <w:basedOn w:val="a3"/>
    <w:uiPriority w:val="34"/>
    <w:qFormat/>
    <w:pPr>
      <w:ind w:firstLineChars="200" w:firstLine="420"/>
    </w:pPr>
  </w:style>
  <w:style w:type="table" w:customStyle="1" w:styleId="130">
    <w:name w:val="网格型13"/>
    <w:basedOn w:val="a5"/>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标题单位 Char"/>
    <w:link w:val="affff2"/>
    <w:qFormat/>
    <w:rPr>
      <w:rFonts w:cs="Calibri"/>
      <w:kern w:val="2"/>
      <w:sz w:val="21"/>
      <w:szCs w:val="21"/>
    </w:rPr>
  </w:style>
  <w:style w:type="paragraph" w:customStyle="1" w:styleId="affff2">
    <w:name w:val="表标题单位"/>
    <w:basedOn w:val="a3"/>
    <w:link w:val="Char"/>
    <w:qFormat/>
    <w:pPr>
      <w:ind w:firstLineChars="200" w:firstLine="200"/>
      <w:jc w:val="right"/>
    </w:pPr>
    <w:rPr>
      <w:rFonts w:cs="Calibri"/>
      <w:szCs w:val="21"/>
    </w:rPr>
  </w:style>
  <w:style w:type="character" w:customStyle="1" w:styleId="Char0">
    <w:name w:val="正文表格 Char"/>
    <w:link w:val="affff3"/>
    <w:qFormat/>
    <w:rPr>
      <w:kern w:val="2"/>
      <w:sz w:val="21"/>
      <w:szCs w:val="24"/>
    </w:rPr>
  </w:style>
  <w:style w:type="paragraph" w:customStyle="1" w:styleId="affff3">
    <w:name w:val="正文表格"/>
    <w:basedOn w:val="ab"/>
    <w:link w:val="Char0"/>
    <w:qFormat/>
    <w:pPr>
      <w:adjustRightInd/>
      <w:snapToGrid/>
      <w:spacing w:after="0" w:line="240" w:lineRule="auto"/>
      <w:ind w:firstLineChars="0" w:firstLine="0"/>
      <w:jc w:val="center"/>
    </w:pPr>
    <w:rPr>
      <w:rFonts w:ascii="Calibri" w:hAnsi="Calibri"/>
      <w:kern w:val="2"/>
      <w:sz w:val="21"/>
    </w:rPr>
  </w:style>
  <w:style w:type="character" w:customStyle="1" w:styleId="affff4">
    <w:name w:val="宏文本 字符"/>
    <w:uiPriority w:val="99"/>
    <w:qFormat/>
    <w:rPr>
      <w:rFonts w:ascii="Courier New" w:hAnsi="Courier New" w:cs="Courier New"/>
      <w:kern w:val="2"/>
      <w:sz w:val="24"/>
      <w:szCs w:val="24"/>
    </w:rPr>
  </w:style>
  <w:style w:type="character" w:customStyle="1" w:styleId="affff5">
    <w:name w:val="注释标题 字符"/>
    <w:qFormat/>
    <w:rPr>
      <w:kern w:val="2"/>
      <w:sz w:val="21"/>
      <w:szCs w:val="24"/>
    </w:rPr>
  </w:style>
  <w:style w:type="character" w:customStyle="1" w:styleId="affff6">
    <w:name w:val="电子邮件签名 字符"/>
    <w:qFormat/>
    <w:rPr>
      <w:kern w:val="2"/>
      <w:sz w:val="21"/>
      <w:szCs w:val="24"/>
    </w:rPr>
  </w:style>
  <w:style w:type="character" w:customStyle="1" w:styleId="affff7">
    <w:name w:val="称呼 字符"/>
    <w:qFormat/>
    <w:rPr>
      <w:kern w:val="2"/>
      <w:sz w:val="21"/>
      <w:szCs w:val="24"/>
    </w:rPr>
  </w:style>
  <w:style w:type="character" w:customStyle="1" w:styleId="affff8">
    <w:name w:val="结束语 字符"/>
    <w:qFormat/>
    <w:rPr>
      <w:kern w:val="2"/>
      <w:sz w:val="21"/>
      <w:szCs w:val="24"/>
    </w:rPr>
  </w:style>
  <w:style w:type="character" w:customStyle="1" w:styleId="HTML3">
    <w:name w:val="HTML 地址 字符"/>
    <w:qFormat/>
    <w:rPr>
      <w:i/>
      <w:iCs/>
      <w:kern w:val="2"/>
      <w:sz w:val="21"/>
      <w:szCs w:val="24"/>
    </w:rPr>
  </w:style>
  <w:style w:type="character" w:customStyle="1" w:styleId="affff9">
    <w:name w:val="签名 字符"/>
    <w:uiPriority w:val="99"/>
    <w:qFormat/>
    <w:rPr>
      <w:kern w:val="2"/>
      <w:sz w:val="21"/>
      <w:szCs w:val="24"/>
    </w:rPr>
  </w:style>
  <w:style w:type="character" w:customStyle="1" w:styleId="affffa">
    <w:name w:val="副标题 字符"/>
    <w:uiPriority w:val="11"/>
    <w:qFormat/>
    <w:rPr>
      <w:rFonts w:ascii="等线 Light" w:hAnsi="等线 Light" w:cs="Times New Roman"/>
      <w:b/>
      <w:bCs/>
      <w:kern w:val="28"/>
      <w:sz w:val="32"/>
      <w:szCs w:val="32"/>
    </w:rPr>
  </w:style>
  <w:style w:type="character" w:customStyle="1" w:styleId="affffb">
    <w:name w:val="信息标题 字符"/>
    <w:qFormat/>
    <w:rPr>
      <w:rFonts w:ascii="等线 Light" w:eastAsia="等线 Light" w:hAnsi="等线 Light" w:cs="Times New Roman"/>
      <w:kern w:val="2"/>
      <w:sz w:val="24"/>
      <w:szCs w:val="24"/>
      <w:shd w:val="pct20" w:color="auto" w:fill="auto"/>
    </w:rPr>
  </w:style>
  <w:style w:type="character" w:customStyle="1" w:styleId="Char1">
    <w:name w:val="正文文本缩进 Char1"/>
    <w:uiPriority w:val="99"/>
    <w:qFormat/>
    <w:rPr>
      <w:rFonts w:ascii="Calibri" w:hAnsi="Calibri"/>
      <w:kern w:val="2"/>
      <w:sz w:val="21"/>
      <w:szCs w:val="22"/>
    </w:rPr>
  </w:style>
  <w:style w:type="character" w:customStyle="1" w:styleId="CharChar7">
    <w:name w:val="Char Char7"/>
    <w:qFormat/>
    <w:rPr>
      <w:rFonts w:ascii="宋体" w:eastAsia="宋体" w:hAnsi="宋体" w:hint="eastAsia"/>
      <w:b/>
      <w:kern w:val="2"/>
      <w:sz w:val="21"/>
      <w:szCs w:val="24"/>
      <w:lang w:val="en-US" w:eastAsia="zh-CN" w:bidi="ar-SA"/>
    </w:rPr>
  </w:style>
  <w:style w:type="character" w:customStyle="1" w:styleId="Char10">
    <w:name w:val="正文首行缩进 Char1"/>
    <w:qFormat/>
    <w:rPr>
      <w:rFonts w:ascii="楷体_GB2312" w:eastAsia="楷体_GB2312" w:hAnsi="创艺简楷体"/>
      <w:kern w:val="2"/>
      <w:sz w:val="24"/>
      <w:szCs w:val="24"/>
    </w:rPr>
  </w:style>
  <w:style w:type="character" w:customStyle="1" w:styleId="1c">
    <w:name w:val="访问过的超链接1"/>
    <w:qFormat/>
    <w:rPr>
      <w:color w:val="800080"/>
      <w:u w:val="single"/>
    </w:rPr>
  </w:style>
  <w:style w:type="character" w:customStyle="1" w:styleId="txt">
    <w:name w:val="txt"/>
    <w:qFormat/>
  </w:style>
  <w:style w:type="character" w:customStyle="1" w:styleId="Char11">
    <w:name w:val="页脚 Char1"/>
    <w:uiPriority w:val="99"/>
    <w:qFormat/>
    <w:rPr>
      <w:rFonts w:ascii="Calibri" w:hAnsi="Calibri"/>
      <w:kern w:val="2"/>
      <w:sz w:val="18"/>
      <w:szCs w:val="18"/>
    </w:rPr>
  </w:style>
  <w:style w:type="character" w:customStyle="1" w:styleId="aa0">
    <w:name w:val="aa"/>
    <w:qFormat/>
    <w:rPr>
      <w:color w:val="CC6633"/>
      <w:sz w:val="21"/>
      <w:szCs w:val="21"/>
    </w:rPr>
  </w:style>
  <w:style w:type="character" w:customStyle="1" w:styleId="newscontent">
    <w:name w:val="newscontent"/>
    <w:qFormat/>
  </w:style>
  <w:style w:type="character" w:customStyle="1" w:styleId="2Char">
    <w:name w:val="标题 2 Char"/>
    <w:qFormat/>
    <w:rPr>
      <w:rFonts w:ascii="Arial" w:eastAsia="黑体" w:hAnsi="Arial"/>
      <w:b/>
      <w:bCs/>
      <w:kern w:val="2"/>
      <w:sz w:val="32"/>
      <w:szCs w:val="32"/>
      <w:lang w:val="en-US" w:eastAsia="zh-CN" w:bidi="ar-SA"/>
    </w:rPr>
  </w:style>
  <w:style w:type="character" w:customStyle="1" w:styleId="CharChar8">
    <w:name w:val="Char Char8"/>
    <w:qFormat/>
    <w:rPr>
      <w:rFonts w:ascii="Arial" w:eastAsia="黑体" w:hAnsi="Arial" w:cs="Arial" w:hint="default"/>
      <w:b/>
      <w:color w:val="000000"/>
      <w:sz w:val="28"/>
      <w:lang w:val="en-US" w:eastAsia="zh-CN" w:bidi="ar-SA"/>
    </w:rPr>
  </w:style>
  <w:style w:type="character" w:customStyle="1" w:styleId="CharChar4">
    <w:name w:val="Char Char4"/>
    <w:qFormat/>
    <w:rPr>
      <w:rFonts w:ascii="Arial" w:eastAsia="黑体" w:hAnsi="Arial" w:cs="Arial" w:hint="default"/>
      <w:color w:val="000000"/>
      <w:sz w:val="24"/>
      <w:lang w:val="en-US" w:eastAsia="zh-CN" w:bidi="ar-SA"/>
    </w:rPr>
  </w:style>
  <w:style w:type="character" w:customStyle="1" w:styleId="Char2">
    <w:name w:val="中信标注及附注格式 Char"/>
    <w:link w:val="affffc"/>
    <w:qFormat/>
    <w:locked/>
    <w:rPr>
      <w:rFonts w:ascii="宋体" w:hAnsi="宋体" w:cs="宋体"/>
      <w:color w:val="000000"/>
      <w:sz w:val="24"/>
      <w:szCs w:val="21"/>
    </w:rPr>
  </w:style>
  <w:style w:type="paragraph" w:customStyle="1" w:styleId="affffc">
    <w:name w:val="中信标注及附注格式"/>
    <w:basedOn w:val="a3"/>
    <w:next w:val="a3"/>
    <w:link w:val="Char2"/>
    <w:qFormat/>
    <w:pPr>
      <w:spacing w:line="360" w:lineRule="auto"/>
      <w:ind w:firstLineChars="200" w:firstLine="420"/>
    </w:pPr>
    <w:rPr>
      <w:rFonts w:ascii="宋体" w:hAnsi="宋体" w:cs="宋体"/>
      <w:color w:val="000000"/>
      <w:kern w:val="0"/>
      <w:sz w:val="24"/>
      <w:szCs w:val="21"/>
    </w:rPr>
  </w:style>
  <w:style w:type="character" w:customStyle="1" w:styleId="Char3">
    <w:name w:val="正文文本缩进 Char"/>
    <w:link w:val="1d"/>
    <w:qFormat/>
    <w:locked/>
    <w:rPr>
      <w:kern w:val="2"/>
      <w:sz w:val="21"/>
      <w:szCs w:val="24"/>
    </w:rPr>
  </w:style>
  <w:style w:type="character" w:customStyle="1" w:styleId="songgray12line201">
    <w:name w:val="songgray12line201"/>
    <w:qFormat/>
    <w:rPr>
      <w:rFonts w:ascii="ڌ墻 line-height: 22px" w:eastAsia="ڌ墻 line-height: 22px" w:hint="eastAsia"/>
      <w:color w:val="333333"/>
      <w:sz w:val="18"/>
      <w:szCs w:val="18"/>
    </w:rPr>
  </w:style>
  <w:style w:type="character" w:customStyle="1" w:styleId="Char12">
    <w:name w:val="页眉 Char1"/>
    <w:uiPriority w:val="99"/>
    <w:qFormat/>
    <w:rPr>
      <w:rFonts w:ascii="Calibri" w:hAnsi="Calibri"/>
      <w:kern w:val="2"/>
      <w:sz w:val="18"/>
      <w:szCs w:val="18"/>
    </w:rPr>
  </w:style>
  <w:style w:type="character" w:customStyle="1" w:styleId="8Char1">
    <w:name w:val="标题 8 Char1"/>
    <w:uiPriority w:val="99"/>
    <w:qFormat/>
    <w:rPr>
      <w:rFonts w:ascii="Cambria" w:eastAsia="宋体" w:hAnsi="Cambria" w:cs="Times New Roman"/>
      <w:kern w:val="2"/>
      <w:sz w:val="24"/>
      <w:szCs w:val="24"/>
    </w:rPr>
  </w:style>
  <w:style w:type="character" w:customStyle="1" w:styleId="1Char">
    <w:name w:val="列出段落1 Char"/>
    <w:link w:val="1e"/>
    <w:uiPriority w:val="34"/>
    <w:qFormat/>
    <w:rPr>
      <w:kern w:val="2"/>
      <w:sz w:val="21"/>
      <w:szCs w:val="22"/>
    </w:rPr>
  </w:style>
  <w:style w:type="paragraph" w:customStyle="1" w:styleId="1e">
    <w:name w:val="列出段落1"/>
    <w:basedOn w:val="a3"/>
    <w:link w:val="1Char"/>
    <w:uiPriority w:val="34"/>
    <w:qFormat/>
    <w:pPr>
      <w:ind w:firstLineChars="200" w:firstLine="420"/>
    </w:pPr>
    <w:rPr>
      <w:szCs w:val="22"/>
    </w:rPr>
  </w:style>
  <w:style w:type="character" w:customStyle="1" w:styleId="CharChar3">
    <w:name w:val="Char Char3"/>
    <w:qFormat/>
    <w:rPr>
      <w:rFonts w:ascii="Arial" w:eastAsia="黑体" w:hAnsi="Arial" w:cs="Arial" w:hint="default"/>
      <w:b/>
      <w:bCs/>
      <w:kern w:val="2"/>
      <w:sz w:val="28"/>
      <w:szCs w:val="28"/>
      <w:lang w:val="en-US" w:eastAsia="zh-CN" w:bidi="ar-SA"/>
    </w:rPr>
  </w:style>
  <w:style w:type="character" w:customStyle="1" w:styleId="Char13">
    <w:name w:val="标题 Char1"/>
    <w:uiPriority w:val="99"/>
    <w:qFormat/>
    <w:rPr>
      <w:rFonts w:ascii="Cambria" w:hAnsi="Cambria" w:cs="Times New Roman"/>
      <w:b/>
      <w:bCs/>
      <w:kern w:val="2"/>
      <w:sz w:val="32"/>
      <w:szCs w:val="32"/>
    </w:rPr>
  </w:style>
  <w:style w:type="character" w:customStyle="1" w:styleId="Char14">
    <w:name w:val="文档结构图 Char1"/>
    <w:uiPriority w:val="99"/>
    <w:qFormat/>
    <w:rPr>
      <w:rFonts w:ascii="宋体" w:hAnsi="Calibri"/>
      <w:kern w:val="2"/>
      <w:sz w:val="18"/>
      <w:szCs w:val="18"/>
    </w:rPr>
  </w:style>
  <w:style w:type="character" w:customStyle="1" w:styleId="2CharChar">
    <w:name w:val="标题 2 Char Char"/>
    <w:qFormat/>
    <w:rPr>
      <w:rFonts w:ascii="Arial" w:eastAsia="黑体" w:hAnsi="Arial"/>
      <w:b/>
      <w:bCs/>
      <w:kern w:val="2"/>
      <w:sz w:val="32"/>
      <w:szCs w:val="32"/>
      <w:lang w:val="en-US" w:eastAsia="zh-CN" w:bidi="ar-SA"/>
    </w:rPr>
  </w:style>
  <w:style w:type="character" w:customStyle="1" w:styleId="Char15">
    <w:name w:val="批注框文本 Char1"/>
    <w:uiPriority w:val="99"/>
    <w:qFormat/>
    <w:rPr>
      <w:rFonts w:ascii="Calibri" w:hAnsi="Calibri"/>
      <w:kern w:val="2"/>
      <w:sz w:val="18"/>
      <w:szCs w:val="18"/>
    </w:rPr>
  </w:style>
  <w:style w:type="character" w:customStyle="1" w:styleId="14normal1">
    <w:name w:val="14normal1"/>
    <w:qFormat/>
    <w:rPr>
      <w:rFonts w:ascii="宋体" w:eastAsia="宋体" w:hAnsi="宋体"/>
      <w:color w:val="000000"/>
      <w:kern w:val="2"/>
      <w:sz w:val="21"/>
      <w:lang w:val="en-US" w:eastAsia="zh-CN"/>
    </w:rPr>
  </w:style>
  <w:style w:type="character" w:customStyle="1" w:styleId="CharChar31">
    <w:name w:val="Char Char31"/>
    <w:qFormat/>
    <w:rPr>
      <w:rFonts w:ascii="Arial" w:eastAsia="黑体" w:hAnsi="Arial"/>
      <w:b/>
      <w:bCs/>
      <w:kern w:val="2"/>
      <w:sz w:val="28"/>
      <w:szCs w:val="28"/>
      <w:lang w:val="en-US" w:eastAsia="zh-CN" w:bidi="ar-SA"/>
    </w:rPr>
  </w:style>
  <w:style w:type="character" w:customStyle="1" w:styleId="5Char1">
    <w:name w:val="标题 5 Char1"/>
    <w:qFormat/>
    <w:rPr>
      <w:rFonts w:cs="Times New Roman"/>
      <w:b/>
      <w:bCs/>
      <w:kern w:val="2"/>
      <w:sz w:val="28"/>
      <w:szCs w:val="28"/>
    </w:rPr>
  </w:style>
  <w:style w:type="character" w:customStyle="1" w:styleId="Char4">
    <w:name w:val="正文 Char"/>
    <w:link w:val="1f"/>
    <w:qFormat/>
    <w:rPr>
      <w:rFonts w:ascii="宋体"/>
      <w:sz w:val="34"/>
    </w:rPr>
  </w:style>
  <w:style w:type="paragraph" w:customStyle="1" w:styleId="1f">
    <w:name w:val="正文1"/>
    <w:link w:val="Char4"/>
    <w:uiPriority w:val="99"/>
    <w:qFormat/>
    <w:pPr>
      <w:widowControl w:val="0"/>
      <w:adjustRightInd w:val="0"/>
      <w:spacing w:line="312" w:lineRule="atLeast"/>
      <w:jc w:val="both"/>
    </w:pPr>
    <w:rPr>
      <w:rFonts w:ascii="宋体"/>
      <w:sz w:val="34"/>
    </w:rPr>
  </w:style>
  <w:style w:type="character" w:customStyle="1" w:styleId="CharChar111">
    <w:name w:val="Char Char111"/>
    <w:qFormat/>
    <w:rPr>
      <w:rFonts w:eastAsia="宋体"/>
      <w:b/>
      <w:kern w:val="44"/>
      <w:sz w:val="28"/>
      <w:szCs w:val="24"/>
      <w:lang w:val="en-US" w:eastAsia="zh-CN" w:bidi="ar-SA"/>
    </w:rPr>
  </w:style>
  <w:style w:type="character" w:customStyle="1" w:styleId="add1">
    <w:name w:val="add1"/>
    <w:qFormat/>
    <w:rPr>
      <w:color w:val="0000CC"/>
      <w:sz w:val="18"/>
      <w:szCs w:val="18"/>
    </w:rPr>
  </w:style>
  <w:style w:type="character" w:customStyle="1" w:styleId="9Char1">
    <w:name w:val="标题 9 Char1"/>
    <w:uiPriority w:val="99"/>
    <w:qFormat/>
    <w:rPr>
      <w:rFonts w:ascii="Cambria" w:eastAsia="宋体" w:hAnsi="Cambria" w:cs="Times New Roman"/>
      <w:kern w:val="2"/>
      <w:sz w:val="21"/>
      <w:szCs w:val="21"/>
    </w:rPr>
  </w:style>
  <w:style w:type="character" w:customStyle="1" w:styleId="09Char">
    <w:name w:val="09中信_图表标题 Char"/>
    <w:qFormat/>
    <w:rPr>
      <w:rFonts w:ascii="宋体" w:eastAsia="宋体" w:hAnsi="宋体" w:hint="eastAsia"/>
      <w:b/>
      <w:bCs/>
      <w:color w:val="003366"/>
      <w:kern w:val="2"/>
      <w:lang w:val="en-US" w:eastAsia="zh-CN" w:bidi="ar-SA"/>
    </w:rPr>
  </w:style>
  <w:style w:type="character" w:customStyle="1" w:styleId="2CharCharCharCharCharChar">
    <w:name w:val="标题 2 Char Char Char Char Char Char"/>
    <w:qFormat/>
    <w:rPr>
      <w:rFonts w:ascii="Arial" w:hAnsi="Arial" w:cs="Arial" w:hint="default"/>
      <w:sz w:val="28"/>
    </w:rPr>
  </w:style>
  <w:style w:type="character" w:customStyle="1" w:styleId="Level2-aChar1">
    <w:name w:val="Level 2 - a Char1"/>
    <w:qFormat/>
    <w:rPr>
      <w:rFonts w:ascii="Arial" w:eastAsia="黑体" w:hAnsi="Arial" w:cs="Arial" w:hint="default"/>
      <w:b/>
      <w:bCs/>
      <w:kern w:val="2"/>
      <w:sz w:val="28"/>
      <w:szCs w:val="28"/>
      <w:lang w:val="en-US" w:eastAsia="zh-CN" w:bidi="ar-SA"/>
    </w:rPr>
  </w:style>
  <w:style w:type="character" w:customStyle="1" w:styleId="afont">
    <w:name w:val="afont"/>
    <w:qFormat/>
  </w:style>
  <w:style w:type="character" w:customStyle="1" w:styleId="Char5">
    <w:name w:val="招股书正文 Char"/>
    <w:link w:val="affffd"/>
    <w:qFormat/>
    <w:locked/>
    <w:rPr>
      <w:kern w:val="2"/>
      <w:sz w:val="24"/>
      <w:szCs w:val="24"/>
    </w:rPr>
  </w:style>
  <w:style w:type="paragraph" w:customStyle="1" w:styleId="affffd">
    <w:name w:val="招股书正文"/>
    <w:link w:val="Char5"/>
    <w:uiPriority w:val="99"/>
    <w:qFormat/>
    <w:pPr>
      <w:widowControl w:val="0"/>
      <w:overflowPunct w:val="0"/>
      <w:autoSpaceDE w:val="0"/>
      <w:autoSpaceDN w:val="0"/>
      <w:adjustRightInd w:val="0"/>
      <w:snapToGrid w:val="0"/>
      <w:spacing w:before="120" w:line="360" w:lineRule="auto"/>
      <w:ind w:firstLineChars="200" w:firstLine="480"/>
      <w:jc w:val="both"/>
    </w:pPr>
    <w:rPr>
      <w:kern w:val="2"/>
      <w:sz w:val="24"/>
      <w:szCs w:val="24"/>
    </w:rPr>
  </w:style>
  <w:style w:type="character" w:customStyle="1" w:styleId="3Char">
    <w:name w:val="3一后内容 Char"/>
    <w:link w:val="38"/>
    <w:qFormat/>
    <w:locked/>
    <w:rPr>
      <w:rFonts w:ascii="仿宋_GB2312" w:eastAsia="仿宋_GB2312" w:hAnsi="宋体"/>
      <w:color w:val="000000"/>
      <w:sz w:val="28"/>
      <w:szCs w:val="24"/>
    </w:rPr>
  </w:style>
  <w:style w:type="paragraph" w:customStyle="1" w:styleId="38">
    <w:name w:val="3一后内容"/>
    <w:basedOn w:val="af5"/>
    <w:link w:val="3Char"/>
    <w:uiPriority w:val="99"/>
    <w:qFormat/>
    <w:pPr>
      <w:snapToGrid/>
      <w:spacing w:beforeLines="0" w:line="480" w:lineRule="exact"/>
      <w:ind w:firstLineChars="0" w:firstLine="555"/>
    </w:pPr>
    <w:rPr>
      <w:rFonts w:ascii="仿宋_GB2312" w:eastAsia="仿宋_GB2312" w:hAnsi="宋体"/>
      <w:color w:val="000000"/>
      <w:kern w:val="0"/>
      <w:sz w:val="28"/>
    </w:rPr>
  </w:style>
  <w:style w:type="character" w:customStyle="1" w:styleId="CharChar9">
    <w:name w:val="Char Char9"/>
    <w:qFormat/>
    <w:rPr>
      <w:rFonts w:ascii="宋体" w:eastAsia="宋体" w:hAnsi="宋体" w:hint="eastAsia"/>
      <w:b/>
      <w:kern w:val="2"/>
      <w:sz w:val="32"/>
      <w:szCs w:val="24"/>
      <w:lang w:val="en-US" w:eastAsia="zh-CN" w:bidi="ar-SA"/>
    </w:rPr>
  </w:style>
  <w:style w:type="character" w:customStyle="1" w:styleId="Char16">
    <w:name w:val="日期 Char1"/>
    <w:uiPriority w:val="99"/>
    <w:qFormat/>
    <w:rPr>
      <w:rFonts w:ascii="Calibri" w:hAnsi="Calibri"/>
      <w:kern w:val="2"/>
      <w:sz w:val="21"/>
      <w:szCs w:val="22"/>
    </w:rPr>
  </w:style>
  <w:style w:type="character" w:customStyle="1" w:styleId="3Char1">
    <w:name w:val="正文文本缩进 3 Char1"/>
    <w:uiPriority w:val="99"/>
    <w:qFormat/>
    <w:rPr>
      <w:rFonts w:ascii="Calibri" w:hAnsi="Calibri"/>
      <w:kern w:val="2"/>
      <w:sz w:val="16"/>
      <w:szCs w:val="16"/>
    </w:rPr>
  </w:style>
  <w:style w:type="character" w:customStyle="1" w:styleId="Char6">
    <w:name w:val="中信招股书正文格式 Char"/>
    <w:link w:val="affffe"/>
    <w:qFormat/>
    <w:locked/>
    <w:rPr>
      <w:color w:val="000000"/>
      <w:sz w:val="24"/>
      <w:szCs w:val="24"/>
    </w:rPr>
  </w:style>
  <w:style w:type="paragraph" w:customStyle="1" w:styleId="affffe">
    <w:name w:val="中信招股书正文格式"/>
    <w:basedOn w:val="a3"/>
    <w:link w:val="Char6"/>
    <w:qFormat/>
    <w:pPr>
      <w:tabs>
        <w:tab w:val="left" w:pos="4620"/>
      </w:tabs>
      <w:spacing w:after="120" w:line="360" w:lineRule="auto"/>
      <w:ind w:firstLineChars="200" w:firstLine="480"/>
    </w:pPr>
    <w:rPr>
      <w:color w:val="000000"/>
      <w:kern w:val="0"/>
      <w:sz w:val="24"/>
    </w:rPr>
  </w:style>
  <w:style w:type="character" w:customStyle="1" w:styleId="htmltxt1">
    <w:name w:val="html_txt1"/>
    <w:qFormat/>
    <w:rPr>
      <w:color w:val="000000"/>
    </w:rPr>
  </w:style>
  <w:style w:type="character" w:customStyle="1" w:styleId="Char7">
    <w:name w:val="正文文本 Char"/>
    <w:qFormat/>
    <w:rPr>
      <w:kern w:val="2"/>
      <w:sz w:val="21"/>
      <w:szCs w:val="24"/>
    </w:rPr>
  </w:style>
  <w:style w:type="character" w:customStyle="1" w:styleId="z-Char">
    <w:name w:val="z-窗体底端 Char"/>
    <w:link w:val="z-1"/>
    <w:qFormat/>
    <w:rPr>
      <w:rFonts w:ascii="Arial" w:hAnsi="Arial" w:cs="Arial"/>
      <w:vanish/>
      <w:kern w:val="2"/>
      <w:sz w:val="16"/>
      <w:szCs w:val="16"/>
    </w:rPr>
  </w:style>
  <w:style w:type="paragraph" w:customStyle="1" w:styleId="z-1">
    <w:name w:val="z-窗体底端1"/>
    <w:basedOn w:val="a3"/>
    <w:next w:val="a3"/>
    <w:link w:val="z-Char"/>
    <w:unhideWhenUsed/>
    <w:qFormat/>
    <w:pPr>
      <w:pBdr>
        <w:top w:val="single" w:sz="6" w:space="1" w:color="auto"/>
      </w:pBdr>
      <w:jc w:val="center"/>
    </w:pPr>
    <w:rPr>
      <w:rFonts w:ascii="Arial" w:hAnsi="Arial" w:cs="Arial"/>
      <w:vanish/>
      <w:sz w:val="16"/>
      <w:szCs w:val="16"/>
    </w:rPr>
  </w:style>
  <w:style w:type="character" w:customStyle="1" w:styleId="3Char10">
    <w:name w:val="标题 3 Char1"/>
    <w:qFormat/>
    <w:rPr>
      <w:rFonts w:cs="Times New Roman"/>
      <w:b/>
      <w:bCs/>
      <w:kern w:val="2"/>
      <w:sz w:val="32"/>
      <w:szCs w:val="32"/>
    </w:rPr>
  </w:style>
  <w:style w:type="character" w:customStyle="1" w:styleId="Char17">
    <w:name w:val="批注主题 Char1"/>
    <w:uiPriority w:val="99"/>
    <w:qFormat/>
    <w:rPr>
      <w:rFonts w:ascii="Calibri" w:hAnsi="Calibri" w:cs="Times New Roman" w:hint="default"/>
      <w:b/>
      <w:bCs/>
      <w:kern w:val="2"/>
      <w:sz w:val="21"/>
      <w:szCs w:val="22"/>
    </w:rPr>
  </w:style>
  <w:style w:type="character" w:customStyle="1" w:styleId="CharChar101">
    <w:name w:val="Char Char101"/>
    <w:qFormat/>
    <w:rPr>
      <w:rFonts w:ascii="Arial" w:eastAsia="黑体" w:hAnsi="Arial"/>
      <w:b/>
      <w:bCs/>
      <w:sz w:val="32"/>
      <w:szCs w:val="32"/>
      <w:lang w:val="en-GB" w:eastAsia="en-US" w:bidi="ar-SA"/>
    </w:rPr>
  </w:style>
  <w:style w:type="character" w:customStyle="1" w:styleId="Char18">
    <w:name w:val="纯文本 Char1"/>
    <w:uiPriority w:val="99"/>
    <w:qFormat/>
    <w:rPr>
      <w:rFonts w:ascii="宋体" w:hAnsi="Courier New" w:cs="Courier New"/>
      <w:kern w:val="2"/>
      <w:sz w:val="21"/>
      <w:szCs w:val="21"/>
    </w:rPr>
  </w:style>
  <w:style w:type="character" w:customStyle="1" w:styleId="CharChar61">
    <w:name w:val="Char Char61"/>
    <w:qFormat/>
    <w:rPr>
      <w:rFonts w:ascii="Arial" w:eastAsia="黑体" w:hAnsi="Arial"/>
      <w:b/>
      <w:color w:val="000000"/>
      <w:sz w:val="24"/>
      <w:lang w:val="en-US" w:eastAsia="zh-CN" w:bidi="ar-SA"/>
    </w:rPr>
  </w:style>
  <w:style w:type="character" w:customStyle="1" w:styleId="CharChar5">
    <w:name w:val="Char Char5"/>
    <w:uiPriority w:val="99"/>
    <w:qFormat/>
    <w:rPr>
      <w:rFonts w:ascii="宋体" w:eastAsia="宋体" w:hAnsi="宋体" w:hint="eastAsia"/>
      <w:b/>
      <w:color w:val="000000"/>
      <w:sz w:val="24"/>
      <w:lang w:val="en-US" w:eastAsia="zh-CN" w:bidi="ar-SA"/>
    </w:rPr>
  </w:style>
  <w:style w:type="character" w:customStyle="1" w:styleId="CharChar71">
    <w:name w:val="Char Char71"/>
    <w:qFormat/>
    <w:rPr>
      <w:rFonts w:eastAsia="宋体"/>
      <w:b/>
      <w:kern w:val="2"/>
      <w:sz w:val="21"/>
      <w:szCs w:val="24"/>
      <w:lang w:val="en-US" w:eastAsia="zh-CN" w:bidi="ar-SA"/>
    </w:rPr>
  </w:style>
  <w:style w:type="character" w:customStyle="1" w:styleId="Level3-iChar1">
    <w:name w:val="Level 3 - i Char1"/>
    <w:qFormat/>
    <w:rPr>
      <w:rFonts w:ascii="宋体" w:eastAsia="宋体" w:hAnsi="宋体" w:hint="eastAsia"/>
      <w:b/>
      <w:bCs/>
      <w:kern w:val="2"/>
      <w:sz w:val="28"/>
      <w:szCs w:val="28"/>
      <w:lang w:val="en-US" w:eastAsia="zh-CN" w:bidi="ar-SA"/>
    </w:rPr>
  </w:style>
  <w:style w:type="character" w:customStyle="1" w:styleId="1Char1">
    <w:name w:val="标题 1 Char1"/>
    <w:qFormat/>
    <w:rPr>
      <w:rFonts w:cs="Times New Roman"/>
      <w:b/>
      <w:bCs/>
      <w:kern w:val="44"/>
      <w:sz w:val="44"/>
      <w:szCs w:val="44"/>
    </w:rPr>
  </w:style>
  <w:style w:type="character" w:customStyle="1" w:styleId="3Char11">
    <w:name w:val="正文文本 3 Char1"/>
    <w:uiPriority w:val="99"/>
    <w:qFormat/>
    <w:rPr>
      <w:kern w:val="2"/>
      <w:sz w:val="16"/>
      <w:szCs w:val="16"/>
    </w:rPr>
  </w:style>
  <w:style w:type="character" w:customStyle="1" w:styleId="msoins0">
    <w:name w:val="msoins"/>
    <w:qFormat/>
  </w:style>
  <w:style w:type="character" w:customStyle="1" w:styleId="detail">
    <w:name w:val="detail"/>
    <w:qFormat/>
  </w:style>
  <w:style w:type="character" w:customStyle="1" w:styleId="CharChar10">
    <w:name w:val="Char Char10"/>
    <w:qFormat/>
    <w:rPr>
      <w:rFonts w:ascii="Arial" w:eastAsia="黑体" w:hAnsi="Arial" w:cs="Arial" w:hint="default"/>
      <w:b/>
      <w:bCs/>
      <w:sz w:val="32"/>
      <w:szCs w:val="32"/>
      <w:lang w:val="en-GB" w:eastAsia="en-US" w:bidi="ar-SA"/>
    </w:rPr>
  </w:style>
  <w:style w:type="character" w:customStyle="1" w:styleId="CharChar81">
    <w:name w:val="Char Char81"/>
    <w:qFormat/>
    <w:rPr>
      <w:rFonts w:ascii="Arial" w:eastAsia="黑体" w:hAnsi="Arial"/>
      <w:b/>
      <w:color w:val="000000"/>
      <w:sz w:val="28"/>
      <w:lang w:val="en-US" w:eastAsia="zh-CN" w:bidi="ar-SA"/>
    </w:rPr>
  </w:style>
  <w:style w:type="character" w:customStyle="1" w:styleId="CharChar51">
    <w:name w:val="Char Char51"/>
    <w:qFormat/>
    <w:rPr>
      <w:rFonts w:ascii="宋体" w:eastAsia="宋体" w:hAnsi="宋体"/>
      <w:b/>
      <w:color w:val="000000"/>
      <w:sz w:val="24"/>
      <w:lang w:val="en-US" w:eastAsia="zh-CN" w:bidi="ar-SA"/>
    </w:rPr>
  </w:style>
  <w:style w:type="character" w:customStyle="1" w:styleId="Level3-iChar3">
    <w:name w:val="Level 3 - i Char3"/>
    <w:qFormat/>
    <w:rPr>
      <w:rFonts w:ascii="宋体" w:eastAsia="宋体" w:hAnsi="宋体" w:hint="eastAsia"/>
      <w:b/>
      <w:bCs/>
      <w:kern w:val="2"/>
      <w:sz w:val="28"/>
      <w:szCs w:val="28"/>
      <w:lang w:val="en-US" w:eastAsia="zh-CN" w:bidi="ar-SA"/>
    </w:rPr>
  </w:style>
  <w:style w:type="character" w:customStyle="1" w:styleId="sm1">
    <w:name w:val="sm1"/>
    <w:qFormat/>
    <w:rPr>
      <w:szCs w:val="18"/>
    </w:rPr>
  </w:style>
  <w:style w:type="character" w:customStyle="1" w:styleId="CharChar41">
    <w:name w:val="Char Char41"/>
    <w:qFormat/>
    <w:rPr>
      <w:rFonts w:ascii="Arial" w:eastAsia="黑体" w:hAnsi="Arial"/>
      <w:color w:val="000000"/>
      <w:sz w:val="24"/>
      <w:lang w:val="en-US" w:eastAsia="zh-CN" w:bidi="ar-SA"/>
    </w:rPr>
  </w:style>
  <w:style w:type="character" w:customStyle="1" w:styleId="2Char0">
    <w:name w:val="标题2 Char"/>
    <w:link w:val="2b"/>
    <w:qFormat/>
    <w:rPr>
      <w:rFonts w:eastAsia="黑体" w:hAnsi="Arial"/>
      <w:b/>
      <w:bCs/>
      <w:kern w:val="2"/>
      <w:sz w:val="28"/>
      <w:szCs w:val="28"/>
    </w:rPr>
  </w:style>
  <w:style w:type="paragraph" w:customStyle="1" w:styleId="2b">
    <w:name w:val="标题2"/>
    <w:basedOn w:val="2"/>
    <w:link w:val="2Char0"/>
    <w:qFormat/>
    <w:pPr>
      <w:spacing w:beforeLines="150" w:afterLines="50" w:line="360" w:lineRule="auto"/>
    </w:pPr>
    <w:rPr>
      <w:rFonts w:ascii="Calibri"/>
      <w:sz w:val="28"/>
      <w:szCs w:val="28"/>
    </w:rPr>
  </w:style>
  <w:style w:type="character" w:customStyle="1" w:styleId="Char1CharCharCharChar">
    <w:name w:val="招股书正文 Char1 Char Char Char Char"/>
    <w:link w:val="Char1CharCharChar"/>
    <w:qFormat/>
    <w:locked/>
    <w:rPr>
      <w:kern w:val="2"/>
      <w:sz w:val="24"/>
      <w:szCs w:val="24"/>
    </w:rPr>
  </w:style>
  <w:style w:type="paragraph" w:customStyle="1" w:styleId="Char1CharCharChar">
    <w:name w:val="招股书正文 Char1 Char Char Char"/>
    <w:link w:val="Char1CharCharCharChar"/>
    <w:qFormat/>
    <w:pPr>
      <w:widowControl w:val="0"/>
      <w:overflowPunct w:val="0"/>
      <w:autoSpaceDE w:val="0"/>
      <w:autoSpaceDN w:val="0"/>
      <w:adjustRightInd w:val="0"/>
      <w:snapToGrid w:val="0"/>
      <w:spacing w:before="120" w:line="360" w:lineRule="auto"/>
      <w:ind w:firstLineChars="200" w:firstLine="200"/>
      <w:jc w:val="both"/>
    </w:pPr>
    <w:rPr>
      <w:kern w:val="2"/>
      <w:sz w:val="24"/>
      <w:szCs w:val="24"/>
    </w:rPr>
  </w:style>
  <w:style w:type="character" w:customStyle="1" w:styleId="CharChar6">
    <w:name w:val="Char Char6"/>
    <w:qFormat/>
    <w:rPr>
      <w:rFonts w:ascii="Arial" w:eastAsia="黑体" w:hAnsi="Arial" w:cs="Arial" w:hint="default"/>
      <w:b/>
      <w:color w:val="000000"/>
      <w:sz w:val="24"/>
      <w:lang w:val="en-US" w:eastAsia="zh-CN" w:bidi="ar-SA"/>
    </w:rPr>
  </w:style>
  <w:style w:type="character" w:customStyle="1" w:styleId="Level2-aChar2">
    <w:name w:val="Level 2 - a Char2"/>
    <w:qFormat/>
    <w:rPr>
      <w:rFonts w:ascii="Arial" w:eastAsia="黑体" w:hAnsi="Arial" w:cs="Arial" w:hint="default"/>
      <w:b/>
      <w:bCs/>
      <w:kern w:val="2"/>
      <w:sz w:val="28"/>
      <w:szCs w:val="28"/>
      <w:lang w:val="en-US" w:eastAsia="zh-CN" w:bidi="ar-SA"/>
    </w:rPr>
  </w:style>
  <w:style w:type="character" w:customStyle="1" w:styleId="gray12">
    <w:name w:val="gray12"/>
    <w:qFormat/>
  </w:style>
  <w:style w:type="character" w:customStyle="1" w:styleId="Level2-aChar3">
    <w:name w:val="Level 2 - a Char3"/>
    <w:qFormat/>
    <w:rPr>
      <w:rFonts w:ascii="Arial" w:eastAsia="黑体" w:hAnsi="Arial" w:cs="Arial" w:hint="default"/>
      <w:b/>
      <w:bCs/>
      <w:kern w:val="2"/>
      <w:sz w:val="28"/>
      <w:szCs w:val="28"/>
      <w:lang w:val="en-US" w:eastAsia="zh-CN" w:bidi="ar-SA"/>
    </w:rPr>
  </w:style>
  <w:style w:type="character" w:customStyle="1" w:styleId="oblogtext">
    <w:name w:val="oblog_text"/>
    <w:qFormat/>
  </w:style>
  <w:style w:type="character" w:customStyle="1" w:styleId="msonormal0">
    <w:name w:val="msonormal"/>
    <w:qFormat/>
  </w:style>
  <w:style w:type="character" w:customStyle="1" w:styleId="afont1">
    <w:name w:val="afont1"/>
    <w:qFormat/>
    <w:rPr>
      <w:rFonts w:ascii="Arial Narrow" w:hAnsi="Arial Narrow" w:cs="Arial Narrow" w:hint="default"/>
      <w:sz w:val="22"/>
      <w:szCs w:val="22"/>
    </w:rPr>
  </w:style>
  <w:style w:type="character" w:customStyle="1" w:styleId="contentgg">
    <w:name w:val="content_gg"/>
    <w:qFormat/>
  </w:style>
  <w:style w:type="character" w:customStyle="1" w:styleId="test1">
    <w:name w:val="test1"/>
    <w:qFormat/>
    <w:rPr>
      <w:color w:val="000000"/>
      <w:spacing w:val="330"/>
      <w:sz w:val="21"/>
      <w:szCs w:val="21"/>
      <w:u w:val="none"/>
    </w:rPr>
  </w:style>
  <w:style w:type="character" w:customStyle="1" w:styleId="da1">
    <w:name w:val="da1"/>
    <w:qFormat/>
    <w:rPr>
      <w:rFonts w:ascii="ˎ̥" w:hAnsi="ˎ̥" w:hint="default"/>
      <w:color w:val="000000"/>
      <w:sz w:val="21"/>
      <w:szCs w:val="21"/>
      <w:u w:val="none"/>
    </w:rPr>
  </w:style>
  <w:style w:type="character" w:customStyle="1" w:styleId="hangju">
    <w:name w:val="hangju"/>
    <w:qFormat/>
  </w:style>
  <w:style w:type="character" w:customStyle="1" w:styleId="2Char1">
    <w:name w:val="正文文本 2 Char1"/>
    <w:uiPriority w:val="99"/>
    <w:qFormat/>
    <w:rPr>
      <w:kern w:val="2"/>
      <w:sz w:val="24"/>
      <w:szCs w:val="24"/>
    </w:rPr>
  </w:style>
  <w:style w:type="character" w:customStyle="1" w:styleId="2CharCharCharChar1">
    <w:name w:val="标题 2 Char Char Char Char1"/>
    <w:qFormat/>
    <w:rPr>
      <w:rFonts w:ascii="Arial" w:eastAsia="黑体" w:hAnsi="Arial" w:cs="Arial" w:hint="default"/>
      <w:bCs/>
      <w:kern w:val="2"/>
      <w:sz w:val="28"/>
      <w:szCs w:val="32"/>
      <w:lang w:val="en-US" w:eastAsia="zh-CN" w:bidi="ar-SA"/>
    </w:rPr>
  </w:style>
  <w:style w:type="character" w:customStyle="1" w:styleId="wz14">
    <w:name w:val="wz14"/>
    <w:qFormat/>
  </w:style>
  <w:style w:type="character" w:customStyle="1" w:styleId="Char30">
    <w:name w:val="招股书修改 Char3"/>
    <w:qFormat/>
    <w:rPr>
      <w:rFonts w:ascii="楷体_GB2312" w:eastAsia="楷体_GB2312" w:cs="楷体_GB2312"/>
      <w:b/>
      <w:bCs/>
      <w:kern w:val="2"/>
      <w:sz w:val="24"/>
      <w:szCs w:val="24"/>
      <w:lang w:val="en-US" w:eastAsia="zh-CN" w:bidi="ar-SA"/>
    </w:rPr>
  </w:style>
  <w:style w:type="character" w:customStyle="1" w:styleId="Level3-iChar">
    <w:name w:val="Level 3 - i Char"/>
    <w:qFormat/>
    <w:rPr>
      <w:rFonts w:ascii="宋体" w:eastAsia="宋体" w:hAnsi="宋体" w:hint="eastAsia"/>
      <w:b/>
      <w:kern w:val="2"/>
      <w:sz w:val="21"/>
      <w:szCs w:val="24"/>
      <w:lang w:val="en-US" w:eastAsia="zh-CN" w:bidi="ar-SA"/>
    </w:rPr>
  </w:style>
  <w:style w:type="character" w:customStyle="1" w:styleId="6Char1">
    <w:name w:val="标题 6 Char1"/>
    <w:qFormat/>
    <w:rPr>
      <w:rFonts w:ascii="Cambria" w:eastAsia="宋体" w:hAnsi="Cambria" w:cs="Times New Roman"/>
      <w:b/>
      <w:bCs/>
      <w:kern w:val="2"/>
      <w:sz w:val="24"/>
      <w:szCs w:val="24"/>
    </w:rPr>
  </w:style>
  <w:style w:type="character" w:customStyle="1" w:styleId="2Char10">
    <w:name w:val="正文首行缩进 2 Char1"/>
    <w:qFormat/>
    <w:rPr>
      <w:kern w:val="2"/>
      <w:sz w:val="24"/>
      <w:szCs w:val="24"/>
    </w:rPr>
  </w:style>
  <w:style w:type="character" w:customStyle="1" w:styleId="Char8">
    <w:name w:val="表标题格式 Char"/>
    <w:link w:val="afffff"/>
    <w:qFormat/>
    <w:rPr>
      <w:b/>
      <w:bCs/>
      <w:sz w:val="21"/>
      <w:szCs w:val="21"/>
    </w:rPr>
  </w:style>
  <w:style w:type="paragraph" w:customStyle="1" w:styleId="afffff">
    <w:name w:val="表标题格式"/>
    <w:basedOn w:val="2"/>
    <w:link w:val="Char8"/>
    <w:qFormat/>
    <w:pPr>
      <w:keepNext w:val="0"/>
      <w:keepLines w:val="0"/>
      <w:spacing w:afterLines="50" w:line="240" w:lineRule="auto"/>
      <w:ind w:right="136" w:firstLineChars="0" w:firstLine="0"/>
      <w:jc w:val="center"/>
      <w:outlineLvl w:val="9"/>
    </w:pPr>
    <w:rPr>
      <w:rFonts w:ascii="Calibri" w:eastAsia="宋体" w:hAnsi="Calibri"/>
      <w:kern w:val="0"/>
      <w:sz w:val="21"/>
      <w:szCs w:val="21"/>
    </w:rPr>
  </w:style>
  <w:style w:type="character" w:customStyle="1" w:styleId="Char9">
    <w:name w:val="联证页眉 Char"/>
    <w:qFormat/>
    <w:rPr>
      <w:rFonts w:ascii="Times New Roman" w:hAnsi="Times New Roman"/>
      <w:kern w:val="2"/>
      <w:sz w:val="18"/>
      <w:szCs w:val="18"/>
    </w:rPr>
  </w:style>
  <w:style w:type="character" w:customStyle="1" w:styleId="CharChar91">
    <w:name w:val="Char Char91"/>
    <w:qFormat/>
    <w:rPr>
      <w:rFonts w:eastAsia="宋体"/>
      <w:b/>
      <w:kern w:val="2"/>
      <w:sz w:val="32"/>
      <w:szCs w:val="24"/>
      <w:lang w:val="en-US" w:eastAsia="zh-CN" w:bidi="ar-SA"/>
    </w:rPr>
  </w:style>
  <w:style w:type="character" w:customStyle="1" w:styleId="SectionHeadingCharCharChar">
    <w:name w:val="Section Heading Char Char Char"/>
    <w:qFormat/>
    <w:rPr>
      <w:rFonts w:ascii="宋体" w:eastAsia="宋体" w:hAnsi="宋体" w:hint="eastAsia"/>
      <w:b/>
      <w:kern w:val="44"/>
      <w:sz w:val="28"/>
      <w:szCs w:val="24"/>
      <w:lang w:val="en-US" w:eastAsia="zh-CN" w:bidi="ar-SA"/>
    </w:rPr>
  </w:style>
  <w:style w:type="character" w:customStyle="1" w:styleId="Char19">
    <w:name w:val="脚注文本 Char1"/>
    <w:uiPriority w:val="99"/>
    <w:qFormat/>
    <w:rPr>
      <w:rFonts w:ascii="Calibri" w:hAnsi="Calibri"/>
      <w:kern w:val="2"/>
      <w:sz w:val="18"/>
      <w:szCs w:val="18"/>
    </w:rPr>
  </w:style>
  <w:style w:type="character" w:customStyle="1" w:styleId="2Char11">
    <w:name w:val="正文文本缩进 2 Char1"/>
    <w:uiPriority w:val="99"/>
    <w:qFormat/>
    <w:rPr>
      <w:rFonts w:ascii="Calibri" w:hAnsi="Calibri"/>
      <w:kern w:val="2"/>
      <w:sz w:val="21"/>
      <w:szCs w:val="22"/>
    </w:rPr>
  </w:style>
  <w:style w:type="character" w:customStyle="1" w:styleId="nr121">
    <w:name w:val="nr121"/>
    <w:qFormat/>
    <w:rPr>
      <w:color w:val="auto"/>
      <w:spacing w:val="300"/>
      <w:sz w:val="18"/>
      <w:szCs w:val="18"/>
    </w:rPr>
  </w:style>
  <w:style w:type="character" w:customStyle="1" w:styleId="1Char0">
    <w:name w:val="标题1 Char"/>
    <w:link w:val="1f0"/>
    <w:qFormat/>
    <w:rPr>
      <w:rFonts w:eastAsia="黑体" w:hAnsi="Arial"/>
      <w:b/>
      <w:kern w:val="44"/>
      <w:sz w:val="32"/>
      <w:szCs w:val="32"/>
      <w:lang w:val="en-GB"/>
    </w:rPr>
  </w:style>
  <w:style w:type="paragraph" w:customStyle="1" w:styleId="1f0">
    <w:name w:val="标题1"/>
    <w:basedOn w:val="11"/>
    <w:link w:val="1Char0"/>
    <w:uiPriority w:val="99"/>
    <w:qFormat/>
    <w:pPr>
      <w:keepNext w:val="0"/>
      <w:keepLines w:val="0"/>
      <w:widowControl/>
      <w:adjustRightInd w:val="0"/>
      <w:spacing w:beforeLines="150" w:afterLines="50" w:line="360" w:lineRule="auto"/>
      <w:jc w:val="center"/>
    </w:pPr>
    <w:rPr>
      <w:rFonts w:ascii="Calibri" w:eastAsia="黑体" w:hAnsi="Arial"/>
      <w:bCs w:val="0"/>
      <w:sz w:val="32"/>
      <w:szCs w:val="32"/>
      <w:lang w:val="en-GB"/>
    </w:rPr>
  </w:style>
  <w:style w:type="character" w:customStyle="1" w:styleId="read1">
    <w:name w:val="read1"/>
    <w:qFormat/>
    <w:rPr>
      <w:rFonts w:hint="default"/>
      <w:color w:val="000000"/>
      <w:u w:val="none"/>
    </w:rPr>
  </w:style>
  <w:style w:type="character" w:customStyle="1" w:styleId="3Char0">
    <w:name w:val="标题3 Char"/>
    <w:link w:val="39"/>
    <w:qFormat/>
    <w:rPr>
      <w:b/>
      <w:bCs/>
      <w:kern w:val="2"/>
      <w:sz w:val="24"/>
      <w:szCs w:val="24"/>
    </w:rPr>
  </w:style>
  <w:style w:type="paragraph" w:customStyle="1" w:styleId="39">
    <w:name w:val="标题3"/>
    <w:basedOn w:val="3"/>
    <w:link w:val="3Char0"/>
    <w:qFormat/>
    <w:pPr>
      <w:spacing w:beforeLines="150" w:afterLines="50" w:line="360" w:lineRule="auto"/>
    </w:pPr>
    <w:rPr>
      <w:rFonts w:ascii="Calibri" w:hAnsi="Calibri"/>
      <w:sz w:val="24"/>
      <w:szCs w:val="24"/>
    </w:rPr>
  </w:style>
  <w:style w:type="character" w:customStyle="1" w:styleId="doc1">
    <w:name w:val="doc1"/>
    <w:qFormat/>
    <w:rPr>
      <w:color w:val="333333"/>
      <w:sz w:val="18"/>
      <w:szCs w:val="18"/>
    </w:rPr>
  </w:style>
  <w:style w:type="character" w:customStyle="1" w:styleId="CharChar11">
    <w:name w:val="Char Char11"/>
    <w:qFormat/>
    <w:rPr>
      <w:rFonts w:ascii="宋体" w:eastAsia="宋体" w:hAnsi="宋体" w:hint="eastAsia"/>
      <w:b/>
      <w:kern w:val="44"/>
      <w:sz w:val="28"/>
      <w:szCs w:val="24"/>
      <w:lang w:val="en-US" w:eastAsia="zh-CN" w:bidi="ar-SA"/>
    </w:rPr>
  </w:style>
  <w:style w:type="character" w:customStyle="1" w:styleId="7Char1">
    <w:name w:val="标题 7 Char1"/>
    <w:uiPriority w:val="99"/>
    <w:qFormat/>
    <w:rPr>
      <w:rFonts w:cs="Times New Roman"/>
      <w:b/>
      <w:bCs/>
      <w:kern w:val="2"/>
      <w:sz w:val="24"/>
      <w:szCs w:val="24"/>
    </w:rPr>
  </w:style>
  <w:style w:type="character" w:customStyle="1" w:styleId="Level3-iChar2">
    <w:name w:val="Level 3 - i Char2"/>
    <w:qFormat/>
    <w:rPr>
      <w:rFonts w:ascii="宋体" w:eastAsia="宋体" w:hAnsi="宋体" w:hint="eastAsia"/>
      <w:b/>
      <w:bCs/>
      <w:kern w:val="2"/>
      <w:sz w:val="28"/>
      <w:szCs w:val="28"/>
      <w:lang w:val="en-US" w:eastAsia="zh-CN" w:bidi="ar-SA"/>
    </w:rPr>
  </w:style>
  <w:style w:type="character" w:customStyle="1" w:styleId="06Char">
    <w:name w:val="06中信_表格标题 Char"/>
    <w:qFormat/>
  </w:style>
  <w:style w:type="character" w:customStyle="1" w:styleId="content">
    <w:name w:val="content"/>
    <w:qFormat/>
  </w:style>
  <w:style w:type="character" w:customStyle="1" w:styleId="unnamed11">
    <w:name w:val="unnamed11"/>
    <w:qFormat/>
    <w:rPr>
      <w:sz w:val="18"/>
      <w:szCs w:val="18"/>
    </w:rPr>
  </w:style>
  <w:style w:type="character" w:customStyle="1" w:styleId="4Char1">
    <w:name w:val="标题 4 Char1"/>
    <w:qFormat/>
    <w:rPr>
      <w:rFonts w:ascii="Arial" w:eastAsia="黑体" w:hAnsi="Arial" w:cs="Arial" w:hint="default"/>
      <w:b/>
      <w:color w:val="000000"/>
      <w:sz w:val="28"/>
      <w:lang w:val="en-US" w:eastAsia="zh-CN" w:bidi="ar-SA"/>
    </w:rPr>
  </w:style>
  <w:style w:type="character" w:customStyle="1" w:styleId="CharChar26">
    <w:name w:val="Char Char26"/>
    <w:qFormat/>
    <w:locked/>
    <w:rPr>
      <w:rFonts w:cs="Times New Roman"/>
      <w:kern w:val="2"/>
      <w:sz w:val="18"/>
      <w:szCs w:val="18"/>
    </w:rPr>
  </w:style>
  <w:style w:type="character" w:customStyle="1" w:styleId="big">
    <w:name w:val="big"/>
    <w:qFormat/>
  </w:style>
  <w:style w:type="character" w:customStyle="1" w:styleId="content1">
    <w:name w:val="content1"/>
    <w:qFormat/>
    <w:rPr>
      <w:color w:val="000000"/>
      <w:spacing w:val="400"/>
      <w:sz w:val="21"/>
      <w:szCs w:val="21"/>
    </w:rPr>
  </w:style>
  <w:style w:type="character" w:customStyle="1" w:styleId="Char1a">
    <w:name w:val="批注文字 Char1"/>
    <w:uiPriority w:val="99"/>
    <w:qFormat/>
    <w:rPr>
      <w:rFonts w:ascii="Times New Roman" w:hAnsi="Times New Roman" w:cs="Times New Roman" w:hint="default"/>
      <w:kern w:val="2"/>
      <w:sz w:val="21"/>
      <w:szCs w:val="24"/>
    </w:rPr>
  </w:style>
  <w:style w:type="character" w:customStyle="1" w:styleId="da">
    <w:name w:val="da"/>
    <w:qFormat/>
  </w:style>
  <w:style w:type="character" w:customStyle="1" w:styleId="big1">
    <w:name w:val="big1"/>
    <w:qFormat/>
    <w:rPr>
      <w:spacing w:val="360"/>
      <w:sz w:val="22"/>
      <w:szCs w:val="22"/>
    </w:rPr>
  </w:style>
  <w:style w:type="character" w:customStyle="1" w:styleId="CharChar27">
    <w:name w:val="Char Char27"/>
    <w:qFormat/>
    <w:locked/>
    <w:rPr>
      <w:rFonts w:cs="Times New Roman"/>
      <w:sz w:val="18"/>
      <w:szCs w:val="18"/>
    </w:rPr>
  </w:style>
  <w:style w:type="character" w:customStyle="1" w:styleId="Chara">
    <w:name w:val="三级目录 Char"/>
    <w:link w:val="afffff0"/>
    <w:qFormat/>
    <w:rPr>
      <w:b/>
      <w:bCs/>
      <w:sz w:val="24"/>
      <w:szCs w:val="24"/>
      <w:lang w:eastAsia="en-US"/>
    </w:rPr>
  </w:style>
  <w:style w:type="paragraph" w:customStyle="1" w:styleId="afffff0">
    <w:name w:val="三级目录"/>
    <w:basedOn w:val="2"/>
    <w:link w:val="Chara"/>
    <w:qFormat/>
    <w:pPr>
      <w:keepNext w:val="0"/>
      <w:keepLines w:val="0"/>
      <w:spacing w:before="50" w:afterLines="50" w:line="360" w:lineRule="auto"/>
      <w:jc w:val="left"/>
      <w:outlineLvl w:val="2"/>
    </w:pPr>
    <w:rPr>
      <w:rFonts w:ascii="Calibri" w:eastAsia="宋体" w:hAnsi="Calibri"/>
      <w:kern w:val="0"/>
      <w:sz w:val="24"/>
      <w:szCs w:val="24"/>
      <w:lang w:eastAsia="en-US"/>
    </w:rPr>
  </w:style>
  <w:style w:type="character" w:customStyle="1" w:styleId="4Char">
    <w:name w:val="标题4 Char"/>
    <w:link w:val="44"/>
    <w:qFormat/>
    <w:rPr>
      <w:b/>
      <w:kern w:val="2"/>
      <w:sz w:val="24"/>
      <w:szCs w:val="22"/>
    </w:rPr>
  </w:style>
  <w:style w:type="paragraph" w:customStyle="1" w:styleId="44">
    <w:name w:val="标题4"/>
    <w:basedOn w:val="1e"/>
    <w:link w:val="4Char"/>
    <w:qFormat/>
    <w:pPr>
      <w:adjustRightInd w:val="0"/>
      <w:snapToGrid w:val="0"/>
      <w:spacing w:beforeLines="50" w:afterLines="50" w:line="360" w:lineRule="auto"/>
      <w:ind w:firstLine="482"/>
    </w:pPr>
    <w:rPr>
      <w:b/>
      <w:sz w:val="24"/>
    </w:rPr>
  </w:style>
  <w:style w:type="paragraph" w:customStyle="1" w:styleId="CharCharCharCharCharCharCharCharCharCharCharCharChar1">
    <w:name w:val="Char Char Char Char Char Char Char Char Char Char Char Char Char1"/>
    <w:basedOn w:val="a3"/>
    <w:qFormat/>
    <w:pPr>
      <w:widowControl/>
      <w:snapToGrid w:val="0"/>
      <w:spacing w:line="360" w:lineRule="auto"/>
      <w:ind w:firstLineChars="200" w:firstLine="200"/>
      <w:jc w:val="left"/>
    </w:pPr>
    <w:rPr>
      <w:rFonts w:ascii="宋体" w:eastAsia="仿宋_GB2312" w:hAnsi="宋体" w:cs="宋体"/>
      <w:kern w:val="0"/>
      <w:sz w:val="24"/>
    </w:rPr>
  </w:style>
  <w:style w:type="paragraph" w:customStyle="1" w:styleId="xl48">
    <w:name w:val="xl48"/>
    <w:basedOn w:val="a3"/>
    <w:qFormat/>
    <w:pPr>
      <w:widowControl/>
      <w:pBdr>
        <w:top w:val="single" w:sz="4" w:space="0" w:color="auto"/>
        <w:left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Char1CharCharCharCharChar">
    <w:name w:val="Char Char1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afffff1">
    <w:name w:val="招股书修改"/>
    <w:basedOn w:val="a3"/>
    <w:uiPriority w:val="99"/>
    <w:qFormat/>
    <w:pPr>
      <w:overflowPunct w:val="0"/>
      <w:autoSpaceDE w:val="0"/>
      <w:autoSpaceDN w:val="0"/>
      <w:adjustRightInd w:val="0"/>
      <w:snapToGrid w:val="0"/>
      <w:spacing w:line="360" w:lineRule="auto"/>
      <w:ind w:firstLineChars="200" w:firstLine="200"/>
    </w:pPr>
    <w:rPr>
      <w:rFonts w:ascii="楷体_GB2312" w:eastAsia="楷体_GB2312" w:hAnsi="Times New Roman" w:cs="楷体_GB2312"/>
      <w:b/>
      <w:bCs/>
      <w:sz w:val="24"/>
    </w:rPr>
  </w:style>
  <w:style w:type="paragraph" w:customStyle="1" w:styleId="CM74">
    <w:name w:val="CM74"/>
    <w:basedOn w:val="a3"/>
    <w:next w:val="a3"/>
    <w:uiPriority w:val="99"/>
    <w:qFormat/>
    <w:pPr>
      <w:autoSpaceDE w:val="0"/>
      <w:autoSpaceDN w:val="0"/>
      <w:adjustRightInd w:val="0"/>
      <w:spacing w:after="338"/>
      <w:jc w:val="left"/>
    </w:pPr>
    <w:rPr>
      <w:rFonts w:ascii="宋体" w:hAnsi="Times New Roman"/>
      <w:kern w:val="0"/>
      <w:sz w:val="24"/>
    </w:rPr>
  </w:style>
  <w:style w:type="paragraph" w:customStyle="1" w:styleId="xl26">
    <w:name w:val="xl26"/>
    <w:basedOn w:val="a3"/>
    <w:qFormat/>
    <w:pPr>
      <w:widowControl/>
      <w:pBdr>
        <w:bottom w:val="single" w:sz="4" w:space="0" w:color="000000"/>
        <w:right w:val="single" w:sz="4" w:space="0" w:color="000000"/>
      </w:pBdr>
      <w:spacing w:beforeAutospacing="1" w:after="100" w:afterAutospacing="1"/>
    </w:pPr>
    <w:rPr>
      <w:rFonts w:ascii="Arial Unicode MS" w:hAnsi="Arial Unicode MS"/>
      <w:kern w:val="0"/>
      <w:szCs w:val="21"/>
    </w:rPr>
  </w:style>
  <w:style w:type="paragraph" w:customStyle="1" w:styleId="ParaChar">
    <w:name w:val="默认段落字体 Para Char"/>
    <w:basedOn w:val="a3"/>
    <w:uiPriority w:val="99"/>
    <w:qFormat/>
    <w:pPr>
      <w:spacing w:line="360" w:lineRule="auto"/>
      <w:ind w:firstLineChars="200" w:firstLine="200"/>
    </w:pPr>
    <w:rPr>
      <w:rFonts w:ascii="宋体" w:hAnsi="宋体" w:cs="宋体"/>
      <w:sz w:val="24"/>
    </w:rPr>
  </w:style>
  <w:style w:type="paragraph" w:customStyle="1" w:styleId="CharChar">
    <w:name w:val="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mls">
    <w:name w:val="正文mls"/>
    <w:basedOn w:val="ml"/>
    <w:uiPriority w:val="99"/>
    <w:qFormat/>
    <w:rPr>
      <w:rFonts w:ascii="宋体" w:eastAsia="宋体"/>
    </w:rPr>
  </w:style>
  <w:style w:type="paragraph" w:customStyle="1" w:styleId="ml">
    <w:name w:val="正文ml"/>
    <w:basedOn w:val="a3"/>
    <w:uiPriority w:val="99"/>
    <w:qFormat/>
    <w:pPr>
      <w:adjustRightInd w:val="0"/>
      <w:spacing w:line="400" w:lineRule="atLeast"/>
      <w:jc w:val="left"/>
    </w:pPr>
    <w:rPr>
      <w:rFonts w:ascii="黑体" w:eastAsia="黑体" w:hAnsi="Times New Roman"/>
      <w:kern w:val="0"/>
      <w:sz w:val="28"/>
      <w:szCs w:val="20"/>
    </w:rPr>
  </w:style>
  <w:style w:type="paragraph" w:customStyle="1" w:styleId="Char2CharCharCharCharCharCharCharCharChar1CharCharCharCharCharCharCharCharCharCharCharCharCharCharChar2">
    <w:name w:val="Char2 Char Char Char Char Char Char Char Char Char1 Char Char Char Char Char Char Char Char Char Char Char Char Char Char Char2"/>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font8">
    <w:name w:val="font8"/>
    <w:basedOn w:val="a3"/>
    <w:qFormat/>
    <w:pPr>
      <w:widowControl/>
      <w:spacing w:beforeAutospacing="1" w:after="100" w:afterAutospacing="1"/>
      <w:jc w:val="left"/>
    </w:pPr>
    <w:rPr>
      <w:rFonts w:ascii="Times New Roman" w:hAnsi="Times New Roman"/>
      <w:kern w:val="0"/>
      <w:sz w:val="20"/>
      <w:szCs w:val="20"/>
    </w:rPr>
  </w:style>
  <w:style w:type="paragraph" w:customStyle="1" w:styleId="CharCharCharCharChar1CharCharCharCharCharCharCharCharCharCharCharCharCharCharCharCharCharCharCharCharCharCharCharCharCharCharCharChar1CharCharCharChar1">
    <w:name w:val="Char Char Char Char Char1 Char Char Char Char Char Char Char Char Char Char Char Char Char Char Char Char Char Char Char Char Char Char Char Char Char Char Char Char1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
    <w:name w:val="Char Char1 Char Char Char Char"/>
    <w:basedOn w:val="a3"/>
    <w:qFormat/>
    <w:pPr>
      <w:snapToGrid w:val="0"/>
      <w:spacing w:line="360" w:lineRule="auto"/>
      <w:ind w:firstLineChars="200" w:firstLine="200"/>
    </w:pPr>
    <w:rPr>
      <w:rFonts w:ascii="Times New Roman" w:eastAsia="仿宋_GB2312" w:hAnsi="Times New Roman"/>
      <w:sz w:val="24"/>
    </w:rPr>
  </w:style>
  <w:style w:type="paragraph" w:customStyle="1" w:styleId="61">
    <w:name w:val="样式6"/>
    <w:basedOn w:val="39"/>
    <w:qFormat/>
    <w:pPr>
      <w:spacing w:beforeLines="100"/>
      <w:ind w:firstLine="482"/>
    </w:pPr>
  </w:style>
  <w:style w:type="paragraph" w:customStyle="1" w:styleId="afffff2">
    <w:name w:val="表编号"/>
    <w:basedOn w:val="a3"/>
    <w:next w:val="a3"/>
    <w:qFormat/>
    <w:pPr>
      <w:tabs>
        <w:tab w:val="left" w:pos="720"/>
      </w:tabs>
      <w:spacing w:beforeLines="50" w:line="300" w:lineRule="auto"/>
      <w:jc w:val="center"/>
    </w:pPr>
    <w:rPr>
      <w:rFonts w:ascii="楷体_GB2312" w:eastAsia="楷体_GB2312" w:hAnsi="Times New Roman"/>
    </w:rPr>
  </w:style>
  <w:style w:type="paragraph" w:customStyle="1" w:styleId="Char2CharCharCharCharCharCharCharCharChar1CharCharChar">
    <w:name w:val="Char2 Char Char Char Char Char Char Char Char Char1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44">
    <w:name w:val="xl44"/>
    <w:basedOn w:val="a3"/>
    <w:qFormat/>
    <w:pPr>
      <w:widowControl/>
      <w:pBdr>
        <w:top w:val="single" w:sz="4" w:space="0" w:color="auto"/>
        <w:left w:val="single" w:sz="4" w:space="0" w:color="auto"/>
        <w:bottom w:val="single" w:sz="4" w:space="0" w:color="auto"/>
      </w:pBdr>
      <w:spacing w:beforeAutospacing="1" w:after="100" w:afterAutospacing="1"/>
      <w:jc w:val="center"/>
    </w:pPr>
    <w:rPr>
      <w:rFonts w:ascii="Times New Roman" w:hAnsi="Times New Roman"/>
      <w:kern w:val="0"/>
      <w:sz w:val="24"/>
    </w:rPr>
  </w:style>
  <w:style w:type="paragraph" w:customStyle="1" w:styleId="afffff3">
    <w:name w:val="中信第二级标题"/>
    <w:basedOn w:val="3"/>
    <w:next w:val="affffe"/>
    <w:qFormat/>
    <w:pPr>
      <w:spacing w:beforeLines="0" w:after="120" w:line="360" w:lineRule="auto"/>
      <w:ind w:leftChars="100" w:left="100" w:firstLineChars="0" w:hanging="1224"/>
    </w:pPr>
    <w:rPr>
      <w:rFonts w:eastAsia="黑体"/>
      <w:b w:val="0"/>
      <w:sz w:val="28"/>
    </w:rPr>
  </w:style>
  <w:style w:type="paragraph" w:customStyle="1" w:styleId="CharChar1CharCharCharCharCharCharCharCharCharCharCharCharCharCharCharCharCharCharCharCharCharCharCharCharCharCharCharChar2CharCharCharChar">
    <w:name w:val="Char Char1 Char Char Char Char Char Char Char Char Char Char Char Char Char Char Char Char Char Char Char Char Char Char Char Char Char Char Char Char2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afffff4">
    <w:name w:val="表后行"/>
    <w:basedOn w:val="a3"/>
    <w:uiPriority w:val="99"/>
    <w:qFormat/>
    <w:pPr>
      <w:overflowPunct w:val="0"/>
      <w:autoSpaceDE w:val="0"/>
      <w:autoSpaceDN w:val="0"/>
      <w:adjustRightInd w:val="0"/>
      <w:snapToGrid w:val="0"/>
      <w:spacing w:beforeLines="50" w:line="360" w:lineRule="auto"/>
      <w:ind w:firstLineChars="170" w:firstLine="410"/>
    </w:pPr>
    <w:rPr>
      <w:rFonts w:ascii="楷体_GB2312" w:eastAsia="楷体_GB2312" w:hAnsi="宋体" w:cs="宋体"/>
      <w:b/>
      <w:sz w:val="24"/>
    </w:rPr>
  </w:style>
  <w:style w:type="paragraph" w:customStyle="1" w:styleId="CharCharCharCharCharCharCharCharCharCharChar1">
    <w:name w:val="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2">
    <w:name w:val="Char Char2"/>
    <w:basedOn w:val="a3"/>
    <w:qFormat/>
    <w:pPr>
      <w:widowControl/>
      <w:spacing w:after="160" w:line="240" w:lineRule="exact"/>
      <w:jc w:val="left"/>
    </w:pPr>
    <w:rPr>
      <w:rFonts w:ascii="Verdana" w:hAnsi="Verdana"/>
      <w:kern w:val="0"/>
      <w:sz w:val="20"/>
      <w:szCs w:val="20"/>
      <w:lang w:eastAsia="en-US"/>
    </w:rPr>
  </w:style>
  <w:style w:type="paragraph" w:customStyle="1" w:styleId="CharChar1CharCharCharCharChar1">
    <w:name w:val="Char Char1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5">
    <w:name w:val="正文文字首行缩进"/>
    <w:basedOn w:val="a3"/>
    <w:next w:val="36"/>
    <w:qFormat/>
    <w:pPr>
      <w:spacing w:line="360" w:lineRule="auto"/>
      <w:ind w:firstLine="540"/>
    </w:pPr>
    <w:rPr>
      <w:rFonts w:ascii="Times New Roman" w:hAnsi="宋体"/>
      <w:color w:val="FF0000"/>
      <w:sz w:val="24"/>
    </w:rPr>
  </w:style>
  <w:style w:type="paragraph" w:customStyle="1" w:styleId="CharCharCharCharCharCharCharCharCharChar">
    <w:name w:val="Char Char Char Char Char Char Char Char Char Char"/>
    <w:basedOn w:val="a3"/>
    <w:qFormat/>
    <w:rPr>
      <w:rFonts w:ascii="Times New Roman" w:hAnsi="Times New Roman"/>
    </w:rPr>
  </w:style>
  <w:style w:type="paragraph" w:customStyle="1" w:styleId="CharChar1CharCharCharCharCharCharCharCharCharCharCharCharCharCharCharCharCharCharCharCharCharCharCharCharCharCharCharChar2Char">
    <w:name w:val="Char Char1 Char Char Char Char Char Char Char Char Char Char Char Char Char Char Char Char Char Char Char Char Char Char Char Char Char Char Char Char2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Level2">
    <w:name w:val="Level 2"/>
    <w:basedOn w:val="a3"/>
    <w:link w:val="Level2CharChar"/>
    <w:qFormat/>
    <w:pPr>
      <w:widowControl/>
      <w:spacing w:afterLines="50" w:line="360" w:lineRule="auto"/>
      <w:outlineLvl w:val="1"/>
    </w:pPr>
    <w:rPr>
      <w:rFonts w:ascii="Arial" w:hAnsi="Arial"/>
      <w:kern w:val="20"/>
      <w:sz w:val="24"/>
      <w:szCs w:val="20"/>
      <w:lang w:val="en-GB" w:eastAsia="en-US"/>
    </w:rPr>
  </w:style>
  <w:style w:type="paragraph" w:customStyle="1" w:styleId="zw">
    <w:name w:val="zw"/>
    <w:basedOn w:val="a3"/>
    <w:link w:val="zwChar1"/>
    <w:qFormat/>
    <w:pPr>
      <w:autoSpaceDE w:val="0"/>
      <w:autoSpaceDN w:val="0"/>
      <w:adjustRightInd w:val="0"/>
      <w:spacing w:after="60" w:line="440" w:lineRule="atLeast"/>
      <w:ind w:firstLine="601"/>
    </w:pPr>
    <w:rPr>
      <w:rFonts w:ascii="Arial Narrow" w:eastAsia="昆仑楷体" w:hAnsi="Arial"/>
      <w:kern w:val="0"/>
      <w:sz w:val="28"/>
      <w:szCs w:val="20"/>
    </w:rPr>
  </w:style>
  <w:style w:type="paragraph" w:customStyle="1" w:styleId="CM32">
    <w:name w:val="CM32"/>
    <w:basedOn w:val="Default"/>
    <w:next w:val="Default"/>
    <w:uiPriority w:val="34"/>
    <w:qFormat/>
    <w:pPr>
      <w:spacing w:after="133"/>
    </w:pPr>
    <w:rPr>
      <w:rFonts w:ascii="黑体" w:eastAsia="黑体" w:hAnsi="Times New Roman" w:cs="Times New Roman"/>
      <w:color w:val="auto"/>
      <w:szCs w:val="20"/>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paragraph" w:customStyle="1" w:styleId="CharChar1CharCharCharCharCharChar1">
    <w:name w:val="Char Char1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21">
    <w:name w:val="Char2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3Char2">
    <w:name w:val="样式3 Char"/>
    <w:basedOn w:val="a3"/>
    <w:uiPriority w:val="99"/>
    <w:qFormat/>
    <w:pPr>
      <w:widowControl/>
      <w:spacing w:line="300" w:lineRule="auto"/>
      <w:ind w:firstLineChars="200" w:firstLine="512"/>
    </w:pPr>
    <w:rPr>
      <w:rFonts w:ascii="Times New Roman" w:hAnsi="Times New Roman"/>
      <w:spacing w:val="8"/>
      <w:kern w:val="0"/>
      <w:sz w:val="24"/>
      <w:lang w:val="zh-CN"/>
    </w:rPr>
  </w:style>
  <w:style w:type="paragraph" w:customStyle="1" w:styleId="xl25">
    <w:name w:val="xl25"/>
    <w:basedOn w:val="a3"/>
    <w:qFormat/>
    <w:pPr>
      <w:widowControl/>
      <w:pBdr>
        <w:bottom w:val="single" w:sz="4" w:space="0" w:color="auto"/>
        <w:right w:val="single" w:sz="4" w:space="0" w:color="auto"/>
      </w:pBdr>
      <w:spacing w:beforeAutospacing="1" w:after="100" w:afterAutospacing="1"/>
      <w:jc w:val="right"/>
    </w:pPr>
    <w:rPr>
      <w:rFonts w:ascii="宋体" w:hAnsi="宋体"/>
      <w:kern w:val="0"/>
      <w:sz w:val="20"/>
      <w:szCs w:val="20"/>
    </w:rPr>
  </w:style>
  <w:style w:type="paragraph" w:customStyle="1" w:styleId="xl54">
    <w:name w:val="xl54"/>
    <w:basedOn w:val="a3"/>
    <w:qFormat/>
    <w:pPr>
      <w:widowControl/>
      <w:pBdr>
        <w:top w:val="single" w:sz="4" w:space="0" w:color="auto"/>
        <w:left w:val="single" w:sz="4" w:space="0" w:color="auto"/>
      </w:pBdr>
      <w:spacing w:beforeAutospacing="1" w:after="100" w:afterAutospacing="1"/>
      <w:jc w:val="center"/>
    </w:pPr>
    <w:rPr>
      <w:rFonts w:ascii="仿宋_GB2312" w:eastAsia="仿宋_GB2312" w:hAnsi="宋体" w:cs="宋体"/>
      <w:kern w:val="0"/>
      <w:sz w:val="24"/>
    </w:rPr>
  </w:style>
  <w:style w:type="paragraph" w:customStyle="1" w:styleId="110">
    <w:name w:val="纯文本11"/>
    <w:basedOn w:val="a3"/>
    <w:qFormat/>
    <w:pPr>
      <w:adjustRightInd w:val="0"/>
    </w:pPr>
    <w:rPr>
      <w:rFonts w:ascii="宋体" w:hAnsi="Courier New"/>
      <w:sz w:val="24"/>
      <w:szCs w:val="20"/>
    </w:rPr>
  </w:style>
  <w:style w:type="paragraph" w:customStyle="1" w:styleId="Char120">
    <w:name w:val="Char12"/>
    <w:basedOn w:val="a3"/>
    <w:qFormat/>
    <w:pPr>
      <w:widowControl/>
      <w:spacing w:after="160" w:line="240" w:lineRule="exact"/>
      <w:jc w:val="left"/>
    </w:pPr>
    <w:rPr>
      <w:rFonts w:ascii="Times New Roman" w:hAnsi="Times New Roman"/>
      <w:szCs w:val="20"/>
    </w:rPr>
  </w:style>
  <w:style w:type="paragraph" w:customStyle="1" w:styleId="Char2CharCharCharCharCharCharCharCharChar1CharCharCharCharCharChar">
    <w:name w:val="Char2 Char Char Char Char Char Char Char Char Char1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33">
    <w:name w:val="xl33"/>
    <w:basedOn w:val="a3"/>
    <w:qFormat/>
    <w:pPr>
      <w:widowControl/>
      <w:pBdr>
        <w:bottom w:val="double" w:sz="6" w:space="0" w:color="000000"/>
        <w:right w:val="double" w:sz="6" w:space="0" w:color="000000"/>
      </w:pBdr>
      <w:spacing w:beforeAutospacing="1" w:after="100" w:afterAutospacing="1"/>
      <w:jc w:val="right"/>
    </w:pPr>
    <w:rPr>
      <w:rFonts w:ascii="Arial Unicode MS" w:hAnsi="Arial Unicode MS"/>
      <w:color w:val="FF0000"/>
      <w:kern w:val="0"/>
      <w:sz w:val="18"/>
      <w:szCs w:val="18"/>
    </w:rPr>
  </w:style>
  <w:style w:type="paragraph" w:customStyle="1" w:styleId="Char2CharCharCharCharCharCharCharCharChar1CharCharCharCharCharCharCharCharCharCharCharCharCharCharCharChar11">
    <w:name w:val="Char2 Char Char Char Char Char Char Char Char Char1 Char Char Char Char Char Char Char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35">
    <w:name w:val="xl35"/>
    <w:basedOn w:val="a3"/>
    <w:qFormat/>
    <w:pPr>
      <w:widowControl/>
      <w:pBdr>
        <w:top w:val="double" w:sz="6" w:space="0" w:color="000000"/>
        <w:bottom w:val="single" w:sz="4" w:space="0" w:color="000000"/>
        <w:right w:val="single" w:sz="4" w:space="0" w:color="000000"/>
      </w:pBdr>
      <w:spacing w:beforeAutospacing="1" w:after="100" w:afterAutospacing="1"/>
    </w:pPr>
    <w:rPr>
      <w:rFonts w:ascii="Arial Unicode MS" w:hAnsi="Arial Unicode MS"/>
      <w:kern w:val="0"/>
      <w:szCs w:val="21"/>
    </w:rPr>
  </w:style>
  <w:style w:type="paragraph" w:customStyle="1" w:styleId="CharCharCharCharCharCharCharCharChar">
    <w:name w:val="Char Char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xl34">
    <w:name w:val="xl34"/>
    <w:basedOn w:val="a3"/>
    <w:qFormat/>
    <w:pPr>
      <w:widowControl/>
      <w:pBdr>
        <w:top w:val="double" w:sz="6" w:space="0" w:color="000000"/>
        <w:left w:val="double" w:sz="6" w:space="0" w:color="000000"/>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Afffff6">
    <w:name w:val="样式A"/>
    <w:basedOn w:val="1f1"/>
    <w:uiPriority w:val="99"/>
    <w:qFormat/>
    <w:pPr>
      <w:spacing w:beforeLines="50" w:afterLines="50" w:line="300" w:lineRule="auto"/>
      <w:ind w:left="5477" w:firstLineChars="98" w:firstLine="275"/>
      <w:jc w:val="left"/>
      <w:outlineLvl w:val="2"/>
    </w:pPr>
    <w:rPr>
      <w:rFonts w:ascii="黑体"/>
      <w:b/>
      <w:bCs/>
      <w:sz w:val="28"/>
      <w:szCs w:val="32"/>
    </w:rPr>
  </w:style>
  <w:style w:type="paragraph" w:customStyle="1" w:styleId="1f1">
    <w:name w:val="样式(1)"/>
    <w:basedOn w:val="a3"/>
    <w:uiPriority w:val="99"/>
    <w:qFormat/>
    <w:pPr>
      <w:tabs>
        <w:tab w:val="left" w:pos="1080"/>
        <w:tab w:val="left" w:pos="1620"/>
        <w:tab w:val="left" w:pos="2280"/>
      </w:tabs>
      <w:spacing w:line="360" w:lineRule="auto"/>
      <w:ind w:left="1560" w:hanging="720"/>
    </w:pPr>
    <w:rPr>
      <w:rFonts w:ascii="Times New Roman" w:hAnsi="Times New Roman"/>
      <w:sz w:val="24"/>
      <w:szCs w:val="20"/>
    </w:rPr>
  </w:style>
  <w:style w:type="paragraph" w:customStyle="1" w:styleId="Char2CharCharCharCharCharChar1">
    <w:name w:val="Char2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05">
    <w:name w:val="05中信_正文"/>
    <w:basedOn w:val="a3"/>
    <w:link w:val="05Char1"/>
    <w:qFormat/>
    <w:pPr>
      <w:spacing w:after="160"/>
      <w:ind w:rightChars="1600" w:right="1600" w:firstLineChars="200" w:firstLine="200"/>
    </w:pPr>
    <w:rPr>
      <w:rFonts w:ascii="Times New Roman" w:hAnsi="Times New Roman"/>
      <w:color w:val="003366"/>
      <w:sz w:val="20"/>
      <w:szCs w:val="20"/>
    </w:rPr>
  </w:style>
  <w:style w:type="paragraph" w:customStyle="1" w:styleId="CharChar2CharCharChar1Char">
    <w:name w:val="Char Char2 Char Char Char1 Char"/>
    <w:basedOn w:val="a3"/>
    <w:qFormat/>
    <w:pPr>
      <w:widowControl/>
      <w:spacing w:after="160" w:line="240" w:lineRule="exact"/>
      <w:jc w:val="left"/>
    </w:pPr>
    <w:rPr>
      <w:rFonts w:ascii="Verdana" w:hAnsi="Verdana"/>
      <w:kern w:val="0"/>
      <w:sz w:val="20"/>
      <w:szCs w:val="20"/>
      <w:lang w:eastAsia="en-US"/>
    </w:rPr>
  </w:style>
  <w:style w:type="paragraph" w:customStyle="1" w:styleId="123">
    <w:name w:val="123"/>
    <w:basedOn w:val="a3"/>
    <w:uiPriority w:val="99"/>
    <w:qFormat/>
    <w:pPr>
      <w:adjustRightInd w:val="0"/>
      <w:snapToGrid w:val="0"/>
      <w:spacing w:line="460" w:lineRule="atLeast"/>
      <w:ind w:firstLineChars="200" w:firstLine="200"/>
      <w:jc w:val="left"/>
    </w:pPr>
    <w:rPr>
      <w:rFonts w:ascii="仿宋_GB2312" w:eastAsia="仿宋_GB2312" w:hAnsi="宋体"/>
      <w:sz w:val="26"/>
    </w:rPr>
  </w:style>
  <w:style w:type="paragraph" w:customStyle="1" w:styleId="Char2CharCharCharCharCharCharCharCharChar1CharCharCharCharCharCharCharCharCharCharCharChar">
    <w:name w:val="Char2 Char Char Char Char Char Char Char Char Char1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CharCharCharCharCharCharCharCharChar1CharCharCharCharCharChar">
    <w:name w:val="Char Char Char Char Char Char Char Char Char Char Char Char Char Char Char Char Char Char1 Char Char Char Char Char Char"/>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iso-">
    <w:name w:val="iso-正文"/>
    <w:basedOn w:val="a3"/>
    <w:link w:val="iso-CharChar"/>
    <w:qFormat/>
    <w:pPr>
      <w:spacing w:line="420" w:lineRule="auto"/>
      <w:ind w:firstLine="480"/>
    </w:pPr>
    <w:rPr>
      <w:rFonts w:ascii="楷体_GB2312" w:eastAsia="楷体_GB2312" w:hAnsi="Times New Roman"/>
      <w:sz w:val="24"/>
    </w:rPr>
  </w:style>
  <w:style w:type="paragraph" w:customStyle="1" w:styleId="10">
    <w:name w:val="1.一"/>
    <w:basedOn w:val="af5"/>
    <w:qFormat/>
    <w:pPr>
      <w:numPr>
        <w:numId w:val="1"/>
      </w:numPr>
      <w:tabs>
        <w:tab w:val="left" w:pos="360"/>
      </w:tabs>
      <w:snapToGrid/>
      <w:spacing w:beforeLines="0" w:line="480" w:lineRule="exact"/>
      <w:ind w:firstLineChars="0"/>
    </w:pPr>
    <w:rPr>
      <w:rFonts w:ascii="仿宋_GB2312" w:eastAsia="仿宋_GB2312" w:hAnsi="宋体"/>
      <w:b/>
      <w:color w:val="000000"/>
      <w:sz w:val="28"/>
    </w:rPr>
  </w:style>
  <w:style w:type="paragraph" w:customStyle="1" w:styleId="71">
    <w:name w:val="标题7"/>
    <w:basedOn w:val="a3"/>
    <w:uiPriority w:val="99"/>
    <w:qFormat/>
    <w:pPr>
      <w:spacing w:beforeLines="50" w:line="360" w:lineRule="auto"/>
      <w:ind w:firstLineChars="200" w:firstLine="422"/>
    </w:pPr>
    <w:rPr>
      <w:rFonts w:ascii="Times New Roman" w:hAnsi="Times New Roman"/>
      <w:b/>
      <w:color w:val="000000"/>
      <w:szCs w:val="21"/>
    </w:rPr>
  </w:style>
  <w:style w:type="paragraph" w:customStyle="1" w:styleId="xl22">
    <w:name w:val="xl22"/>
    <w:basedOn w:val="a3"/>
    <w:qFormat/>
    <w:pPr>
      <w:widowControl/>
      <w:spacing w:beforeLines="50" w:after="100" w:line="360" w:lineRule="auto"/>
      <w:ind w:firstLineChars="200" w:firstLine="200"/>
    </w:pPr>
    <w:rPr>
      <w:rFonts w:ascii="楷体_GB2312" w:eastAsia="楷体_GB2312" w:hAnsi="Arial Unicode MS" w:hint="eastAsia"/>
      <w:kern w:val="0"/>
      <w:sz w:val="24"/>
      <w:szCs w:val="20"/>
    </w:rPr>
  </w:style>
  <w:style w:type="paragraph" w:customStyle="1" w:styleId="afffff7">
    <w:name w:val="招股书正文通用"/>
    <w:basedOn w:val="a3"/>
    <w:qFormat/>
    <w:pPr>
      <w:spacing w:line="360" w:lineRule="auto"/>
      <w:ind w:firstLineChars="200" w:firstLine="200"/>
    </w:pPr>
    <w:rPr>
      <w:rFonts w:ascii="Times New Roman" w:hAnsi="Times New Roman"/>
      <w:sz w:val="24"/>
    </w:rPr>
  </w:style>
  <w:style w:type="paragraph" w:customStyle="1" w:styleId="text">
    <w:name w:val="text"/>
    <w:basedOn w:val="a3"/>
    <w:uiPriority w:val="34"/>
    <w:qFormat/>
    <w:pPr>
      <w:widowControl/>
      <w:spacing w:beforeAutospacing="1" w:after="100" w:afterAutospacing="1" w:line="360" w:lineRule="auto"/>
      <w:ind w:firstLine="440"/>
      <w:jc w:val="left"/>
    </w:pPr>
    <w:rPr>
      <w:rFonts w:ascii="宋体" w:hAnsi="宋体"/>
      <w:kern w:val="0"/>
      <w:sz w:val="24"/>
      <w:szCs w:val="20"/>
    </w:rPr>
  </w:style>
  <w:style w:type="paragraph" w:customStyle="1" w:styleId="xl38">
    <w:name w:val="xl38"/>
    <w:basedOn w:val="a3"/>
    <w:qFormat/>
    <w:pPr>
      <w:widowControl/>
      <w:pBdr>
        <w:bottom w:val="double" w:sz="6" w:space="0" w:color="000000"/>
        <w:right w:val="single" w:sz="4" w:space="0" w:color="000000"/>
      </w:pBdr>
      <w:spacing w:beforeAutospacing="1" w:after="100" w:afterAutospacing="1"/>
    </w:pPr>
    <w:rPr>
      <w:rFonts w:ascii="Arial Unicode MS" w:hAnsi="Arial Unicode MS"/>
      <w:kern w:val="0"/>
      <w:szCs w:val="21"/>
    </w:rPr>
  </w:style>
  <w:style w:type="paragraph" w:customStyle="1" w:styleId="CharCharCharCharChar1CharCharCharChar">
    <w:name w:val="Char Char Char Char Char1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2c">
    <w:name w:val="2"/>
    <w:basedOn w:val="a3"/>
    <w:next w:val="afb"/>
    <w:qFormat/>
    <w:pPr>
      <w:spacing w:beforeLines="50" w:line="360" w:lineRule="auto"/>
      <w:ind w:firstLineChars="200" w:firstLine="200"/>
    </w:pPr>
    <w:rPr>
      <w:rFonts w:ascii="宋体" w:hAnsi="Courier New" w:cs="Courier New"/>
      <w:sz w:val="24"/>
      <w:szCs w:val="21"/>
    </w:rPr>
  </w:style>
  <w:style w:type="paragraph" w:customStyle="1" w:styleId="1f2">
    <w:name w:val="表格格式－1"/>
    <w:basedOn w:val="a3"/>
    <w:next w:val="a3"/>
    <w:qFormat/>
    <w:pPr>
      <w:autoSpaceDE w:val="0"/>
      <w:autoSpaceDN w:val="0"/>
      <w:adjustRightInd w:val="0"/>
      <w:spacing w:beforeAutospacing="1" w:after="100" w:afterAutospacing="1"/>
      <w:jc w:val="center"/>
    </w:pPr>
    <w:rPr>
      <w:rFonts w:ascii="宋体" w:hAnsi="Times New Roman"/>
      <w:spacing w:val="-18"/>
      <w:kern w:val="0"/>
    </w:rPr>
  </w:style>
  <w:style w:type="paragraph" w:customStyle="1" w:styleId="2d">
    <w:name w:val="可研标题2"/>
    <w:basedOn w:val="a3"/>
    <w:next w:val="a3"/>
    <w:qFormat/>
    <w:pPr>
      <w:adjustRightInd w:val="0"/>
      <w:snapToGrid w:val="0"/>
      <w:outlineLvl w:val="1"/>
    </w:pPr>
    <w:rPr>
      <w:rFonts w:ascii="Times New Roman" w:eastAsia="黑体" w:hAnsi="Times New Roman"/>
      <w:b/>
      <w:kern w:val="0"/>
      <w:sz w:val="32"/>
      <w:szCs w:val="20"/>
    </w:rPr>
  </w:style>
  <w:style w:type="paragraph" w:customStyle="1" w:styleId="CharCharCharCharCharCharCharCharCharCharCharChar">
    <w:name w:val="Char Char Char Char Char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661505">
    <w:name w:val="样式 样式 (中文) 黑体 小三 加粗 段前: 6 磅 段后: 6 磅 行距: 1.5 倍行距 + 段前: 0.5 行"/>
    <w:basedOn w:val="a3"/>
    <w:qFormat/>
    <w:pPr>
      <w:spacing w:beforeLines="50" w:line="360" w:lineRule="auto"/>
      <w:outlineLvl w:val="2"/>
    </w:pPr>
    <w:rPr>
      <w:rFonts w:ascii="Times New Roman" w:hAnsi="Times New Roman" w:cs="宋体"/>
      <w:b/>
      <w:bCs/>
      <w:sz w:val="24"/>
      <w:szCs w:val="20"/>
    </w:rPr>
  </w:style>
  <w:style w:type="paragraph" w:customStyle="1" w:styleId="CM3">
    <w:name w:val="CM3"/>
    <w:basedOn w:val="a3"/>
    <w:next w:val="a3"/>
    <w:qFormat/>
    <w:pPr>
      <w:autoSpaceDE w:val="0"/>
      <w:autoSpaceDN w:val="0"/>
      <w:adjustRightInd w:val="0"/>
      <w:spacing w:line="468" w:lineRule="atLeast"/>
      <w:jc w:val="left"/>
    </w:pPr>
    <w:rPr>
      <w:rFonts w:ascii="宋体" w:hAnsi="Times New Roman"/>
      <w:kern w:val="0"/>
      <w:sz w:val="24"/>
    </w:rPr>
  </w:style>
  <w:style w:type="paragraph" w:customStyle="1" w:styleId="Char2CharCharCharCharCharChar">
    <w:name w:val="Char2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72">
    <w:name w:val="7"/>
    <w:qFormat/>
    <w:pPr>
      <w:widowControl w:val="0"/>
      <w:jc w:val="both"/>
    </w:pPr>
    <w:rPr>
      <w:rFonts w:ascii="Times New Roman" w:hAnsi="Times New Roman"/>
      <w:kern w:val="2"/>
      <w:sz w:val="21"/>
      <w:szCs w:val="24"/>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3"/>
    <w:qFormat/>
    <w:pPr>
      <w:widowControl/>
      <w:spacing w:after="160" w:line="240" w:lineRule="exact"/>
    </w:pPr>
    <w:rPr>
      <w:rFonts w:ascii="Verdana" w:eastAsia="Times New Roman" w:hAnsi="Verdana" w:cs="Arial"/>
      <w:kern w:val="0"/>
      <w:sz w:val="22"/>
      <w:szCs w:val="20"/>
      <w:lang w:eastAsia="en-US"/>
    </w:rPr>
  </w:style>
  <w:style w:type="paragraph" w:customStyle="1" w:styleId="09">
    <w:name w:val="09中信_图表标题"/>
    <w:basedOn w:val="a3"/>
    <w:uiPriority w:val="99"/>
    <w:qFormat/>
    <w:pPr>
      <w:spacing w:after="40"/>
      <w:ind w:rightChars="1600" w:right="1600"/>
      <w:jc w:val="left"/>
    </w:pPr>
    <w:rPr>
      <w:rFonts w:ascii="Times New Roman" w:hAnsi="Times New Roman"/>
      <w:b/>
      <w:bCs/>
      <w:color w:val="003366"/>
      <w:sz w:val="20"/>
      <w:szCs w:val="20"/>
    </w:rPr>
  </w:style>
  <w:style w:type="paragraph" w:customStyle="1" w:styleId="CharChar1CharCharCharCharCharChar1CharChar">
    <w:name w:val="Char Char1 Char Char Char Char Char Char1 Char Char"/>
    <w:basedOn w:val="a3"/>
    <w:qFormat/>
    <w:pPr>
      <w:snapToGrid w:val="0"/>
      <w:spacing w:line="360" w:lineRule="auto"/>
      <w:ind w:firstLineChars="200" w:firstLine="200"/>
    </w:pPr>
    <w:rPr>
      <w:rFonts w:ascii="Times New Roman" w:eastAsia="仿宋_GB2312" w:hAnsi="Times New Roman"/>
      <w:sz w:val="24"/>
    </w:rPr>
  </w:style>
  <w:style w:type="paragraph" w:customStyle="1" w:styleId="CharCharCharCharCharCharCharCharCharCharCharChar1">
    <w:name w:val="Char Char Char Char Char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Char1">
    <w:name w:val="Char2 Char Char Char Char Char Char Char Char Char1 Char Char Char Char Char Char Char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font7">
    <w:name w:val="font7"/>
    <w:basedOn w:val="a3"/>
    <w:qFormat/>
    <w:pPr>
      <w:widowControl/>
      <w:spacing w:beforeAutospacing="1" w:after="100" w:afterAutospacing="1"/>
      <w:jc w:val="left"/>
    </w:pPr>
    <w:rPr>
      <w:rFonts w:ascii="宋体" w:hAnsi="宋体" w:cs="Arial Unicode MS"/>
      <w:kern w:val="0"/>
      <w:sz w:val="18"/>
      <w:szCs w:val="18"/>
    </w:rPr>
  </w:style>
  <w:style w:type="paragraph" w:customStyle="1" w:styleId="table">
    <w:name w:val="table"/>
    <w:basedOn w:val="a3"/>
    <w:uiPriority w:val="34"/>
    <w:qFormat/>
    <w:pPr>
      <w:autoSpaceDE w:val="0"/>
      <w:autoSpaceDN w:val="0"/>
      <w:adjustRightInd w:val="0"/>
      <w:jc w:val="right"/>
    </w:pPr>
    <w:rPr>
      <w:rFonts w:ascii="Times New Roman" w:hAnsi="Times New Roman"/>
      <w:kern w:val="0"/>
      <w:sz w:val="18"/>
      <w:szCs w:val="18"/>
    </w:rPr>
  </w:style>
  <w:style w:type="paragraph" w:customStyle="1" w:styleId="hk">
    <w:name w:val="hk标题"/>
    <w:basedOn w:val="a3"/>
    <w:qFormat/>
    <w:rPr>
      <w:rFonts w:ascii="Times New Roman" w:hAnsi="Times New Roman"/>
      <w:b/>
      <w:bCs/>
      <w:szCs w:val="21"/>
    </w:rPr>
  </w:style>
  <w:style w:type="paragraph" w:customStyle="1" w:styleId="afffff8">
    <w:name w:val="图编号"/>
    <w:basedOn w:val="a3"/>
    <w:uiPriority w:val="99"/>
    <w:qFormat/>
    <w:pPr>
      <w:tabs>
        <w:tab w:val="left" w:pos="720"/>
      </w:tabs>
      <w:spacing w:beforeLines="50" w:afterLines="50" w:line="300" w:lineRule="auto"/>
      <w:jc w:val="center"/>
    </w:pPr>
    <w:rPr>
      <w:rFonts w:ascii="楷体_GB2312" w:eastAsia="楷体_GB2312" w:hAnsi="Times New Roman"/>
      <w:sz w:val="24"/>
    </w:rPr>
  </w:style>
  <w:style w:type="paragraph" w:customStyle="1" w:styleId="afffff9">
    <w:name w:val="样式一"/>
    <w:basedOn w:val="a3"/>
    <w:uiPriority w:val="99"/>
    <w:qFormat/>
    <w:pPr>
      <w:tabs>
        <w:tab w:val="left" w:pos="480"/>
      </w:tabs>
      <w:spacing w:after="78" w:line="360" w:lineRule="auto"/>
      <w:ind w:left="480" w:hanging="480"/>
    </w:pPr>
    <w:rPr>
      <w:rFonts w:ascii="Times New Roman" w:eastAsia="黑体" w:hAnsi="Times New Roman"/>
      <w:b/>
      <w:sz w:val="24"/>
      <w:szCs w:val="20"/>
    </w:rPr>
  </w:style>
  <w:style w:type="paragraph" w:customStyle="1" w:styleId="3a">
    <w:name w:val="电子标题3"/>
    <w:basedOn w:val="a3"/>
    <w:uiPriority w:val="99"/>
    <w:qFormat/>
    <w:pPr>
      <w:snapToGrid w:val="0"/>
      <w:spacing w:line="360" w:lineRule="auto"/>
      <w:ind w:firstLine="499"/>
      <w:outlineLvl w:val="2"/>
    </w:pPr>
    <w:rPr>
      <w:rFonts w:ascii="Times New Roman" w:eastAsia="黑体" w:hAnsi="Times New Roman"/>
      <w:sz w:val="30"/>
      <w:szCs w:val="20"/>
    </w:rPr>
  </w:style>
  <w:style w:type="paragraph" w:customStyle="1" w:styleId="CharCharCharCharCharCharChar">
    <w:name w:val="Char Char Char Char Char Char Char"/>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131">
    <w:name w:val="13"/>
    <w:basedOn w:val="a3"/>
    <w:next w:val="afb"/>
    <w:qFormat/>
    <w:rPr>
      <w:rFonts w:ascii="宋体" w:hAnsi="Courier New"/>
      <w:szCs w:val="21"/>
    </w:rPr>
  </w:style>
  <w:style w:type="paragraph" w:customStyle="1" w:styleId="afffffa">
    <w:name w:val="第三层 一、"/>
    <w:basedOn w:val="af7"/>
    <w:uiPriority w:val="99"/>
    <w:qFormat/>
    <w:pPr>
      <w:keepNext/>
      <w:tabs>
        <w:tab w:val="left" w:pos="720"/>
      </w:tabs>
      <w:overflowPunct w:val="0"/>
      <w:autoSpaceDE w:val="0"/>
      <w:autoSpaceDN w:val="0"/>
      <w:adjustRightInd w:val="0"/>
      <w:spacing w:beforeLines="0" w:after="0"/>
      <w:ind w:leftChars="0" w:left="720" w:firstLineChars="0" w:hanging="720"/>
      <w:outlineLvl w:val="0"/>
    </w:pPr>
    <w:rPr>
      <w:rFonts w:ascii="Arial" w:hAnsi="Arial" w:cs="Arial"/>
      <w:b/>
      <w:kern w:val="0"/>
    </w:rPr>
  </w:style>
  <w:style w:type="paragraph" w:customStyle="1" w:styleId="font5">
    <w:name w:val="font5"/>
    <w:basedOn w:val="a3"/>
    <w:qFormat/>
    <w:pPr>
      <w:widowControl/>
      <w:spacing w:beforeAutospacing="1" w:after="100" w:afterAutospacing="1"/>
      <w:jc w:val="left"/>
    </w:pPr>
    <w:rPr>
      <w:rFonts w:ascii="宋体" w:hAnsi="宋体"/>
      <w:kern w:val="0"/>
      <w:sz w:val="18"/>
      <w:szCs w:val="18"/>
    </w:rPr>
  </w:style>
  <w:style w:type="paragraph" w:customStyle="1" w:styleId="CharCharCharCharChar1Char">
    <w:name w:val="Char Char Char Char Char1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24">
    <w:name w:val="xl24"/>
    <w:basedOn w:val="a3"/>
    <w:qFormat/>
    <w:pPr>
      <w:widowControl/>
      <w:spacing w:beforeAutospacing="1" w:after="100" w:afterAutospacing="1"/>
      <w:jc w:val="right"/>
    </w:pPr>
    <w:rPr>
      <w:rFonts w:ascii="Times New Roman" w:eastAsia="Arial Unicode MS" w:hAnsi="Times New Roman"/>
      <w:kern w:val="0"/>
      <w:szCs w:val="21"/>
    </w:rPr>
  </w:style>
  <w:style w:type="paragraph" w:customStyle="1" w:styleId="afffffb">
    <w:name w:val="两行紧凑"/>
    <w:basedOn w:val="a3"/>
    <w:uiPriority w:val="99"/>
    <w:qFormat/>
    <w:pPr>
      <w:tabs>
        <w:tab w:val="left" w:pos="1560"/>
        <w:tab w:val="left" w:pos="2410"/>
        <w:tab w:val="left" w:pos="3969"/>
        <w:tab w:val="right" w:pos="6096"/>
        <w:tab w:val="left" w:pos="6379"/>
      </w:tabs>
      <w:autoSpaceDE w:val="0"/>
      <w:autoSpaceDN w:val="0"/>
      <w:adjustRightInd w:val="0"/>
    </w:pPr>
    <w:rPr>
      <w:rFonts w:ascii="宋体" w:hAnsi="Times New Roman"/>
      <w:kern w:val="0"/>
      <w:szCs w:val="20"/>
    </w:rPr>
  </w:style>
  <w:style w:type="paragraph" w:customStyle="1" w:styleId="SecondHeading1">
    <w:name w:val="Second Heading 1"/>
    <w:basedOn w:val="a3"/>
    <w:uiPriority w:val="34"/>
    <w:qFormat/>
    <w:pPr>
      <w:keepNext/>
      <w:widowControl/>
      <w:tabs>
        <w:tab w:val="left" w:pos="360"/>
      </w:tabs>
      <w:spacing w:after="240"/>
      <w:jc w:val="left"/>
      <w:outlineLvl w:val="0"/>
    </w:pPr>
    <w:rPr>
      <w:rFonts w:ascii="Arial" w:hAnsi="Arial" w:cs="Arial"/>
      <w:kern w:val="0"/>
      <w:sz w:val="24"/>
      <w:szCs w:val="20"/>
      <w:lang w:eastAsia="en-US"/>
    </w:rPr>
  </w:style>
  <w:style w:type="paragraph" w:customStyle="1" w:styleId="Achievement">
    <w:name w:val="Achievement"/>
    <w:basedOn w:val="af5"/>
    <w:uiPriority w:val="99"/>
    <w:qFormat/>
    <w:pPr>
      <w:pageBreakBefore/>
      <w:snapToGrid/>
      <w:spacing w:beforeLines="0" w:after="60" w:line="220" w:lineRule="atLeast"/>
      <w:ind w:firstLineChars="0" w:firstLine="0"/>
    </w:pPr>
    <w:rPr>
      <w:rFonts w:ascii="Times New Roman" w:eastAsia="宋体" w:hAnsi="Times New Roman"/>
      <w:sz w:val="21"/>
      <w:szCs w:val="20"/>
    </w:rPr>
  </w:style>
  <w:style w:type="paragraph" w:customStyle="1" w:styleId="62">
    <w:name w:val="标题6"/>
    <w:basedOn w:val="a3"/>
    <w:uiPriority w:val="99"/>
    <w:qFormat/>
    <w:pPr>
      <w:spacing w:beforeLines="50" w:line="360" w:lineRule="auto"/>
      <w:ind w:firstLineChars="240" w:firstLine="240"/>
    </w:pPr>
    <w:rPr>
      <w:rFonts w:ascii="Times New Roman" w:eastAsia="黑体" w:hAnsi="宋体"/>
      <w:b/>
    </w:rPr>
  </w:style>
  <w:style w:type="paragraph" w:customStyle="1" w:styleId="afffffc">
    <w:name w:val="a中信_资料来源"/>
    <w:basedOn w:val="a3"/>
    <w:uiPriority w:val="99"/>
    <w:qFormat/>
    <w:pPr>
      <w:spacing w:after="200"/>
      <w:ind w:rightChars="1600" w:right="1600"/>
      <w:jc w:val="left"/>
    </w:pPr>
    <w:rPr>
      <w:rFonts w:ascii="Times New Roman" w:hAnsi="Times New Roman"/>
      <w:i/>
      <w:iCs/>
      <w:color w:val="003366"/>
      <w:sz w:val="16"/>
      <w:szCs w:val="16"/>
    </w:rPr>
  </w:style>
  <w:style w:type="paragraph" w:customStyle="1" w:styleId="afffffd">
    <w:name w:val="样式 列表 + 居中"/>
    <w:basedOn w:val="affa"/>
    <w:qFormat/>
    <w:pPr>
      <w:spacing w:line="300" w:lineRule="auto"/>
      <w:ind w:left="0" w:firstLineChars="0" w:firstLine="0"/>
      <w:jc w:val="center"/>
    </w:pPr>
    <w:rPr>
      <w:rFonts w:ascii="Times New Roman" w:hAnsi="Times New Roman" w:cs="宋体"/>
      <w:szCs w:val="21"/>
    </w:rPr>
  </w:style>
  <w:style w:type="paragraph" w:customStyle="1" w:styleId="Char2CharCharCharCharCharCharCharCharChar1CharCharChar1">
    <w:name w:val="Char2 Char Char Char Char Char Char Char Char Char1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29">
    <w:name w:val="xl29"/>
    <w:basedOn w:val="a3"/>
    <w:qFormat/>
    <w:pPr>
      <w:widowControl/>
      <w:pBdr>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4205">
    <w:name w:val="样式 标题 4 + 首行缩进:  2 字符 段前: 0.5 行"/>
    <w:basedOn w:val="4"/>
    <w:uiPriority w:val="99"/>
    <w:qFormat/>
    <w:pPr>
      <w:tabs>
        <w:tab w:val="left" w:pos="864"/>
      </w:tabs>
      <w:adjustRightInd/>
      <w:spacing w:beforeLines="50" w:after="0" w:line="360" w:lineRule="auto"/>
      <w:ind w:left="0" w:firstLineChars="200" w:firstLine="200"/>
      <w:jc w:val="both"/>
    </w:pPr>
    <w:rPr>
      <w:rFonts w:eastAsia="宋体" w:cs="宋体"/>
      <w:color w:val="auto"/>
      <w:kern w:val="2"/>
      <w:sz w:val="24"/>
    </w:rPr>
  </w:style>
  <w:style w:type="paragraph" w:customStyle="1" w:styleId="CharCharCharCharCharCharCharCharCharCharCharCharCharChar">
    <w:name w:val="Char Char Char Char Char Char Char Char Char Char Char Char Char Char"/>
    <w:basedOn w:val="a3"/>
    <w:qFormat/>
    <w:pPr>
      <w:widowControl/>
      <w:spacing w:after="160" w:line="240" w:lineRule="exact"/>
      <w:jc w:val="left"/>
    </w:pPr>
    <w:rPr>
      <w:rFonts w:ascii="Verdana" w:hAnsi="Verdana"/>
      <w:kern w:val="0"/>
      <w:sz w:val="20"/>
      <w:szCs w:val="20"/>
      <w:lang w:eastAsia="en-US"/>
    </w:rPr>
  </w:style>
  <w:style w:type="paragraph" w:customStyle="1" w:styleId="CharCharChar1">
    <w:name w:val="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1f3">
    <w:name w:val="国投正文1"/>
    <w:basedOn w:val="a3"/>
    <w:uiPriority w:val="99"/>
    <w:qFormat/>
    <w:pPr>
      <w:spacing w:beforeLines="50" w:line="360" w:lineRule="auto"/>
      <w:ind w:firstLineChars="200" w:firstLine="200"/>
    </w:pPr>
    <w:rPr>
      <w:rFonts w:ascii="Times New Roman" w:hAnsi="Times New Roman"/>
      <w:sz w:val="24"/>
    </w:rPr>
  </w:style>
  <w:style w:type="paragraph" w:customStyle="1" w:styleId="402">
    <w:name w:val="样式 标题 4 + 加宽量  0.2 磅"/>
    <w:basedOn w:val="4"/>
    <w:qFormat/>
    <w:pPr>
      <w:keepLines w:val="0"/>
      <w:tabs>
        <w:tab w:val="left" w:pos="864"/>
      </w:tabs>
      <w:adjustRightInd/>
      <w:spacing w:before="120" w:after="120" w:line="300" w:lineRule="auto"/>
      <w:ind w:left="0" w:firstLine="0"/>
      <w:jc w:val="center"/>
    </w:pPr>
    <w:rPr>
      <w:rFonts w:ascii="Times New Roman" w:eastAsia="宋体" w:hAnsi="Times New Roman" w:cs="Angsana New"/>
      <w:bCs/>
      <w:spacing w:val="4"/>
      <w:kern w:val="2"/>
      <w:szCs w:val="28"/>
      <w:lang w:bidi="th-TH"/>
    </w:rPr>
  </w:style>
  <w:style w:type="paragraph" w:customStyle="1" w:styleId="2e">
    <w:name w:val="样式2"/>
    <w:basedOn w:val="11"/>
    <w:link w:val="2CharChar0"/>
    <w:qFormat/>
    <w:pPr>
      <w:spacing w:beforeLines="0" w:line="576" w:lineRule="auto"/>
      <w:ind w:left="425" w:firstLineChars="0" w:hanging="425"/>
      <w:jc w:val="center"/>
    </w:pPr>
    <w:rPr>
      <w:rFonts w:ascii="黑体" w:eastAsia="黑体" w:hAnsi="黑体"/>
      <w:sz w:val="32"/>
    </w:rPr>
  </w:style>
  <w:style w:type="paragraph" w:customStyle="1" w:styleId="afffffe">
    <w:name w:val="探路者标题第一级"/>
    <w:basedOn w:val="a3"/>
    <w:uiPriority w:val="99"/>
    <w:qFormat/>
    <w:pPr>
      <w:tabs>
        <w:tab w:val="left" w:pos="1199"/>
      </w:tabs>
      <w:spacing w:beforeLines="200" w:line="300" w:lineRule="auto"/>
      <w:ind w:left="1256" w:hanging="340"/>
    </w:pPr>
    <w:rPr>
      <w:rFonts w:ascii="Times New Roman" w:eastAsia="楷体_GB2312" w:hAnsi="Times New Roman"/>
      <w:b/>
      <w:color w:val="000000"/>
      <w:sz w:val="28"/>
    </w:rPr>
  </w:style>
  <w:style w:type="paragraph" w:customStyle="1" w:styleId="53">
    <w:name w:val="样式5"/>
    <w:basedOn w:val="39"/>
    <w:qFormat/>
    <w:pPr>
      <w:spacing w:beforeLines="100"/>
      <w:ind w:firstLine="482"/>
    </w:pPr>
    <w:rPr>
      <w:rFonts w:ascii="Arial" w:hAnsi="Arial" w:cs="Arial"/>
    </w:rPr>
  </w:style>
  <w:style w:type="paragraph" w:customStyle="1" w:styleId="CM189">
    <w:name w:val="CM189"/>
    <w:basedOn w:val="a3"/>
    <w:next w:val="a3"/>
    <w:uiPriority w:val="99"/>
    <w:qFormat/>
    <w:pPr>
      <w:spacing w:after="120" w:line="360" w:lineRule="auto"/>
      <w:ind w:firstLine="475"/>
    </w:pPr>
    <w:rPr>
      <w:rFonts w:ascii="Times New Roman" w:hAnsi="Times New Roman"/>
      <w:sz w:val="24"/>
    </w:rPr>
  </w:style>
  <w:style w:type="paragraph" w:customStyle="1" w:styleId="Char2CharCharCharCharCharCharCharCharChar1CharCharCharCharCharCharCharCharChar1">
    <w:name w:val="Char2 Char Char Char Char Char Char Char Char Char1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2f">
    <w:name w:val="电子标题2"/>
    <w:basedOn w:val="a3"/>
    <w:uiPriority w:val="99"/>
    <w:qFormat/>
    <w:pPr>
      <w:adjustRightInd w:val="0"/>
      <w:snapToGrid w:val="0"/>
      <w:spacing w:line="360" w:lineRule="auto"/>
      <w:ind w:firstLine="499"/>
      <w:outlineLvl w:val="1"/>
    </w:pPr>
    <w:rPr>
      <w:rFonts w:ascii="Times New Roman" w:eastAsia="黑体" w:hAnsi="Times New Roman"/>
      <w:sz w:val="32"/>
      <w:szCs w:val="20"/>
    </w:rPr>
  </w:style>
  <w:style w:type="paragraph" w:customStyle="1" w:styleId="xl31">
    <w:name w:val="xl31"/>
    <w:basedOn w:val="a3"/>
    <w:qFormat/>
    <w:pPr>
      <w:widowControl/>
      <w:spacing w:beforeAutospacing="1" w:after="100" w:afterAutospacing="1"/>
      <w:jc w:val="center"/>
    </w:pPr>
    <w:rPr>
      <w:rFonts w:ascii="Arial Unicode MS" w:eastAsia="Arial Unicode MS" w:hAnsi="Arial Unicode MS" w:cs="Arial Unicode MS"/>
      <w:kern w:val="0"/>
      <w:sz w:val="20"/>
      <w:szCs w:val="20"/>
    </w:rPr>
  </w:style>
  <w:style w:type="paragraph" w:customStyle="1" w:styleId="affffff">
    <w:name w:val="标题一级"/>
    <w:basedOn w:val="2"/>
    <w:uiPriority w:val="34"/>
    <w:qFormat/>
    <w:pPr>
      <w:spacing w:after="0" w:line="412" w:lineRule="auto"/>
      <w:ind w:left="710" w:firstLineChars="0" w:firstLine="0"/>
    </w:pPr>
    <w:rPr>
      <w:rFonts w:cs="Arial"/>
      <w:bCs w:val="0"/>
      <w:szCs w:val="20"/>
    </w:rPr>
  </w:style>
  <w:style w:type="paragraph" w:customStyle="1" w:styleId="xl52">
    <w:name w:val="xl52"/>
    <w:basedOn w:val="a3"/>
    <w:qFormat/>
    <w:pPr>
      <w:widowControl/>
      <w:pBdr>
        <w:top w:val="single" w:sz="4" w:space="0" w:color="auto"/>
        <w:left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xl53">
    <w:name w:val="xl53"/>
    <w:basedOn w:val="a3"/>
    <w:qFormat/>
    <w:pPr>
      <w:widowControl/>
      <w:pBdr>
        <w:left w:val="single" w:sz="4" w:space="0" w:color="auto"/>
        <w:bottom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CharCharCharCharChar">
    <w:name w:val="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
    <w:name w:val="中信证券-资料来源"/>
    <w:basedOn w:val="-0"/>
    <w:uiPriority w:val="99"/>
    <w:qFormat/>
    <w:pPr>
      <w:spacing w:before="60"/>
    </w:pPr>
    <w:rPr>
      <w:i/>
      <w:sz w:val="18"/>
    </w:rPr>
  </w:style>
  <w:style w:type="paragraph" w:customStyle="1" w:styleId="-0">
    <w:name w:val="中信研究报告-正文"/>
    <w:uiPriority w:val="99"/>
    <w:qFormat/>
    <w:pPr>
      <w:spacing w:before="40" w:after="60" w:line="300" w:lineRule="auto"/>
      <w:ind w:leftChars="100" w:left="100" w:rightChars="100" w:right="210"/>
      <w:jc w:val="both"/>
    </w:pPr>
    <w:rPr>
      <w:rFonts w:ascii="宋体" w:hAnsi="Times New Roman"/>
      <w:kern w:val="2"/>
      <w:sz w:val="24"/>
    </w:rPr>
  </w:style>
  <w:style w:type="paragraph" w:customStyle="1" w:styleId="CharChar1CharCharCharCharCharCharCharCharCharCharCharCharCharCharCharCharCharCharCharCharCharCharCharCharCharChar1">
    <w:name w:val="Char Char1 Char Char Char Char Char Char Char Char Char Char Char Char Char Char Char 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M31">
    <w:name w:val="CM31"/>
    <w:basedOn w:val="a3"/>
    <w:next w:val="a3"/>
    <w:uiPriority w:val="99"/>
    <w:qFormat/>
    <w:pPr>
      <w:autoSpaceDE w:val="0"/>
      <w:autoSpaceDN w:val="0"/>
      <w:adjustRightInd w:val="0"/>
      <w:spacing w:line="468" w:lineRule="atLeast"/>
      <w:jc w:val="left"/>
    </w:pPr>
    <w:rPr>
      <w:rFonts w:ascii="宋体" w:hAnsi="Times New Roman"/>
      <w:kern w:val="0"/>
      <w:sz w:val="24"/>
    </w:rPr>
  </w:style>
  <w:style w:type="paragraph" w:customStyle="1" w:styleId="1f4">
    <w:name w:val="1"/>
    <w:basedOn w:val="a3"/>
    <w:next w:val="af5"/>
    <w:qFormat/>
    <w:pPr>
      <w:spacing w:beforeLines="50" w:after="120" w:line="360" w:lineRule="auto"/>
      <w:ind w:firstLineChars="200" w:firstLine="200"/>
    </w:pPr>
    <w:rPr>
      <w:rFonts w:ascii="Times New Roman" w:hAnsi="Times New Roman"/>
      <w:sz w:val="24"/>
    </w:rPr>
  </w:style>
  <w:style w:type="paragraph" w:customStyle="1" w:styleId="CharChar4CharChar1">
    <w:name w:val="Char Char4 Char Char1"/>
    <w:basedOn w:val="a3"/>
    <w:uiPriority w:val="39"/>
    <w:qFormat/>
    <w:pPr>
      <w:tabs>
        <w:tab w:val="left" w:pos="360"/>
      </w:tabs>
    </w:pPr>
    <w:rPr>
      <w:rFonts w:ascii="Times New Roman" w:hAnsi="Times New Roman"/>
      <w:sz w:val="24"/>
    </w:rPr>
  </w:style>
  <w:style w:type="paragraph" w:customStyle="1" w:styleId="07">
    <w:name w:val="07中信_表格表头"/>
    <w:basedOn w:val="a3"/>
    <w:uiPriority w:val="99"/>
    <w:qFormat/>
    <w:pPr>
      <w:tabs>
        <w:tab w:val="right" w:pos="3060"/>
        <w:tab w:val="right" w:pos="3960"/>
        <w:tab w:val="right" w:pos="4860"/>
        <w:tab w:val="right" w:pos="5760"/>
        <w:tab w:val="right" w:pos="6660"/>
      </w:tabs>
      <w:jc w:val="left"/>
    </w:pPr>
    <w:rPr>
      <w:rFonts w:ascii="Arial" w:eastAsia="黑体" w:hAnsi="Arial"/>
      <w:b/>
      <w:color w:val="003366"/>
      <w:sz w:val="16"/>
      <w:szCs w:val="16"/>
    </w:rPr>
  </w:style>
  <w:style w:type="paragraph" w:customStyle="1" w:styleId="Char2CharCharCharCharCharCharCharCharChar1CharCharCharCharCharCharCharCharCharCharCharCharCharCharChar11">
    <w:name w:val="Char2 Char Char Char Char Char Char Char Char Char1 Char Char Char Char Char Char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1CharCharChar1">
    <w:name w:val="Char Char Char Char Char Char1 Char Char Char1"/>
    <w:basedOn w:val="a3"/>
    <w:qFormat/>
    <w:pPr>
      <w:autoSpaceDE w:val="0"/>
      <w:autoSpaceDN w:val="0"/>
      <w:adjustRightInd w:val="0"/>
      <w:jc w:val="left"/>
      <w:textAlignment w:val="baseline"/>
    </w:pPr>
    <w:rPr>
      <w:rFonts w:ascii="Times New Roman" w:eastAsia="方正仿宋简体" w:hAnsi="Times New Roman"/>
      <w:sz w:val="32"/>
      <w:szCs w:val="20"/>
    </w:rPr>
  </w:style>
  <w:style w:type="paragraph" w:customStyle="1" w:styleId="affffff0">
    <w:name w:val="小四幼圆紧密段落"/>
    <w:basedOn w:val="a3"/>
    <w:uiPriority w:val="99"/>
    <w:qFormat/>
    <w:pPr>
      <w:spacing w:beforeLines="50" w:line="360" w:lineRule="auto"/>
      <w:ind w:firstLineChars="200" w:firstLine="480"/>
    </w:pPr>
    <w:rPr>
      <w:rFonts w:ascii="宋体" w:hAnsi="宋体"/>
      <w:bCs/>
      <w:color w:val="FF0000"/>
      <w:sz w:val="24"/>
    </w:rPr>
  </w:style>
  <w:style w:type="paragraph" w:customStyle="1" w:styleId="Char31">
    <w:name w:val="Char3"/>
    <w:basedOn w:val="a3"/>
    <w:qFormat/>
    <w:pPr>
      <w:widowControl/>
      <w:spacing w:after="160" w:line="240" w:lineRule="exact"/>
      <w:jc w:val="left"/>
    </w:pPr>
    <w:rPr>
      <w:rFonts w:ascii="Verdana" w:hAnsi="Verdana"/>
      <w:kern w:val="0"/>
      <w:sz w:val="20"/>
      <w:szCs w:val="20"/>
      <w:lang w:eastAsia="en-US"/>
    </w:rPr>
  </w:style>
  <w:style w:type="paragraph" w:customStyle="1" w:styleId="CharCharCharCharCharChar1Char">
    <w:name w:val="Char Char Char Char Char Char1 Char"/>
    <w:basedOn w:val="a3"/>
    <w:uiPriority w:val="34"/>
    <w:qFormat/>
    <w:pPr>
      <w:snapToGrid w:val="0"/>
      <w:spacing w:line="360" w:lineRule="auto"/>
      <w:ind w:firstLineChars="200" w:firstLine="200"/>
    </w:pPr>
    <w:rPr>
      <w:rFonts w:ascii="Times New Roman" w:eastAsia="仿宋_GB2312" w:hAnsi="Times New Roman"/>
      <w:sz w:val="24"/>
    </w:rPr>
  </w:style>
  <w:style w:type="paragraph" w:customStyle="1" w:styleId="CM14">
    <w:name w:val="CM14"/>
    <w:basedOn w:val="a3"/>
    <w:next w:val="a3"/>
    <w:qFormat/>
    <w:pPr>
      <w:autoSpaceDE w:val="0"/>
      <w:autoSpaceDN w:val="0"/>
      <w:adjustRightInd w:val="0"/>
      <w:spacing w:after="273"/>
      <w:jc w:val="left"/>
    </w:pPr>
    <w:rPr>
      <w:rFonts w:ascii="DF Kai Shu" w:eastAsia="DF Kai Shu" w:hAnsi="Times New Roman"/>
      <w:kern w:val="0"/>
      <w:sz w:val="24"/>
    </w:rPr>
  </w:style>
  <w:style w:type="paragraph" w:customStyle="1" w:styleId="3b">
    <w:name w:val="3"/>
    <w:qFormat/>
    <w:pPr>
      <w:widowControl w:val="0"/>
      <w:jc w:val="both"/>
    </w:pPr>
    <w:rPr>
      <w:rFonts w:ascii="Times New Roman" w:hAnsi="Times New Roman"/>
      <w:kern w:val="2"/>
      <w:sz w:val="21"/>
      <w:szCs w:val="24"/>
    </w:rPr>
  </w:style>
  <w:style w:type="paragraph" w:customStyle="1" w:styleId="3c">
    <w:name w:val="标题的3"/>
    <w:basedOn w:val="3"/>
    <w:qFormat/>
    <w:pPr>
      <w:keepNext w:val="0"/>
      <w:keepLines w:val="0"/>
      <w:spacing w:afterLines="50" w:line="300" w:lineRule="auto"/>
      <w:ind w:left="5477" w:firstLineChars="98" w:firstLine="275"/>
      <w:jc w:val="left"/>
    </w:pPr>
    <w:rPr>
      <w:rFonts w:ascii="黑体"/>
      <w:sz w:val="28"/>
    </w:rPr>
  </w:style>
  <w:style w:type="paragraph" w:customStyle="1" w:styleId="CharChar1CharCharCharCharCharCharChar">
    <w:name w:val="Char Char1 Char Char Char Char Char Char Char"/>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08">
    <w:name w:val="08中信_表格字"/>
    <w:basedOn w:val="a3"/>
    <w:uiPriority w:val="99"/>
    <w:qFormat/>
    <w:pPr>
      <w:jc w:val="left"/>
    </w:pPr>
    <w:rPr>
      <w:rFonts w:ascii="Times New Roman" w:hAnsi="Times New Roman"/>
      <w:color w:val="003366"/>
      <w:sz w:val="16"/>
      <w:szCs w:val="16"/>
    </w:rPr>
  </w:style>
  <w:style w:type="paragraph" w:customStyle="1" w:styleId="affffff1">
    <w:name w:val="图表标题"/>
    <w:basedOn w:val="a3"/>
    <w:qFormat/>
    <w:pPr>
      <w:spacing w:beforeLines="50" w:line="360" w:lineRule="auto"/>
      <w:jc w:val="center"/>
    </w:pPr>
    <w:rPr>
      <w:rFonts w:ascii="Times New Roman" w:eastAsia="黑体" w:hAnsi="Times New Roman"/>
    </w:rPr>
  </w:style>
  <w:style w:type="paragraph" w:customStyle="1" w:styleId="120505">
    <w:name w:val="样式 正文的1 + 首行缩进:  2 字符 段前: 0.5 行 段后: 0.5 行"/>
    <w:basedOn w:val="a3"/>
    <w:qFormat/>
    <w:pPr>
      <w:snapToGrid w:val="0"/>
      <w:spacing w:beforeLines="50" w:line="360" w:lineRule="auto"/>
      <w:ind w:firstLineChars="200" w:firstLine="480"/>
      <w:jc w:val="left"/>
    </w:pPr>
    <w:rPr>
      <w:rFonts w:ascii="Times New Roman" w:hAnsi="Times New Roman"/>
      <w:sz w:val="24"/>
      <w:szCs w:val="20"/>
    </w:rPr>
  </w:style>
  <w:style w:type="paragraph" w:customStyle="1" w:styleId="b1">
    <w:name w:val="正文b1"/>
    <w:basedOn w:val="a3"/>
    <w:uiPriority w:val="99"/>
    <w:qFormat/>
    <w:pPr>
      <w:adjustRightInd w:val="0"/>
      <w:spacing w:line="360" w:lineRule="atLeast"/>
      <w:jc w:val="center"/>
    </w:pPr>
    <w:rPr>
      <w:rFonts w:ascii="宋体" w:hAnsi="Times New Roman"/>
      <w:spacing w:val="5"/>
      <w:kern w:val="0"/>
      <w:sz w:val="24"/>
      <w:szCs w:val="20"/>
    </w:rPr>
  </w:style>
  <w:style w:type="paragraph" w:customStyle="1" w:styleId="affffff2">
    <w:name w:val="募集正文"/>
    <w:link w:val="CharChar0"/>
    <w:qFormat/>
    <w:pPr>
      <w:spacing w:line="288" w:lineRule="auto"/>
      <w:ind w:firstLine="200"/>
    </w:pPr>
    <w:rPr>
      <w:rFonts w:ascii="楷体_GB2312" w:eastAsia="楷体_GB2312" w:hAnsi="Times New Roman"/>
      <w:kern w:val="2"/>
      <w:sz w:val="24"/>
    </w:rPr>
  </w:style>
  <w:style w:type="character" w:customStyle="1" w:styleId="CharChar0">
    <w:name w:val="募集正文 Char Char"/>
    <w:link w:val="affffff2"/>
    <w:qFormat/>
    <w:rPr>
      <w:rFonts w:ascii="楷体_GB2312" w:eastAsia="楷体_GB2312" w:hAnsi="Times New Roman"/>
      <w:kern w:val="2"/>
      <w:sz w:val="24"/>
    </w:rPr>
  </w:style>
  <w:style w:type="paragraph" w:customStyle="1" w:styleId="Char1CharCharChar0">
    <w:name w:val="Char1 Char Char Char"/>
    <w:next w:val="a3"/>
    <w:qFormat/>
    <w:pPr>
      <w:keepNext/>
      <w:keepLines/>
      <w:tabs>
        <w:tab w:val="left" w:pos="360"/>
        <w:tab w:val="left" w:pos="3780"/>
      </w:tabs>
      <w:snapToGrid w:val="0"/>
      <w:spacing w:line="360" w:lineRule="auto"/>
      <w:ind w:left="800" w:hanging="200"/>
      <w:outlineLvl w:val="7"/>
    </w:pPr>
    <w:rPr>
      <w:rFonts w:ascii="Arial" w:hAnsi="Arial" w:cs="Arial"/>
      <w:sz w:val="21"/>
      <w:szCs w:val="21"/>
    </w:rPr>
  </w:style>
  <w:style w:type="paragraph" w:customStyle="1" w:styleId="affffff3">
    <w:name w:val="注释"/>
    <w:basedOn w:val="a3"/>
    <w:uiPriority w:val="99"/>
    <w:qFormat/>
    <w:pPr>
      <w:spacing w:beforeLines="50" w:line="360" w:lineRule="auto"/>
      <w:ind w:firstLineChars="200" w:firstLine="200"/>
    </w:pPr>
    <w:rPr>
      <w:rFonts w:ascii="黑体" w:eastAsia="黑体" w:hAnsi="Times New Roman"/>
      <w:color w:val="FF0000"/>
      <w:szCs w:val="21"/>
    </w:rPr>
  </w:style>
  <w:style w:type="paragraph" w:customStyle="1" w:styleId="affffff4">
    <w:name w:val="附注－正文"/>
    <w:basedOn w:val="af7"/>
    <w:uiPriority w:val="99"/>
    <w:qFormat/>
    <w:pPr>
      <w:adjustRightInd w:val="0"/>
      <w:snapToGrid w:val="0"/>
      <w:spacing w:beforeLines="0" w:afterLines="50"/>
      <w:ind w:leftChars="0" w:left="0"/>
    </w:pPr>
    <w:rPr>
      <w:sz w:val="21"/>
      <w:szCs w:val="20"/>
    </w:rPr>
  </w:style>
  <w:style w:type="paragraph" w:customStyle="1" w:styleId="xl51">
    <w:name w:val="xl51"/>
    <w:basedOn w:val="a3"/>
    <w:qFormat/>
    <w:pPr>
      <w:widowControl/>
      <w:pBdr>
        <w:top w:val="single" w:sz="4" w:space="0" w:color="auto"/>
        <w:left w:val="single" w:sz="4" w:space="0" w:color="auto"/>
        <w:bottom w:val="single" w:sz="4" w:space="0" w:color="auto"/>
      </w:pBdr>
      <w:spacing w:beforeAutospacing="1" w:after="100" w:afterAutospacing="1"/>
      <w:jc w:val="center"/>
    </w:pPr>
    <w:rPr>
      <w:rFonts w:ascii="Times New Roman" w:hAnsi="Times New Roman"/>
      <w:kern w:val="0"/>
      <w:sz w:val="24"/>
    </w:rPr>
  </w:style>
  <w:style w:type="paragraph" w:customStyle="1" w:styleId="03">
    <w:name w:val="标题03"/>
    <w:basedOn w:val="3"/>
    <w:qFormat/>
    <w:pPr>
      <w:spacing w:beforeLines="0" w:line="415" w:lineRule="auto"/>
      <w:ind w:left="5477" w:firstLineChars="0" w:hanging="1224"/>
    </w:pPr>
    <w:rPr>
      <w:rFonts w:ascii="Arial"/>
      <w:sz w:val="24"/>
      <w:szCs w:val="24"/>
    </w:rPr>
  </w:style>
  <w:style w:type="paragraph" w:customStyle="1" w:styleId="CharChar1Char">
    <w:name w:val="Char Char1 Char"/>
    <w:basedOn w:val="a3"/>
    <w:uiPriority w:val="99"/>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CharCharCharCharCharCharCharCharCharCharCharChar">
    <w:name w:val="Char Char Char Char Char Char Char Char Char Char Char Char Char"/>
    <w:basedOn w:val="a3"/>
    <w:qFormat/>
    <w:pPr>
      <w:widowControl/>
      <w:snapToGrid w:val="0"/>
      <w:spacing w:line="360" w:lineRule="auto"/>
      <w:ind w:firstLineChars="200" w:firstLine="200"/>
      <w:jc w:val="left"/>
    </w:pPr>
    <w:rPr>
      <w:rFonts w:ascii="宋体" w:eastAsia="仿宋_GB2312" w:hAnsi="宋体" w:cs="宋体"/>
      <w:kern w:val="0"/>
      <w:sz w:val="24"/>
    </w:rPr>
  </w:style>
  <w:style w:type="paragraph" w:customStyle="1" w:styleId="affffff5">
    <w:name w:val="表"/>
    <w:basedOn w:val="a3"/>
    <w:uiPriority w:val="99"/>
    <w:qFormat/>
    <w:pPr>
      <w:snapToGrid w:val="0"/>
    </w:pPr>
    <w:rPr>
      <w:rFonts w:ascii="Arial" w:eastAsia="黑体" w:hAnsi="Arial"/>
    </w:rPr>
  </w:style>
  <w:style w:type="paragraph" w:customStyle="1" w:styleId="CharCharCharChar">
    <w:name w:val="Char Char 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1">
    <w:name w:val="Char Char1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1f5">
    <w:name w:val="修订1"/>
    <w:qFormat/>
    <w:rPr>
      <w:rFonts w:ascii="Times New Roman" w:hAnsi="Times New Roman"/>
      <w:kern w:val="2"/>
      <w:sz w:val="21"/>
      <w:szCs w:val="24"/>
    </w:rPr>
  </w:style>
  <w:style w:type="paragraph" w:customStyle="1" w:styleId="1f6">
    <w:name w:val="页眉1"/>
    <w:basedOn w:val="a3"/>
    <w:uiPriority w:val="99"/>
    <w:qFormat/>
    <w:pPr>
      <w:pBdr>
        <w:bottom w:val="single" w:sz="6" w:space="1" w:color="auto"/>
      </w:pBdr>
      <w:tabs>
        <w:tab w:val="center" w:pos="4153"/>
        <w:tab w:val="right" w:pos="8306"/>
      </w:tabs>
      <w:snapToGrid w:val="0"/>
      <w:spacing w:line="240" w:lineRule="atLeast"/>
      <w:ind w:firstLineChars="200" w:firstLine="200"/>
      <w:jc w:val="center"/>
    </w:pPr>
    <w:rPr>
      <w:rFonts w:ascii="Times New Roman" w:hAnsi="Times New Roman"/>
      <w:kern w:val="0"/>
      <w:sz w:val="18"/>
      <w:szCs w:val="20"/>
    </w:rPr>
  </w:style>
  <w:style w:type="paragraph" w:customStyle="1" w:styleId="affffff6">
    <w:name w:val="框内文字"/>
    <w:basedOn w:val="a3"/>
    <w:uiPriority w:val="99"/>
    <w:qFormat/>
    <w:pPr>
      <w:jc w:val="center"/>
    </w:pPr>
    <w:rPr>
      <w:rFonts w:ascii="宋体" w:hAnsi="Times New Roman"/>
    </w:rPr>
  </w:style>
  <w:style w:type="paragraph" w:customStyle="1" w:styleId="1f7">
    <w:name w:val="样式1"/>
    <w:basedOn w:val="11"/>
    <w:link w:val="1CharChar"/>
    <w:uiPriority w:val="99"/>
    <w:qFormat/>
    <w:pPr>
      <w:tabs>
        <w:tab w:val="left" w:pos="1290"/>
      </w:tabs>
      <w:spacing w:beforeLines="0" w:line="576" w:lineRule="auto"/>
      <w:ind w:left="1290" w:firstLineChars="0" w:hanging="1290"/>
      <w:jc w:val="center"/>
    </w:pPr>
    <w:rPr>
      <w:rFonts w:eastAsia="黑体" w:cs="Arial"/>
      <w:sz w:val="32"/>
    </w:rPr>
  </w:style>
  <w:style w:type="paragraph" w:customStyle="1" w:styleId="affffff7">
    <w:name w:val=".."/>
    <w:basedOn w:val="a3"/>
    <w:next w:val="a3"/>
    <w:qFormat/>
    <w:pPr>
      <w:autoSpaceDE w:val="0"/>
      <w:autoSpaceDN w:val="0"/>
      <w:adjustRightInd w:val="0"/>
      <w:jc w:val="left"/>
    </w:pPr>
    <w:rPr>
      <w:rFonts w:ascii=".." w:eastAsia=".." w:hAnsi="Times New Roman"/>
      <w:kern w:val="0"/>
      <w:sz w:val="24"/>
    </w:rPr>
  </w:style>
  <w:style w:type="paragraph" w:customStyle="1" w:styleId="affffff8">
    <w:name w:val="附注－标题五"/>
    <w:basedOn w:val="a3"/>
    <w:next w:val="affffff4"/>
    <w:qFormat/>
    <w:pPr>
      <w:tabs>
        <w:tab w:val="left" w:pos="1050"/>
      </w:tabs>
      <w:adjustRightInd w:val="0"/>
      <w:snapToGrid w:val="0"/>
      <w:spacing w:afterLines="50" w:line="360" w:lineRule="auto"/>
      <w:ind w:left="1050" w:hanging="720"/>
    </w:pPr>
    <w:rPr>
      <w:rFonts w:ascii="Arial Narrow" w:hAnsi="Arial Narrow"/>
      <w:b/>
      <w:szCs w:val="21"/>
    </w:rPr>
  </w:style>
  <w:style w:type="paragraph" w:customStyle="1" w:styleId="CharChar1CharCharCharCharCharCharCharCharChar11">
    <w:name w:val="Char Char1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1b">
    <w:name w:val="Char 字元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55">
    <w:name w:val="xl55"/>
    <w:basedOn w:val="a3"/>
    <w:qFormat/>
    <w:pPr>
      <w:widowControl/>
      <w:pBdr>
        <w:top w:val="single" w:sz="4" w:space="0" w:color="auto"/>
        <w:bottom w:val="single" w:sz="4" w:space="0" w:color="auto"/>
        <w:right w:val="single" w:sz="4" w:space="0" w:color="auto"/>
      </w:pBdr>
      <w:spacing w:beforeAutospacing="1" w:after="100" w:afterAutospacing="1"/>
      <w:jc w:val="center"/>
    </w:pPr>
    <w:rPr>
      <w:rFonts w:ascii="仿宋_GB2312" w:eastAsia="仿宋_GB2312" w:hAnsi="宋体" w:cs="宋体"/>
      <w:kern w:val="0"/>
      <w:sz w:val="24"/>
    </w:rPr>
  </w:style>
  <w:style w:type="paragraph" w:customStyle="1" w:styleId="xl36">
    <w:name w:val="xl36"/>
    <w:basedOn w:val="a3"/>
    <w:qFormat/>
    <w:pPr>
      <w:widowControl/>
      <w:pBdr>
        <w:top w:val="double" w:sz="6" w:space="0" w:color="000000"/>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xl37">
    <w:name w:val="xl37"/>
    <w:basedOn w:val="a3"/>
    <w:qFormat/>
    <w:pPr>
      <w:widowControl/>
      <w:pBdr>
        <w:top w:val="double" w:sz="6" w:space="0" w:color="000000"/>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CM28">
    <w:name w:val="CM28"/>
    <w:basedOn w:val="Default"/>
    <w:next w:val="Default"/>
    <w:uiPriority w:val="99"/>
    <w:qFormat/>
    <w:pPr>
      <w:spacing w:after="180"/>
    </w:pPr>
    <w:rPr>
      <w:rFonts w:ascii="华文中宋" w:eastAsia="华文中宋" w:hAnsi="Times New Roman" w:cs="Times New Roman"/>
      <w:color w:val="auto"/>
    </w:rPr>
  </w:style>
  <w:style w:type="paragraph" w:customStyle="1" w:styleId="affffff9">
    <w:name w:val="第四层 （一）"/>
    <w:uiPriority w:val="99"/>
    <w:qFormat/>
    <w:pPr>
      <w:spacing w:before="120" w:line="360" w:lineRule="auto"/>
    </w:pPr>
    <w:rPr>
      <w:rFonts w:ascii="Times New Roman" w:hAnsi="Times New Roman"/>
      <w:b/>
      <w:bCs/>
      <w:sz w:val="24"/>
      <w:szCs w:val="24"/>
    </w:rPr>
  </w:style>
  <w:style w:type="paragraph" w:customStyle="1" w:styleId="Char2CharCharCharCharCharCharCharCharChar1CharCharCharCharCharChar1">
    <w:name w:val="Char2 Char Char Char Char Char Char Char Char Char1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2005-">
    <w:name w:val="a-小报告2005-插图标题"/>
    <w:basedOn w:val="a3"/>
    <w:uiPriority w:val="99"/>
    <w:qFormat/>
    <w:pPr>
      <w:widowControl/>
      <w:pBdr>
        <w:top w:val="single" w:sz="4" w:space="1" w:color="003366"/>
        <w:left w:val="single" w:sz="24" w:space="4" w:color="003366"/>
        <w:bottom w:val="single" w:sz="4" w:space="1" w:color="003366"/>
      </w:pBdr>
      <w:tabs>
        <w:tab w:val="center" w:pos="210"/>
      </w:tabs>
      <w:spacing w:after="60"/>
      <w:ind w:left="57" w:right="2835"/>
    </w:pPr>
    <w:rPr>
      <w:rFonts w:ascii="Times New Roman" w:eastAsia="楷体_GB2312" w:hAnsi="Times New Roman"/>
      <w:b/>
      <w:color w:val="003366"/>
      <w:kern w:val="0"/>
      <w:szCs w:val="21"/>
    </w:rPr>
  </w:style>
  <w:style w:type="paragraph" w:customStyle="1" w:styleId="affffffa">
    <w:name w:val="中石化_正文"/>
    <w:basedOn w:val="a3"/>
    <w:uiPriority w:val="34"/>
    <w:qFormat/>
    <w:pPr>
      <w:spacing w:beforeLines="50" w:line="360" w:lineRule="auto"/>
      <w:ind w:firstLineChars="200" w:firstLine="480"/>
    </w:pPr>
    <w:rPr>
      <w:rFonts w:ascii="Times New Roman" w:hAnsi="Times New Roman"/>
      <w:sz w:val="24"/>
    </w:rPr>
  </w:style>
  <w:style w:type="paragraph" w:customStyle="1" w:styleId="affffffb">
    <w:name w:val="英 文 格 式"/>
    <w:basedOn w:val="a3"/>
    <w:uiPriority w:val="99"/>
    <w:qFormat/>
    <w:pPr>
      <w:autoSpaceDE w:val="0"/>
      <w:autoSpaceDN w:val="0"/>
      <w:adjustRightInd w:val="0"/>
      <w:jc w:val="left"/>
    </w:pPr>
    <w:rPr>
      <w:rFonts w:ascii="CG Times (WN)" w:hAnsi="CG Times (WN)"/>
      <w:kern w:val="0"/>
      <w:sz w:val="24"/>
      <w:szCs w:val="20"/>
    </w:rPr>
  </w:style>
  <w:style w:type="paragraph" w:customStyle="1" w:styleId="PlainText2">
    <w:name w:val="Plain Text2"/>
    <w:basedOn w:val="a3"/>
    <w:uiPriority w:val="34"/>
    <w:qFormat/>
    <w:pPr>
      <w:adjustRightInd w:val="0"/>
    </w:pPr>
    <w:rPr>
      <w:rFonts w:ascii="Times New Roman" w:hAnsi="Times New Roman"/>
      <w:szCs w:val="20"/>
    </w:rPr>
  </w:style>
  <w:style w:type="paragraph" w:customStyle="1" w:styleId="Charb">
    <w:name w:val="Char 字元"/>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
    <w:name w:val="Char2 Char Char Char Char Char Char Char Char Char1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
    <w:name w:val="Char2 Char Char Char Char Char Char Char Char Char1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0">
    <w:name w:val="Char2"/>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02">
    <w:name w:val="02中信_标题二"/>
    <w:basedOn w:val="a3"/>
    <w:uiPriority w:val="99"/>
    <w:qFormat/>
    <w:pPr>
      <w:tabs>
        <w:tab w:val="right" w:pos="6840"/>
      </w:tabs>
      <w:spacing w:after="240"/>
      <w:ind w:rightChars="1600" w:right="1600"/>
      <w:jc w:val="left"/>
    </w:pPr>
    <w:rPr>
      <w:rFonts w:ascii="Times New Roman" w:eastAsia="黑体" w:hAnsi="Times New Roman"/>
      <w:b/>
      <w:bCs/>
      <w:color w:val="003366"/>
      <w:sz w:val="28"/>
      <w:szCs w:val="28"/>
    </w:rPr>
  </w:style>
  <w:style w:type="paragraph" w:customStyle="1" w:styleId="CharCharCharCharCharCharCharCharCharCharCharCharChar1Char">
    <w:name w:val="Char Char Char Char Char Char Char Char Char Char Char Char Char1 Char"/>
    <w:basedOn w:val="a3"/>
    <w:qFormat/>
    <w:rPr>
      <w:rFonts w:ascii="Times New Roman" w:eastAsia="Times New Roman" w:hAnsi="Times New Roman"/>
      <w:kern w:val="0"/>
      <w:sz w:val="20"/>
      <w:szCs w:val="20"/>
    </w:rPr>
  </w:style>
  <w:style w:type="paragraph" w:customStyle="1" w:styleId="affffffc">
    <w:name w:val="第一级"/>
    <w:basedOn w:val="a3"/>
    <w:uiPriority w:val="34"/>
    <w:qFormat/>
    <w:pPr>
      <w:keepNext/>
      <w:keepLines/>
      <w:spacing w:beforeLines="50" w:after="156" w:line="360" w:lineRule="auto"/>
      <w:ind w:firstLineChars="200" w:firstLine="200"/>
      <w:outlineLvl w:val="1"/>
    </w:pPr>
    <w:rPr>
      <w:rFonts w:ascii="Times New Roman" w:eastAsia="黑体" w:hAnsi="Times New Roman"/>
      <w:sz w:val="30"/>
      <w:szCs w:val="18"/>
    </w:rPr>
  </w:style>
  <w:style w:type="paragraph" w:customStyle="1" w:styleId="affffffd">
    <w:name w:val="图、表格"/>
    <w:basedOn w:val="a3"/>
    <w:uiPriority w:val="99"/>
    <w:qFormat/>
    <w:rPr>
      <w:rFonts w:ascii="Times New Roman" w:eastAsia="黑体" w:hAnsi="Times New Roman"/>
    </w:rPr>
  </w:style>
  <w:style w:type="paragraph" w:customStyle="1" w:styleId="CharCharCharCharChar1CharCharCharCharCharCharCharCharCharCharCharCharCharCharCharCharCharCharCharCharChar">
    <w:name w:val="Char Char Char Char Char1 Char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47">
    <w:name w:val="xl47"/>
    <w:basedOn w:val="a3"/>
    <w:qFormat/>
    <w:pPr>
      <w:widowControl/>
      <w:pBdr>
        <w:top w:val="single" w:sz="4" w:space="0" w:color="auto"/>
        <w:bottom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1c">
    <w:name w:val="表头 Char1"/>
    <w:qFormat/>
    <w:pPr>
      <w:keepNext/>
      <w:spacing w:beforeLines="50" w:afterLines="50"/>
      <w:jc w:val="center"/>
    </w:pPr>
    <w:rPr>
      <w:rFonts w:ascii="Times New Roman" w:hAnsi="Times New Roman"/>
      <w:b/>
      <w:sz w:val="24"/>
      <w:szCs w:val="24"/>
      <w:lang w:val="en-AU"/>
    </w:rPr>
  </w:style>
  <w:style w:type="paragraph" w:customStyle="1" w:styleId="1f8">
    <w:name w:val="页脚1"/>
    <w:basedOn w:val="a3"/>
    <w:qFormat/>
    <w:pPr>
      <w:tabs>
        <w:tab w:val="center" w:pos="4153"/>
        <w:tab w:val="right" w:pos="8306"/>
      </w:tabs>
      <w:snapToGrid w:val="0"/>
      <w:spacing w:line="240" w:lineRule="atLeast"/>
      <w:ind w:firstLineChars="200" w:firstLine="200"/>
      <w:jc w:val="left"/>
    </w:pPr>
    <w:rPr>
      <w:rFonts w:ascii="Times New Roman" w:hAnsi="Times New Roman"/>
      <w:kern w:val="0"/>
      <w:sz w:val="18"/>
      <w:szCs w:val="20"/>
    </w:rPr>
  </w:style>
  <w:style w:type="paragraph" w:customStyle="1" w:styleId="Charc">
    <w:name w:val="Char"/>
    <w:basedOn w:val="a3"/>
    <w:qFormat/>
    <w:pPr>
      <w:widowControl/>
      <w:spacing w:after="160" w:line="240" w:lineRule="exact"/>
      <w:jc w:val="left"/>
    </w:pPr>
    <w:rPr>
      <w:rFonts w:ascii="Verdana" w:hAnsi="Verdana"/>
      <w:kern w:val="0"/>
      <w:sz w:val="20"/>
      <w:szCs w:val="20"/>
      <w:lang w:eastAsia="en-US"/>
    </w:rPr>
  </w:style>
  <w:style w:type="paragraph" w:customStyle="1" w:styleId="c">
    <w:name w:val="c_"/>
    <w:qFormat/>
    <w:pPr>
      <w:widowControl w:val="0"/>
      <w:autoSpaceDE w:val="0"/>
      <w:autoSpaceDN w:val="0"/>
      <w:adjustRightInd w:val="0"/>
      <w:jc w:val="both"/>
    </w:pPr>
    <w:rPr>
      <w:rFonts w:ascii="五" w:eastAsia="五" w:hAnsi="Times New Roman"/>
      <w:sz w:val="24"/>
    </w:rPr>
  </w:style>
  <w:style w:type="paragraph" w:customStyle="1" w:styleId="affffffe">
    <w:name w:val="附注二级正文"/>
    <w:basedOn w:val="a3"/>
    <w:qFormat/>
    <w:pPr>
      <w:adjustRightInd w:val="0"/>
      <w:snapToGrid w:val="0"/>
      <w:spacing w:line="400" w:lineRule="atLeast"/>
      <w:ind w:leftChars="342" w:left="718"/>
    </w:pPr>
    <w:rPr>
      <w:rFonts w:ascii="宋体" w:hAnsi="宋体"/>
      <w:szCs w:val="21"/>
    </w:rPr>
  </w:style>
  <w:style w:type="paragraph" w:customStyle="1" w:styleId="CharCharCharCharCharCharCharCharCharCharCharCharCharCharCharCharCharChar1CharCharCharCharCharCharCharChar">
    <w:name w:val="Char Char Char Char Char Char Char Char Char Char Char Char Char Char Char Char Char Char1 Char Char Char Char Char Char Char Char"/>
    <w:basedOn w:val="a3"/>
    <w:uiPriority w:val="34"/>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afffffff">
    <w:name w:val="章节前言"/>
    <w:basedOn w:val="a3"/>
    <w:uiPriority w:val="99"/>
    <w:qFormat/>
    <w:pPr>
      <w:spacing w:line="360" w:lineRule="auto"/>
      <w:ind w:firstLine="527"/>
    </w:pPr>
    <w:rPr>
      <w:rFonts w:ascii="Times New Roman" w:hAnsi="Times New Roman"/>
      <w:sz w:val="24"/>
      <w:szCs w:val="20"/>
    </w:rPr>
  </w:style>
  <w:style w:type="paragraph" w:customStyle="1" w:styleId="zhang">
    <w:name w:val="zhang"/>
    <w:basedOn w:val="a3"/>
    <w:uiPriority w:val="99"/>
    <w:qFormat/>
    <w:pPr>
      <w:widowControl/>
      <w:spacing w:beforeAutospacing="1" w:after="100" w:afterAutospacing="1"/>
      <w:jc w:val="left"/>
    </w:pPr>
    <w:rPr>
      <w:rFonts w:ascii="̥_GB2312" w:hAnsi="̥_GB2312" w:cs="宋体"/>
      <w:b/>
      <w:bCs/>
      <w:smallCaps/>
      <w:color w:val="000000"/>
      <w:kern w:val="0"/>
      <w:sz w:val="20"/>
      <w:szCs w:val="20"/>
    </w:rPr>
  </w:style>
  <w:style w:type="paragraph" w:customStyle="1" w:styleId="xl32">
    <w:name w:val="xl32"/>
    <w:basedOn w:val="a3"/>
    <w:qFormat/>
    <w:pPr>
      <w:widowControl/>
      <w:pBdr>
        <w:bottom w:val="double" w:sz="6" w:space="0" w:color="000000"/>
        <w:right w:val="single" w:sz="4" w:space="0" w:color="000000"/>
      </w:pBdr>
      <w:spacing w:beforeAutospacing="1" w:after="100" w:afterAutospacing="1"/>
      <w:jc w:val="center"/>
    </w:pPr>
    <w:rPr>
      <w:rFonts w:ascii="Arial Unicode MS" w:hAnsi="Arial Unicode MS"/>
      <w:color w:val="FF0000"/>
      <w:kern w:val="0"/>
      <w:szCs w:val="21"/>
    </w:rPr>
  </w:style>
  <w:style w:type="paragraph" w:customStyle="1" w:styleId="CharChar1Char2">
    <w:name w:val="Char Char1 Char2"/>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PlainText1">
    <w:name w:val="Plain Text1"/>
    <w:basedOn w:val="a3"/>
    <w:uiPriority w:val="99"/>
    <w:qFormat/>
    <w:pPr>
      <w:adjustRightInd w:val="0"/>
    </w:pPr>
    <w:rPr>
      <w:rFonts w:ascii="宋体" w:hAnsi="Courier New"/>
      <w:szCs w:val="20"/>
    </w:rPr>
  </w:style>
  <w:style w:type="paragraph" w:customStyle="1" w:styleId="CharCharCharCharCharChar1Char1">
    <w:name w:val="Char Char Char Char Char Char1 Char1"/>
    <w:basedOn w:val="a3"/>
    <w:qFormat/>
    <w:pPr>
      <w:snapToGrid w:val="0"/>
      <w:spacing w:line="360" w:lineRule="auto"/>
      <w:ind w:firstLineChars="200" w:firstLine="200"/>
    </w:pPr>
    <w:rPr>
      <w:rFonts w:ascii="Times New Roman" w:eastAsia="仿宋_GB2312" w:hAnsi="Times New Roman"/>
      <w:sz w:val="24"/>
    </w:rPr>
  </w:style>
  <w:style w:type="paragraph" w:customStyle="1" w:styleId="afffffff0">
    <w:name w:val="中信研究报告－表格标题"/>
    <w:basedOn w:val="-0"/>
    <w:uiPriority w:val="99"/>
    <w:qFormat/>
    <w:pPr>
      <w:tabs>
        <w:tab w:val="center" w:pos="210"/>
      </w:tabs>
      <w:spacing w:before="100" w:after="100"/>
    </w:pPr>
    <w:rPr>
      <w:color w:val="00426C"/>
    </w:rPr>
  </w:style>
  <w:style w:type="paragraph" w:customStyle="1" w:styleId="3d">
    <w:name w:val="样式3"/>
    <w:basedOn w:val="5"/>
    <w:link w:val="3CharChar"/>
    <w:uiPriority w:val="99"/>
    <w:qFormat/>
    <w:pPr>
      <w:widowControl w:val="0"/>
      <w:tabs>
        <w:tab w:val="left" w:pos="1008"/>
      </w:tabs>
      <w:spacing w:before="50" w:after="0" w:line="360" w:lineRule="auto"/>
      <w:ind w:left="0" w:firstLineChars="50" w:firstLine="140"/>
    </w:pPr>
    <w:rPr>
      <w:rFonts w:ascii="黑体" w:hAnsi="Times New Roman"/>
      <w:b w:val="0"/>
      <w:kern w:val="2"/>
      <w:lang w:val="en-US" w:eastAsia="zh-CN"/>
    </w:rPr>
  </w:style>
  <w:style w:type="paragraph" w:customStyle="1" w:styleId="afffffff1">
    <w:name w:val="正文文字"/>
    <w:basedOn w:val="a3"/>
    <w:qFormat/>
    <w:pPr>
      <w:spacing w:line="360" w:lineRule="auto"/>
      <w:ind w:firstLineChars="200" w:firstLine="200"/>
    </w:pPr>
    <w:rPr>
      <w:rFonts w:ascii="宋体" w:hAnsi="Times New Roman" w:cs="宋体"/>
      <w:spacing w:val="10"/>
      <w:sz w:val="24"/>
    </w:rPr>
  </w:style>
  <w:style w:type="paragraph" w:customStyle="1" w:styleId="1f9">
    <w:name w:val="纯文本1"/>
    <w:basedOn w:val="a3"/>
    <w:qFormat/>
    <w:pPr>
      <w:autoSpaceDE w:val="0"/>
      <w:autoSpaceDN w:val="0"/>
      <w:adjustRightInd w:val="0"/>
      <w:spacing w:beforeLines="50" w:line="360" w:lineRule="auto"/>
      <w:ind w:firstLineChars="200" w:firstLine="200"/>
      <w:textAlignment w:val="baseline"/>
    </w:pPr>
    <w:rPr>
      <w:rFonts w:ascii="宋" w:eastAsia="宋" w:hAnsi="Times New Roman"/>
      <w:sz w:val="24"/>
      <w:szCs w:val="20"/>
    </w:rPr>
  </w:style>
  <w:style w:type="paragraph" w:customStyle="1" w:styleId="write">
    <w:name w:val="write"/>
    <w:basedOn w:val="a3"/>
    <w:uiPriority w:val="99"/>
    <w:qFormat/>
    <w:pPr>
      <w:widowControl/>
      <w:tabs>
        <w:tab w:val="left" w:pos="709"/>
      </w:tabs>
      <w:overflowPunct w:val="0"/>
      <w:adjustRightInd w:val="0"/>
    </w:pPr>
    <w:rPr>
      <w:rFonts w:ascii="Helvetica-Narrow" w:hAnsi="Helvetica-Narrow"/>
      <w:kern w:val="0"/>
      <w:sz w:val="24"/>
      <w:lang w:val="en-AU" w:eastAsia="en-US"/>
    </w:rPr>
  </w:style>
  <w:style w:type="paragraph" w:customStyle="1" w:styleId="afffffff2">
    <w:name w:val="表格"/>
    <w:basedOn w:val="a3"/>
    <w:link w:val="CharCharCharChar0"/>
    <w:qFormat/>
    <w:pPr>
      <w:snapToGrid w:val="0"/>
      <w:spacing w:line="300" w:lineRule="auto"/>
      <w:jc w:val="left"/>
    </w:pPr>
    <w:rPr>
      <w:rFonts w:ascii="宋体" w:hAnsi="Times New Roman"/>
      <w:sz w:val="18"/>
    </w:rPr>
  </w:style>
  <w:style w:type="paragraph" w:customStyle="1" w:styleId="afffffff3">
    <w:name w:val="简单回函地址"/>
    <w:basedOn w:val="a3"/>
    <w:uiPriority w:val="99"/>
    <w:qFormat/>
    <w:rPr>
      <w:rFonts w:ascii="Times New Roman" w:hAnsi="Times New Roman"/>
    </w:rPr>
  </w:style>
  <w:style w:type="paragraph" w:customStyle="1" w:styleId="CharCharCharCharCharChar1CharCharChar">
    <w:name w:val="Char Char Char Char Char Char1 Char Char Char"/>
    <w:basedOn w:val="a3"/>
    <w:qFormat/>
    <w:pPr>
      <w:autoSpaceDE w:val="0"/>
      <w:autoSpaceDN w:val="0"/>
      <w:adjustRightInd w:val="0"/>
      <w:jc w:val="left"/>
    </w:pPr>
    <w:rPr>
      <w:rFonts w:ascii="Times New Roman" w:eastAsia="方正仿宋简体" w:hAnsi="Times New Roman"/>
      <w:sz w:val="32"/>
      <w:szCs w:val="20"/>
    </w:rPr>
  </w:style>
  <w:style w:type="paragraph" w:customStyle="1" w:styleId="45">
    <w:name w:val="样式4"/>
    <w:basedOn w:val="aff5"/>
    <w:uiPriority w:val="99"/>
    <w:qFormat/>
    <w:pPr>
      <w:pBdr>
        <w:top w:val="none" w:sz="0" w:space="0" w:color="auto"/>
        <w:left w:val="none" w:sz="0" w:space="0" w:color="auto"/>
        <w:bottom w:val="none" w:sz="0" w:space="0" w:color="auto"/>
        <w:right w:val="none" w:sz="0" w:space="0" w:color="auto"/>
      </w:pBdr>
      <w:spacing w:line="360" w:lineRule="auto"/>
      <w:ind w:left="480"/>
      <w:jc w:val="center"/>
    </w:pPr>
    <w:rPr>
      <w:rFonts w:ascii="Times New Roman" w:hAnsi="Times New Roman"/>
      <w:szCs w:val="18"/>
    </w:rPr>
  </w:style>
  <w:style w:type="paragraph" w:customStyle="1" w:styleId="CharChar1CharCharCharChar11">
    <w:name w:val="Char Char1 Char Char Char Char11"/>
    <w:basedOn w:val="a3"/>
    <w:qFormat/>
    <w:rPr>
      <w:rFonts w:ascii="Times New Roman" w:hAnsi="Times New Roman"/>
    </w:rPr>
  </w:style>
  <w:style w:type="paragraph" w:customStyle="1" w:styleId="msormal">
    <w:name w:val="msormal"/>
    <w:qFormat/>
    <w:pPr>
      <w:jc w:val="both"/>
    </w:pPr>
    <w:rPr>
      <w:rFonts w:ascii="Times New Roman" w:hAnsi="Times New Roman"/>
      <w:kern w:val="2"/>
      <w:sz w:val="21"/>
    </w:rPr>
  </w:style>
  <w:style w:type="paragraph" w:customStyle="1" w:styleId="xl27">
    <w:name w:val="xl27"/>
    <w:basedOn w:val="a3"/>
    <w:qFormat/>
    <w:pPr>
      <w:widowControl/>
      <w:pBdr>
        <w:bottom w:val="single" w:sz="4"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Char2CharCharCharCharCharCharCharCharChar1">
    <w:name w:val="Char2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1CharCharCharCharCharCharCharCharCharCharCharCharCharCharCharCharCharCharCharCharCharCharCharCharCharCharCharChar1CharCharCharCharCharCharCharCharCharChar">
    <w:name w:val="Char Char Char Char Char1 Char Char Char Char Char Char Char Char Char Char Char Char Char Char Char Char Char Char Char Char Char Char Char Char Char Char Char Char1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afffffff4">
    <w:name w:val="单位"/>
    <w:basedOn w:val="a3"/>
    <w:uiPriority w:val="99"/>
    <w:qFormat/>
    <w:pPr>
      <w:keepNext/>
      <w:spacing w:beforeLines="50" w:after="120" w:line="360" w:lineRule="auto"/>
      <w:ind w:firstLineChars="200" w:firstLine="200"/>
      <w:jc w:val="right"/>
    </w:pPr>
    <w:rPr>
      <w:rFonts w:ascii="Times New Roman" w:hAnsi="Times New Roman"/>
      <w:sz w:val="24"/>
      <w:szCs w:val="21"/>
    </w:rPr>
  </w:style>
  <w:style w:type="paragraph" w:customStyle="1" w:styleId="CharCharCharCharCharCharCharCharCharChar1">
    <w:name w:val="Char Char Char Char Char Char Char Char Char Char1"/>
    <w:basedOn w:val="a3"/>
    <w:uiPriority w:val="99"/>
    <w:qFormat/>
    <w:rPr>
      <w:rFonts w:ascii="Times New Roman" w:hAnsi="Times New Roman"/>
    </w:rPr>
  </w:style>
  <w:style w:type="paragraph" w:customStyle="1" w:styleId="CM33">
    <w:name w:val="CM33"/>
    <w:basedOn w:val="Default"/>
    <w:next w:val="Default"/>
    <w:uiPriority w:val="99"/>
    <w:qFormat/>
    <w:rPr>
      <w:rFonts w:hAnsi="Times New Roman" w:cs="Times New Roman"/>
      <w:color w:val="auto"/>
    </w:rPr>
  </w:style>
  <w:style w:type="paragraph" w:customStyle="1" w:styleId="CharCharCharChar1">
    <w:name w:val="Char Char Char Char"/>
    <w:basedOn w:val="a3"/>
    <w:qFormat/>
    <w:pPr>
      <w:widowControl/>
      <w:spacing w:beforeLines="50" w:after="160" w:line="240" w:lineRule="exact"/>
      <w:ind w:firstLineChars="200" w:firstLine="560"/>
      <w:jc w:val="left"/>
    </w:pPr>
    <w:rPr>
      <w:rFonts w:ascii="宋体" w:hAnsi="宋体" w:cs="宋体"/>
      <w:kern w:val="0"/>
      <w:sz w:val="24"/>
      <w:szCs w:val="28"/>
      <w:lang w:eastAsia="en-US"/>
    </w:rPr>
  </w:style>
  <w:style w:type="paragraph" w:customStyle="1" w:styleId="CharChar1Char1">
    <w:name w:val="Char Char1 Char1"/>
    <w:basedOn w:val="af"/>
    <w:qFormat/>
    <w:pPr>
      <w:shd w:val="clear" w:color="auto" w:fill="000080"/>
    </w:pPr>
    <w:rPr>
      <w:rFonts w:ascii="Tahoma" w:hAnsi="Tahoma"/>
      <w:sz w:val="21"/>
      <w:szCs w:val="24"/>
    </w:rPr>
  </w:style>
  <w:style w:type="paragraph" w:customStyle="1" w:styleId="CharCharCharCharCharCharCharCharCharCharChar">
    <w:name w:val="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1d">
    <w:name w:val="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xl42">
    <w:name w:val="xl42"/>
    <w:basedOn w:val="a3"/>
    <w:qFormat/>
    <w:pPr>
      <w:widowControl/>
      <w:pBdr>
        <w:top w:val="double" w:sz="6" w:space="0" w:color="000000"/>
        <w:bottom w:val="single" w:sz="4" w:space="0" w:color="000000"/>
        <w:right w:val="single" w:sz="4" w:space="0" w:color="000000"/>
      </w:pBdr>
      <w:spacing w:beforeAutospacing="1" w:after="100" w:afterAutospacing="1"/>
      <w:jc w:val="center"/>
    </w:pPr>
    <w:rPr>
      <w:rFonts w:ascii="Arial Unicode MS" w:hAnsi="Arial Unicode MS"/>
      <w:color w:val="FF0000"/>
      <w:kern w:val="0"/>
      <w:szCs w:val="21"/>
    </w:rPr>
  </w:style>
  <w:style w:type="paragraph" w:customStyle="1" w:styleId="xl28">
    <w:name w:val="xl28"/>
    <w:basedOn w:val="a3"/>
    <w:qFormat/>
    <w:pPr>
      <w:widowControl/>
      <w:pBdr>
        <w:bottom w:val="single" w:sz="4"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afffffff5">
    <w:name w:val="表格标题"/>
    <w:basedOn w:val="a3"/>
    <w:next w:val="afffffff6"/>
    <w:qFormat/>
    <w:pPr>
      <w:keepNext/>
      <w:widowControl/>
      <w:overflowPunct w:val="0"/>
      <w:adjustRightInd w:val="0"/>
      <w:snapToGrid w:val="0"/>
      <w:spacing w:after="120" w:line="480" w:lineRule="exact"/>
      <w:jc w:val="center"/>
    </w:pPr>
    <w:rPr>
      <w:rFonts w:ascii="Arial" w:eastAsia="黑体" w:hAnsi="Arial"/>
      <w:kern w:val="0"/>
      <w:sz w:val="24"/>
      <w:szCs w:val="20"/>
    </w:rPr>
  </w:style>
  <w:style w:type="paragraph" w:customStyle="1" w:styleId="afffffff6">
    <w:name w:val="表格内容"/>
    <w:basedOn w:val="a3"/>
    <w:uiPriority w:val="99"/>
    <w:qFormat/>
    <w:pPr>
      <w:overflowPunct w:val="0"/>
      <w:adjustRightInd w:val="0"/>
      <w:spacing w:after="60" w:line="200" w:lineRule="atLeast"/>
    </w:pPr>
    <w:rPr>
      <w:rFonts w:ascii="Arial" w:eastAsia="仿宋_GB2312" w:hAnsi="Arial"/>
      <w:kern w:val="0"/>
      <w:sz w:val="24"/>
      <w:szCs w:val="20"/>
    </w:rPr>
  </w:style>
  <w:style w:type="paragraph" w:customStyle="1" w:styleId="211">
    <w:name w:val="正文文本缩进 21"/>
    <w:basedOn w:val="a3"/>
    <w:link w:val="2Char2"/>
    <w:qFormat/>
    <w:pPr>
      <w:adjustRightInd w:val="0"/>
      <w:spacing w:line="300" w:lineRule="auto"/>
      <w:ind w:firstLine="540"/>
    </w:pPr>
    <w:rPr>
      <w:rFonts w:ascii="仿宋_GB2312" w:eastAsia="仿宋_GB2312" w:hAnsi="Times New Roman"/>
      <w:sz w:val="24"/>
      <w:szCs w:val="20"/>
    </w:rPr>
  </w:style>
  <w:style w:type="paragraph" w:customStyle="1" w:styleId="afffffff7">
    <w:name w:val="注："/>
    <w:uiPriority w:val="99"/>
    <w:qFormat/>
    <w:pPr>
      <w:spacing w:beforeLines="20" w:afterLines="100" w:line="240" w:lineRule="exact"/>
      <w:ind w:leftChars="170" w:left="420" w:hangingChars="250" w:hanging="250"/>
    </w:pPr>
    <w:rPr>
      <w:rFonts w:ascii="Times New Roman" w:hAnsi="Times New Roman"/>
      <w:sz w:val="18"/>
      <w:szCs w:val="18"/>
      <w:lang w:val="en-AU"/>
    </w:rPr>
  </w:style>
  <w:style w:type="paragraph" w:customStyle="1" w:styleId="CharCharCharCharCharCharCharCharCharCharCharCharCharCharCharCharCharChar1CharCharCharCharCharCharCharChar1">
    <w:name w:val="Char Char Char Char Char Char Char Char Char Char Char Char Char Char Char Char Char Char1 Char Char Char Char Char Char Char Char1"/>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Char1CharCharChar1">
    <w:name w:val="Char1 Char Char Char1"/>
    <w:next w:val="a3"/>
    <w:uiPriority w:val="39"/>
    <w:qFormat/>
    <w:pPr>
      <w:keepNext/>
      <w:keepLines/>
      <w:tabs>
        <w:tab w:val="left" w:pos="360"/>
        <w:tab w:val="left" w:pos="3780"/>
      </w:tabs>
      <w:snapToGrid w:val="0"/>
      <w:spacing w:line="360" w:lineRule="auto"/>
      <w:ind w:left="800" w:hanging="200"/>
      <w:outlineLvl w:val="7"/>
    </w:pPr>
    <w:rPr>
      <w:rFonts w:ascii="Arial" w:hAnsi="Arial" w:cs="Arial"/>
      <w:sz w:val="21"/>
      <w:szCs w:val="21"/>
    </w:rPr>
  </w:style>
  <w:style w:type="paragraph" w:customStyle="1" w:styleId="CharChar1CharCharCharChar1">
    <w:name w:val="Char Char1 Char Char Char Char1"/>
    <w:basedOn w:val="a3"/>
    <w:qFormat/>
    <w:rPr>
      <w:rFonts w:ascii="Times New Roman" w:hAnsi="Times New Roman"/>
    </w:rPr>
  </w:style>
  <w:style w:type="paragraph" w:customStyle="1" w:styleId="a-2005-0">
    <w:name w:val="a-小报告2005-资料来源 备注"/>
    <w:basedOn w:val="a3"/>
    <w:uiPriority w:val="99"/>
    <w:qFormat/>
    <w:pPr>
      <w:widowControl/>
      <w:spacing w:after="60"/>
      <w:ind w:right="2835"/>
    </w:pPr>
    <w:rPr>
      <w:rFonts w:ascii="Times New Roman" w:eastAsia="楷体_GB2312" w:hAnsi="Times New Roman"/>
      <w:bCs/>
      <w:i/>
      <w:color w:val="003366"/>
      <w:kern w:val="0"/>
      <w:sz w:val="18"/>
      <w:szCs w:val="20"/>
    </w:rPr>
  </w:style>
  <w:style w:type="paragraph" w:customStyle="1" w:styleId="Char2CharCharCharCharCharCharCharCharChar1CharCharCharCharCharCharCharCharCharCharCharCharCharCharChar21">
    <w:name w:val="Char2 Char Char Char Char Char Char Char Char Char1 Char Char Char Char Char Char Char Char Char Char Char Char Char Char Char2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Style1">
    <w:name w:val="Style1"/>
    <w:basedOn w:val="11"/>
    <w:qFormat/>
    <w:pPr>
      <w:keepLines w:val="0"/>
      <w:widowControl/>
      <w:tabs>
        <w:tab w:val="left" w:pos="1080"/>
      </w:tabs>
      <w:spacing w:beforeLines="0" w:after="60" w:line="240" w:lineRule="auto"/>
      <w:ind w:firstLineChars="0" w:firstLine="0"/>
      <w:jc w:val="left"/>
    </w:pPr>
    <w:rPr>
      <w:rFonts w:ascii="黑体" w:hAnsi="宋体"/>
      <w:b w:val="0"/>
      <w:bCs w:val="0"/>
      <w:kern w:val="32"/>
      <w:sz w:val="24"/>
      <w:szCs w:val="20"/>
    </w:rPr>
  </w:style>
  <w:style w:type="paragraph" w:customStyle="1" w:styleId="CharChar1">
    <w:name w:val="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10">
    <w:name w:val="Char Char Char Char1"/>
    <w:basedOn w:val="a3"/>
    <w:qFormat/>
    <w:rPr>
      <w:rFonts w:ascii="Times New Roman" w:hAnsi="Times New Roman"/>
    </w:rPr>
  </w:style>
  <w:style w:type="paragraph" w:customStyle="1" w:styleId="afffffff8">
    <w:name w:val="插入表格"/>
    <w:next w:val="a3"/>
    <w:qFormat/>
    <w:pPr>
      <w:widowControl w:val="0"/>
      <w:adjustRightInd w:val="0"/>
      <w:spacing w:before="120" w:after="120"/>
      <w:jc w:val="center"/>
    </w:pPr>
    <w:rPr>
      <w:rFonts w:ascii="宋体" w:hAnsi="Times New Roman"/>
      <w:sz w:val="21"/>
    </w:rPr>
  </w:style>
  <w:style w:type="paragraph" w:customStyle="1" w:styleId="CharCharCharCharCharCharCharCharCharCharCharCharCharCharCharCharCharChar1CharCharCharCharCharChar1">
    <w:name w:val="Char Char Char Char Char Char Char Char Char Char Char Char Char Char Char Char Char Char1 Char Char Char Char Char Char1"/>
    <w:basedOn w:val="a3"/>
    <w:qFormat/>
    <w:pPr>
      <w:widowControl/>
      <w:spacing w:after="160" w:line="240" w:lineRule="exact"/>
      <w:ind w:leftChars="100" w:left="210" w:rightChars="100" w:right="100"/>
      <w:jc w:val="left"/>
    </w:pPr>
    <w:rPr>
      <w:rFonts w:ascii="Times New Roman" w:eastAsia="Times New Roman" w:hAnsi="Times New Roman"/>
      <w:kern w:val="0"/>
      <w:sz w:val="24"/>
      <w:lang w:eastAsia="en-US"/>
    </w:rPr>
  </w:style>
  <w:style w:type="paragraph" w:customStyle="1" w:styleId="BodyTextRP">
    <w:name w:val="Body TextRP"/>
    <w:basedOn w:val="a3"/>
    <w:qFormat/>
    <w:pPr>
      <w:spacing w:afterLines="80" w:line="266" w:lineRule="exact"/>
      <w:ind w:leftChars="1000" w:left="2100"/>
    </w:pPr>
    <w:rPr>
      <w:rFonts w:ascii="Times New Roman" w:eastAsia="楷体_GB2312" w:hAnsi="Times New Roman"/>
      <w:sz w:val="20"/>
    </w:rPr>
  </w:style>
  <w:style w:type="paragraph" w:customStyle="1" w:styleId="xl30">
    <w:name w:val="xl30"/>
    <w:basedOn w:val="a3"/>
    <w:qFormat/>
    <w:pPr>
      <w:widowControl/>
      <w:spacing w:beforeAutospacing="1" w:after="100" w:afterAutospacing="1"/>
      <w:jc w:val="center"/>
    </w:pPr>
    <w:rPr>
      <w:rFonts w:ascii="Times New Roman" w:hAnsi="Times New Roman"/>
      <w:kern w:val="0"/>
      <w:szCs w:val="21"/>
    </w:rPr>
  </w:style>
  <w:style w:type="paragraph" w:customStyle="1" w:styleId="CharChar1CharCharCharCharCharChar">
    <w:name w:val="Char Char1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
    <w:name w:val="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Char1CharCharCharCharCharChar1CharChar1">
    <w:name w:val="Char Char1 Char Char Char Char Char Char1 Char Char1"/>
    <w:basedOn w:val="a3"/>
    <w:qFormat/>
    <w:pPr>
      <w:snapToGrid w:val="0"/>
      <w:spacing w:line="360" w:lineRule="auto"/>
      <w:ind w:firstLineChars="200" w:firstLine="200"/>
    </w:pPr>
    <w:rPr>
      <w:rFonts w:ascii="Times New Roman" w:eastAsia="仿宋_GB2312" w:hAnsi="Times New Roman"/>
      <w:sz w:val="24"/>
    </w:rPr>
  </w:style>
  <w:style w:type="paragraph" w:customStyle="1" w:styleId="30741212">
    <w:name w:val="样式 标题 3 + 小三 左侧:  0.74 厘米 段前: 12 磅 段后: 12 磅"/>
    <w:basedOn w:val="3"/>
    <w:qFormat/>
    <w:pPr>
      <w:spacing w:beforeLines="0" w:after="240"/>
      <w:ind w:left="420" w:firstLineChars="0" w:firstLine="0"/>
    </w:pPr>
    <w:rPr>
      <w:rFonts w:ascii="Calibri" w:hAnsi="Calibri" w:cs="宋体"/>
      <w:sz w:val="28"/>
      <w:szCs w:val="20"/>
    </w:rPr>
  </w:style>
  <w:style w:type="paragraph" w:customStyle="1" w:styleId="CharChar1CharCharCharChar1CharCharChar">
    <w:name w:val="Char Char1 Char Char Char Char1 Char Char Char"/>
    <w:basedOn w:val="a3"/>
    <w:qFormat/>
    <w:rPr>
      <w:rFonts w:ascii="Times New Roman" w:hAnsi="Times New Roman"/>
    </w:rPr>
  </w:style>
  <w:style w:type="paragraph" w:customStyle="1" w:styleId="CharCharCharCharChar1CharCharCharCharCharCharCharCharCharCharCharCharCharCharCharCharCharCharCharCharCharCharCharCharCharCharCharChar1CharCharCharChar">
    <w:name w:val="Char Char Char Char Char1 Char Char Char Char Char Char Char Char Char Char Char Char Char Char Char Char Char Char Char Char Char Char Char Char Char Char Char Char1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65">
    <w:name w:val="xl65"/>
    <w:basedOn w:val="a3"/>
    <w:qFormat/>
    <w:pPr>
      <w:widowControl/>
      <w:spacing w:beforeAutospacing="1" w:after="100" w:afterAutospacing="1"/>
      <w:jc w:val="right"/>
    </w:pPr>
    <w:rPr>
      <w:rFonts w:ascii="Times New Roman" w:hAnsi="Times New Roman"/>
      <w:kern w:val="0"/>
      <w:sz w:val="18"/>
      <w:szCs w:val="18"/>
    </w:rPr>
  </w:style>
  <w:style w:type="paragraph" w:customStyle="1" w:styleId="afffffff9">
    <w:name w:val="首行缩进"/>
    <w:basedOn w:val="a3"/>
    <w:uiPriority w:val="34"/>
    <w:qFormat/>
    <w:pPr>
      <w:spacing w:beforeLines="30" w:afterLines="30" w:line="400" w:lineRule="atLeast"/>
      <w:ind w:firstLineChars="200" w:firstLine="200"/>
    </w:pPr>
    <w:rPr>
      <w:rFonts w:ascii="Times New Roman" w:hAnsi="Times New Roman"/>
      <w:sz w:val="24"/>
    </w:rPr>
  </w:style>
  <w:style w:type="paragraph" w:customStyle="1" w:styleId="afffffffa">
    <w:name w:val="文标题"/>
    <w:basedOn w:val="afff1"/>
    <w:uiPriority w:val="99"/>
    <w:qFormat/>
    <w:pPr>
      <w:spacing w:beforeLines="0" w:after="0" w:line="240" w:lineRule="auto"/>
      <w:ind w:firstLineChars="0" w:firstLine="0"/>
      <w:jc w:val="both"/>
      <w:outlineLvl w:val="9"/>
    </w:pPr>
    <w:rPr>
      <w:rFonts w:ascii="Calibri" w:hAnsi="Calibri"/>
      <w:b w:val="0"/>
      <w:bCs w:val="0"/>
      <w:sz w:val="21"/>
      <w:szCs w:val="22"/>
    </w:rPr>
  </w:style>
  <w:style w:type="paragraph" w:customStyle="1" w:styleId="CharChar2CharCharCharCharCharChar1">
    <w:name w:val="Char Char2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0">
    <w:name w:val="Char Char Char 字元 Char 字元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xl56">
    <w:name w:val="xl56"/>
    <w:basedOn w:val="a3"/>
    <w:qFormat/>
    <w:pPr>
      <w:widowControl/>
      <w:pBdr>
        <w:top w:val="single" w:sz="4" w:space="0" w:color="auto"/>
        <w:left w:val="single" w:sz="4" w:space="0" w:color="auto"/>
        <w:bottom w:val="single" w:sz="4" w:space="0" w:color="auto"/>
      </w:pBdr>
      <w:spacing w:beforeAutospacing="1" w:after="100" w:afterAutospacing="1"/>
      <w:jc w:val="center"/>
    </w:pPr>
    <w:rPr>
      <w:rFonts w:ascii="Courier New" w:hAnsi="Courier New" w:cs="Courier New"/>
      <w:kern w:val="0"/>
      <w:sz w:val="24"/>
    </w:rPr>
  </w:style>
  <w:style w:type="paragraph" w:customStyle="1" w:styleId="afffffffb">
    <w:name w:val="标准"/>
    <w:basedOn w:val="a3"/>
    <w:qFormat/>
    <w:pPr>
      <w:adjustRightInd w:val="0"/>
      <w:spacing w:line="312" w:lineRule="atLeast"/>
      <w:jc w:val="center"/>
    </w:pPr>
    <w:rPr>
      <w:rFonts w:ascii="Times New Roman" w:hAnsi="Times New Roman"/>
      <w:kern w:val="0"/>
      <w:szCs w:val="20"/>
    </w:rPr>
  </w:style>
  <w:style w:type="paragraph" w:customStyle="1" w:styleId="xl23">
    <w:name w:val="xl23"/>
    <w:basedOn w:val="a3"/>
    <w:qFormat/>
    <w:pPr>
      <w:widowControl/>
      <w:pBdr>
        <w:top w:val="single" w:sz="4" w:space="0" w:color="auto"/>
        <w:left w:val="single" w:sz="4" w:space="0" w:color="auto"/>
        <w:bottom w:val="single" w:sz="4" w:space="0" w:color="auto"/>
        <w:right w:val="single" w:sz="4" w:space="0" w:color="auto"/>
      </w:pBdr>
      <w:spacing w:beforeAutospacing="1" w:after="100" w:afterAutospacing="1"/>
      <w:jc w:val="center"/>
    </w:pPr>
    <w:rPr>
      <w:rFonts w:ascii="Arial Unicode MS" w:hAnsi="Arial Unicode MS"/>
      <w:kern w:val="0"/>
      <w:sz w:val="20"/>
      <w:szCs w:val="20"/>
    </w:rPr>
  </w:style>
  <w:style w:type="paragraph" w:customStyle="1" w:styleId="afffffffc">
    <w:name w:val="研究报告  正文"/>
    <w:basedOn w:val="a3"/>
    <w:qFormat/>
    <w:pPr>
      <w:spacing w:line="270" w:lineRule="exact"/>
      <w:ind w:firstLineChars="200" w:firstLine="200"/>
    </w:pPr>
    <w:rPr>
      <w:rFonts w:ascii="楷体_GB2312" w:eastAsia="楷体_GB2312" w:hAnsi="Times New Roman"/>
      <w:sz w:val="20"/>
    </w:rPr>
  </w:style>
  <w:style w:type="paragraph" w:customStyle="1" w:styleId="1085100">
    <w:name w:val="样式 样式 标题 1 + 居中 左侧:  0 厘米 悬挂缩进: 8.51 字符 段前: 0 磅 段后: 0 磅 行距: 多倍....."/>
    <w:basedOn w:val="a3"/>
    <w:qFormat/>
    <w:pPr>
      <w:keepNext/>
      <w:keepLines/>
      <w:tabs>
        <w:tab w:val="left" w:pos="720"/>
      </w:tabs>
      <w:spacing w:beforeLines="150" w:line="288" w:lineRule="auto"/>
      <w:jc w:val="center"/>
      <w:outlineLvl w:val="0"/>
    </w:pPr>
    <w:rPr>
      <w:rFonts w:ascii="Times New Roman" w:eastAsia="黑体" w:hAnsi="Times New Roman"/>
      <w:kern w:val="44"/>
      <w:sz w:val="36"/>
      <w:szCs w:val="36"/>
    </w:rPr>
  </w:style>
  <w:style w:type="paragraph" w:customStyle="1" w:styleId="xl41">
    <w:name w:val="xl41"/>
    <w:basedOn w:val="a3"/>
    <w:qFormat/>
    <w:pPr>
      <w:widowControl/>
      <w:pBdr>
        <w:top w:val="double" w:sz="6" w:space="0" w:color="000000"/>
        <w:bottom w:val="single" w:sz="4" w:space="0" w:color="000000"/>
        <w:right w:val="single" w:sz="4" w:space="0" w:color="000000"/>
      </w:pBdr>
      <w:spacing w:beforeAutospacing="1" w:after="100" w:afterAutospacing="1"/>
    </w:pPr>
    <w:rPr>
      <w:rFonts w:ascii="Arial Unicode MS" w:hAnsi="Arial Unicode MS"/>
      <w:color w:val="FF0000"/>
      <w:kern w:val="0"/>
      <w:szCs w:val="21"/>
    </w:rPr>
  </w:style>
  <w:style w:type="paragraph" w:customStyle="1" w:styleId="Normal1">
    <w:name w:val="Normal1"/>
    <w:uiPriority w:val="99"/>
    <w:qFormat/>
    <w:pPr>
      <w:adjustRightInd w:val="0"/>
      <w:spacing w:line="320" w:lineRule="exact"/>
      <w:jc w:val="both"/>
      <w:textAlignment w:val="baseline"/>
    </w:pPr>
    <w:rPr>
      <w:rFonts w:ascii="宋体" w:hAnsi="Times New Roman"/>
      <w:sz w:val="28"/>
    </w:rPr>
  </w:style>
  <w:style w:type="paragraph" w:customStyle="1" w:styleId="Char2CharCharCharCharCharCharCharCharChar2">
    <w:name w:val="Char2 Char Char Char Char Char Char Char Char Char2"/>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43">
    <w:name w:val="xl43"/>
    <w:basedOn w:val="a3"/>
    <w:qFormat/>
    <w:pPr>
      <w:widowControl/>
      <w:pBdr>
        <w:top w:val="double" w:sz="6" w:space="0" w:color="000000"/>
        <w:bottom w:val="single" w:sz="4" w:space="0" w:color="000000"/>
        <w:right w:val="double" w:sz="6" w:space="0" w:color="000000"/>
      </w:pBdr>
      <w:spacing w:beforeAutospacing="1" w:after="100" w:afterAutospacing="1"/>
      <w:jc w:val="right"/>
    </w:pPr>
    <w:rPr>
      <w:rFonts w:ascii="Arial Unicode MS" w:hAnsi="Arial Unicode MS"/>
      <w:color w:val="FF0000"/>
      <w:kern w:val="0"/>
      <w:sz w:val="18"/>
      <w:szCs w:val="18"/>
    </w:rPr>
  </w:style>
  <w:style w:type="paragraph" w:customStyle="1" w:styleId="CharCharCharCharChar1">
    <w:name w:val="Char Char Char 字元 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ffd">
    <w:name w:val="表格修改"/>
    <w:basedOn w:val="a3"/>
    <w:uiPriority w:val="99"/>
    <w:qFormat/>
    <w:pPr>
      <w:jc w:val="center"/>
    </w:pPr>
    <w:rPr>
      <w:rFonts w:ascii="楷体_GB2312" w:eastAsia="楷体_GB2312" w:hAnsi="Times New Roman" w:cs="楷体_GB2312"/>
      <w:b/>
      <w:bCs/>
      <w:szCs w:val="21"/>
    </w:rPr>
  </w:style>
  <w:style w:type="paragraph" w:customStyle="1" w:styleId="xl39">
    <w:name w:val="xl39"/>
    <w:basedOn w:val="a3"/>
    <w:qFormat/>
    <w:pPr>
      <w:widowControl/>
      <w:pBdr>
        <w:bottom w:val="double" w:sz="6" w:space="0" w:color="000000"/>
        <w:right w:val="single" w:sz="4" w:space="0" w:color="000000"/>
      </w:pBdr>
      <w:spacing w:beforeAutospacing="1" w:after="100" w:afterAutospacing="1"/>
      <w:jc w:val="center"/>
    </w:pPr>
    <w:rPr>
      <w:rFonts w:ascii="Arial Unicode MS" w:hAnsi="Arial Unicode MS"/>
      <w:kern w:val="0"/>
      <w:szCs w:val="21"/>
    </w:rPr>
  </w:style>
  <w:style w:type="paragraph" w:customStyle="1" w:styleId="Char2CharCharCharCharCharCharCharCharChar1CharCharCharCharCharCharCharCharCharCharCharChar1">
    <w:name w:val="Char2 Char Char Char Char Char Char Char Char Char1 Char Char Char Char Char Char Char 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TOC11">
    <w:name w:val="TOC 标题1"/>
    <w:basedOn w:val="11"/>
    <w:next w:val="a3"/>
    <w:uiPriority w:val="39"/>
    <w:qFormat/>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CM10">
    <w:name w:val="CM10"/>
    <w:basedOn w:val="a3"/>
    <w:next w:val="a3"/>
    <w:qFormat/>
    <w:pPr>
      <w:autoSpaceDE w:val="0"/>
      <w:autoSpaceDN w:val="0"/>
      <w:adjustRightInd w:val="0"/>
      <w:spacing w:line="468" w:lineRule="atLeast"/>
      <w:jc w:val="left"/>
    </w:pPr>
    <w:rPr>
      <w:rFonts w:ascii="黑体" w:eastAsia="黑体" w:hAnsi="Times New Roman" w:cs="黑体"/>
      <w:kern w:val="0"/>
      <w:sz w:val="24"/>
    </w:rPr>
  </w:style>
  <w:style w:type="paragraph" w:customStyle="1" w:styleId="CharChar1CharCharChar1">
    <w:name w:val="Char Char1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CharChar2Char1">
    <w:name w:val="Char Char1 Char Char Char Char Char Char Char Char Char Char Char Char Char Char Char Char Char Char Char Char Char Char Char Char Char Char Char Char2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b3">
    <w:name w:val="正文b3"/>
    <w:basedOn w:val="a3"/>
    <w:uiPriority w:val="99"/>
    <w:qFormat/>
    <w:pPr>
      <w:adjustRightInd w:val="0"/>
      <w:spacing w:after="60" w:line="240" w:lineRule="atLeast"/>
      <w:jc w:val="left"/>
    </w:pPr>
    <w:rPr>
      <w:rFonts w:ascii="宋体" w:hAnsi="Times New Roman"/>
      <w:kern w:val="0"/>
      <w:sz w:val="24"/>
      <w:szCs w:val="20"/>
    </w:rPr>
  </w:style>
  <w:style w:type="paragraph" w:customStyle="1" w:styleId="ParaCharCharCharCharCharCharChar">
    <w:name w:val="默认段落字体 Para Char Char Char Char Char Char Char"/>
    <w:basedOn w:val="a3"/>
    <w:uiPriority w:val="99"/>
    <w:qFormat/>
    <w:pPr>
      <w:spacing w:beforeLines="50" w:line="360" w:lineRule="auto"/>
      <w:ind w:firstLineChars="200" w:firstLine="200"/>
    </w:pPr>
    <w:rPr>
      <w:rFonts w:ascii="Arial" w:hAnsi="Arial" w:cs="Arial"/>
      <w:sz w:val="20"/>
      <w:szCs w:val="20"/>
    </w:rPr>
  </w:style>
  <w:style w:type="paragraph" w:customStyle="1" w:styleId="performed">
    <w:name w:val="performed"/>
    <w:basedOn w:val="a3"/>
    <w:uiPriority w:val="99"/>
    <w:qFormat/>
    <w:pPr>
      <w:keepNext/>
      <w:keepLines/>
      <w:widowControl/>
      <w:jc w:val="center"/>
    </w:pPr>
    <w:rPr>
      <w:rFonts w:ascii="Times New Roman" w:hAnsi="Times New Roman"/>
      <w:kern w:val="0"/>
      <w:sz w:val="22"/>
      <w:szCs w:val="20"/>
      <w:lang w:eastAsia="en-US"/>
    </w:rPr>
  </w:style>
  <w:style w:type="paragraph" w:customStyle="1" w:styleId="xl46">
    <w:name w:val="xl46"/>
    <w:basedOn w:val="a3"/>
    <w:qFormat/>
    <w:pPr>
      <w:widowControl/>
      <w:pBdr>
        <w:top w:val="single" w:sz="4" w:space="0" w:color="auto"/>
        <w:bottom w:val="single" w:sz="4" w:space="0" w:color="auto"/>
      </w:pBdr>
      <w:spacing w:beforeAutospacing="1" w:after="100" w:afterAutospacing="1"/>
      <w:jc w:val="center"/>
    </w:pPr>
    <w:rPr>
      <w:rFonts w:ascii="宋体" w:hAnsi="宋体" w:cs="宋体"/>
      <w:kern w:val="0"/>
      <w:sz w:val="24"/>
    </w:rPr>
  </w:style>
  <w:style w:type="paragraph" w:customStyle="1" w:styleId="CharCharCharCharChar10">
    <w:name w:val="Char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1">
    <w:name w:val="Char Char Char Char Char Char Char Char Char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4222">
    <w:name w:val="样式 样式 样式 样式 标题 4 + 宋体 小四 + 左侧:  2 字符 + 首行缩进:  2 字符 + 首行缩进:  2 字符"/>
    <w:basedOn w:val="a3"/>
    <w:uiPriority w:val="99"/>
    <w:qFormat/>
    <w:pPr>
      <w:keepNext/>
      <w:keepLines/>
      <w:spacing w:line="360" w:lineRule="auto"/>
      <w:ind w:firstLineChars="200" w:firstLine="200"/>
      <w:outlineLvl w:val="3"/>
    </w:pPr>
    <w:rPr>
      <w:rFonts w:ascii="宋体" w:hAnsi="宋体" w:cs="宋体"/>
      <w:b/>
      <w:bCs/>
      <w:kern w:val="0"/>
      <w:sz w:val="24"/>
      <w:szCs w:val="20"/>
    </w:rPr>
  </w:style>
  <w:style w:type="paragraph" w:customStyle="1" w:styleId="xl40">
    <w:name w:val="xl40"/>
    <w:basedOn w:val="a3"/>
    <w:qFormat/>
    <w:pPr>
      <w:widowControl/>
      <w:pBdr>
        <w:bottom w:val="double" w:sz="6" w:space="0" w:color="000000"/>
        <w:right w:val="double" w:sz="6" w:space="0" w:color="000000"/>
      </w:pBdr>
      <w:spacing w:beforeAutospacing="1" w:after="100" w:afterAutospacing="1"/>
      <w:jc w:val="right"/>
    </w:pPr>
    <w:rPr>
      <w:rFonts w:ascii="Arial Unicode MS" w:hAnsi="Arial Unicode MS"/>
      <w:kern w:val="0"/>
      <w:sz w:val="18"/>
      <w:szCs w:val="18"/>
    </w:rPr>
  </w:style>
  <w:style w:type="paragraph" w:customStyle="1" w:styleId="Chard">
    <w:name w:val="招股书修改 Char"/>
    <w:basedOn w:val="a3"/>
    <w:uiPriority w:val="99"/>
    <w:qFormat/>
    <w:pPr>
      <w:overflowPunct w:val="0"/>
      <w:autoSpaceDE w:val="0"/>
      <w:autoSpaceDN w:val="0"/>
      <w:adjustRightInd w:val="0"/>
      <w:snapToGrid w:val="0"/>
      <w:spacing w:line="360" w:lineRule="auto"/>
      <w:ind w:firstLineChars="200" w:firstLine="200"/>
    </w:pPr>
    <w:rPr>
      <w:rFonts w:ascii="楷体_GB2312" w:eastAsia="楷体_GB2312" w:hAnsi="Times New Roman" w:cs="楷体_GB2312"/>
      <w:b/>
      <w:bCs/>
      <w:sz w:val="24"/>
    </w:rPr>
  </w:style>
  <w:style w:type="paragraph" w:customStyle="1" w:styleId="CharChar1CharCharCharCharCharCharCharCharChar1">
    <w:name w:val="Char Char1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1">
    <w:name w:val="Char2 Char Char Char Char Char Char Char Char Char1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afffffffe">
    <w:name w:val="水印"/>
    <w:basedOn w:val="a3"/>
    <w:qFormat/>
    <w:pPr>
      <w:adjustRightInd w:val="0"/>
      <w:spacing w:line="240" w:lineRule="atLeast"/>
    </w:pPr>
    <w:rPr>
      <w:rFonts w:ascii="Times New Roman" w:hAnsi="Times New Roman"/>
      <w:kern w:val="0"/>
      <w:szCs w:val="21"/>
    </w:rPr>
  </w:style>
  <w:style w:type="paragraph" w:customStyle="1" w:styleId="1CharCharCharChar">
    <w:name w:val="1 Char Char Char Char"/>
    <w:basedOn w:val="a3"/>
    <w:qFormat/>
    <w:rPr>
      <w:rFonts w:ascii="Tahoma" w:hAnsi="Tahoma"/>
      <w:sz w:val="24"/>
      <w:szCs w:val="20"/>
    </w:rPr>
  </w:style>
  <w:style w:type="paragraph" w:customStyle="1" w:styleId="xl57">
    <w:name w:val="xl57"/>
    <w:basedOn w:val="a3"/>
    <w:qFormat/>
    <w:pPr>
      <w:widowControl/>
      <w:pBdr>
        <w:top w:val="single" w:sz="4" w:space="0" w:color="auto"/>
        <w:bottom w:val="single" w:sz="4" w:space="0" w:color="auto"/>
      </w:pBdr>
      <w:spacing w:beforeAutospacing="1" w:after="100" w:afterAutospacing="1"/>
      <w:jc w:val="center"/>
    </w:pPr>
    <w:rPr>
      <w:rFonts w:ascii="Courier New" w:hAnsi="Courier New" w:cs="Courier New"/>
      <w:kern w:val="0"/>
      <w:sz w:val="24"/>
    </w:rPr>
  </w:style>
  <w:style w:type="paragraph" w:customStyle="1" w:styleId="CharCharCharCharChar1CharCharCharCharCharCharCharCharCharCharCharCharCharCharCharCharCharCharCharCharCharCharCharCharCharCharCharChar">
    <w:name w:val="Char Char Char Char Char1 Char Char Char Char Char Char Char Char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BodySingle">
    <w:name w:val="Body Single"/>
    <w:basedOn w:val="af5"/>
    <w:uiPriority w:val="99"/>
    <w:qFormat/>
    <w:pPr>
      <w:widowControl/>
      <w:snapToGrid/>
      <w:spacing w:beforeLines="0" w:line="290" w:lineRule="atLeast"/>
      <w:ind w:firstLineChars="0" w:firstLine="0"/>
      <w:jc w:val="left"/>
    </w:pPr>
    <w:rPr>
      <w:rFonts w:ascii="Times New Roman" w:eastAsia="宋体" w:hAnsi="Times New Roman"/>
      <w:kern w:val="0"/>
      <w:szCs w:val="20"/>
      <w:lang w:val="en-GB" w:eastAsia="en-US"/>
    </w:rPr>
  </w:style>
  <w:style w:type="paragraph" w:customStyle="1" w:styleId="CharCharCharChar11">
    <w:name w:val="Char Char Char 字元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xl45">
    <w:name w:val="xl45"/>
    <w:basedOn w:val="a3"/>
    <w:qFormat/>
    <w:pPr>
      <w:widowControl/>
      <w:pBdr>
        <w:top w:val="single" w:sz="4" w:space="0" w:color="auto"/>
        <w:left w:val="single" w:sz="4" w:space="0" w:color="auto"/>
        <w:bottom w:val="single" w:sz="4" w:space="0" w:color="auto"/>
      </w:pBdr>
      <w:spacing w:beforeAutospacing="1" w:after="100" w:afterAutospacing="1"/>
      <w:jc w:val="center"/>
    </w:pPr>
    <w:rPr>
      <w:rFonts w:ascii="宋体" w:hAnsi="宋体" w:cs="宋体"/>
      <w:kern w:val="0"/>
      <w:sz w:val="24"/>
    </w:rPr>
  </w:style>
  <w:style w:type="paragraph" w:customStyle="1" w:styleId="Char2CharCharCharCharCharCharCharCharChar">
    <w:name w:val="Char2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CharCharCharCharCharCharCharChar1Char1">
    <w:name w:val="Char Char Char Char Char Char Char Char Char Char Char Char Char1 Char1"/>
    <w:basedOn w:val="a3"/>
    <w:qFormat/>
    <w:rPr>
      <w:rFonts w:ascii="Times New Roman" w:eastAsia="Times New Roman" w:hAnsi="Times New Roman"/>
      <w:kern w:val="0"/>
      <w:sz w:val="20"/>
      <w:szCs w:val="20"/>
    </w:rPr>
  </w:style>
  <w:style w:type="paragraph" w:customStyle="1" w:styleId="CharChar2CharCharCharCharCharChar">
    <w:name w:val="Char Char2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2f0">
    <w:name w:val="正文文字缩进 2"/>
    <w:basedOn w:val="a3"/>
    <w:uiPriority w:val="99"/>
    <w:qFormat/>
    <w:pPr>
      <w:spacing w:line="360" w:lineRule="auto"/>
      <w:ind w:firstLineChars="200" w:firstLine="556"/>
    </w:pPr>
    <w:rPr>
      <w:rFonts w:ascii="宋体" w:hAnsi="Times New Roman" w:cs="宋体"/>
      <w:spacing w:val="10"/>
      <w:sz w:val="24"/>
    </w:rPr>
  </w:style>
  <w:style w:type="paragraph" w:customStyle="1" w:styleId="CharChar4CharChar">
    <w:name w:val="Char Char4 Char Char"/>
    <w:basedOn w:val="a3"/>
    <w:uiPriority w:val="99"/>
    <w:qFormat/>
    <w:pPr>
      <w:tabs>
        <w:tab w:val="left" w:pos="360"/>
      </w:tabs>
    </w:pPr>
    <w:rPr>
      <w:rFonts w:ascii="Times New Roman" w:hAnsi="Times New Roman"/>
      <w:sz w:val="24"/>
    </w:rPr>
  </w:style>
  <w:style w:type="paragraph" w:customStyle="1" w:styleId="CharCharCharCharChar1CharCharCharCharCharCharCharCharCharCharCharCharCharCharCharCharCharCharCharCharCharCharCharCharCharCharCharChar1CharCharCharCharCharCharCharCharCharCharCharChar">
    <w:name w:val="Char Char Char Char Char1 Char Char Char Char Char Char Char Char Char Char Char Char Char Char Char Char Char Char Char Char Char Char Char Char Char Char Char Char1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e">
    <w:name w:val="表头 Char"/>
    <w:uiPriority w:val="39"/>
    <w:qFormat/>
    <w:pPr>
      <w:keepNext/>
      <w:spacing w:beforeLines="50" w:afterLines="50"/>
      <w:jc w:val="center"/>
    </w:pPr>
    <w:rPr>
      <w:rFonts w:ascii="Times New Roman" w:hAnsi="Times New Roman"/>
      <w:b/>
      <w:sz w:val="24"/>
      <w:szCs w:val="24"/>
      <w:lang w:val="en-AU"/>
    </w:rPr>
  </w:style>
  <w:style w:type="paragraph" w:customStyle="1" w:styleId="CharCharCharCharCharCharChar1">
    <w:name w:val="Char Char Char Char Char Char Char1"/>
    <w:basedOn w:val="a3"/>
    <w:uiPriority w:val="99"/>
    <w:qFormat/>
    <w:pPr>
      <w:widowControl/>
      <w:spacing w:after="160" w:line="240" w:lineRule="exact"/>
      <w:jc w:val="left"/>
    </w:pPr>
    <w:rPr>
      <w:rFonts w:ascii="Verdana" w:hAnsi="Verdana"/>
      <w:kern w:val="0"/>
      <w:sz w:val="20"/>
      <w:szCs w:val="20"/>
      <w:lang w:eastAsia="en-US"/>
    </w:rPr>
  </w:style>
  <w:style w:type="paragraph" w:customStyle="1" w:styleId="affffffff">
    <w:name w:val="a"/>
    <w:basedOn w:val="a3"/>
    <w:qFormat/>
    <w:pPr>
      <w:widowControl/>
      <w:overflowPunct w:val="0"/>
      <w:autoSpaceDE w:val="0"/>
      <w:autoSpaceDN w:val="0"/>
      <w:snapToGrid w:val="0"/>
      <w:spacing w:line="360" w:lineRule="auto"/>
      <w:ind w:firstLine="480"/>
    </w:pPr>
    <w:rPr>
      <w:rFonts w:ascii="Times New Roman" w:hAnsi="Times New Roman" w:cs="宋体"/>
      <w:kern w:val="0"/>
      <w:sz w:val="24"/>
      <w:lang w:bidi="hi-IN"/>
    </w:rPr>
  </w:style>
  <w:style w:type="paragraph" w:customStyle="1" w:styleId="affffffff0">
    <w:name w:val="基准页眉样式"/>
    <w:basedOn w:val="af5"/>
    <w:uiPriority w:val="99"/>
    <w:qFormat/>
    <w:pPr>
      <w:keepLines/>
      <w:widowControl/>
      <w:tabs>
        <w:tab w:val="center" w:pos="-18551"/>
        <w:tab w:val="right" w:pos="4320"/>
      </w:tabs>
      <w:snapToGrid/>
      <w:spacing w:beforeLines="0" w:line="240" w:lineRule="atLeast"/>
      <w:ind w:firstLineChars="0" w:firstLine="0"/>
      <w:jc w:val="center"/>
    </w:pPr>
    <w:rPr>
      <w:rFonts w:ascii="Garamond" w:eastAsia="宋体" w:hAnsi="Garamond"/>
      <w:smallCaps/>
      <w:spacing w:val="15"/>
      <w:kern w:val="0"/>
      <w:sz w:val="21"/>
      <w:szCs w:val="20"/>
    </w:rPr>
  </w:style>
  <w:style w:type="paragraph" w:customStyle="1" w:styleId="a-2005-3">
    <w:name w:val="a-小报告2005-标题3（目）"/>
    <w:basedOn w:val="a3"/>
    <w:uiPriority w:val="99"/>
    <w:qFormat/>
    <w:pPr>
      <w:keepNext/>
      <w:widowControl/>
      <w:spacing w:after="100"/>
      <w:ind w:right="2835"/>
      <w:jc w:val="left"/>
    </w:pPr>
    <w:rPr>
      <w:rFonts w:ascii="Times New Roman" w:eastAsia="楷体_GB2312" w:hAnsi="Times New Roman"/>
      <w:b/>
      <w:color w:val="003366"/>
      <w:kern w:val="0"/>
      <w:szCs w:val="20"/>
    </w:rPr>
  </w:style>
  <w:style w:type="paragraph" w:customStyle="1" w:styleId="2f1">
    <w:name w:val="正文2"/>
    <w:uiPriority w:val="99"/>
    <w:qFormat/>
    <w:pPr>
      <w:widowControl w:val="0"/>
      <w:adjustRightInd w:val="0"/>
      <w:spacing w:line="360" w:lineRule="atLeast"/>
      <w:jc w:val="both"/>
    </w:pPr>
    <w:rPr>
      <w:rFonts w:ascii="宋体" w:hAnsi="Times New Roman"/>
      <w:sz w:val="24"/>
    </w:rPr>
  </w:style>
  <w:style w:type="paragraph" w:customStyle="1" w:styleId="CharChar1CharCharChar">
    <w:name w:val="Char Char1 Char Char Char"/>
    <w:basedOn w:val="a3"/>
    <w:uiPriority w:val="99"/>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Char110">
    <w:name w:val="Char11"/>
    <w:basedOn w:val="a3"/>
    <w:qFormat/>
    <w:pPr>
      <w:widowControl/>
      <w:spacing w:after="160" w:line="240" w:lineRule="exact"/>
      <w:jc w:val="left"/>
    </w:pPr>
    <w:rPr>
      <w:rFonts w:ascii="Verdana" w:eastAsia="Times New Roman" w:hAnsi="Verdana"/>
      <w:kern w:val="0"/>
      <w:sz w:val="20"/>
      <w:szCs w:val="20"/>
      <w:lang w:eastAsia="en-US"/>
    </w:rPr>
  </w:style>
  <w:style w:type="paragraph" w:customStyle="1" w:styleId="Char22">
    <w:name w:val="招股书修改 Char2"/>
    <w:basedOn w:val="a3"/>
    <w:uiPriority w:val="99"/>
    <w:qFormat/>
    <w:pPr>
      <w:spacing w:line="270" w:lineRule="exact"/>
      <w:ind w:firstLineChars="200" w:firstLine="200"/>
    </w:pPr>
    <w:rPr>
      <w:rFonts w:ascii="楷体_GB2312" w:eastAsia="楷体_GB2312" w:hAnsi="Times New Roman"/>
      <w:sz w:val="20"/>
    </w:rPr>
  </w:style>
  <w:style w:type="paragraph" w:customStyle="1" w:styleId="affffffff1">
    <w:name w:val="可研正文"/>
    <w:basedOn w:val="a3"/>
    <w:next w:val="a3"/>
    <w:qFormat/>
    <w:pPr>
      <w:adjustRightInd w:val="0"/>
      <w:snapToGrid w:val="0"/>
      <w:spacing w:beforeAutospacing="1" w:after="100" w:afterAutospacing="1" w:line="360" w:lineRule="auto"/>
      <w:ind w:firstLineChars="200" w:firstLine="600"/>
    </w:pPr>
    <w:rPr>
      <w:rFonts w:ascii="宋体" w:hAnsi="Times New Roman"/>
      <w:kern w:val="0"/>
      <w:sz w:val="24"/>
      <w:szCs w:val="20"/>
    </w:rPr>
  </w:style>
  <w:style w:type="paragraph" w:customStyle="1" w:styleId="Char2CharCharCharCharCharCharCharCharChar1CharCharCharCharCharCharCharCharCharCharCharCharCharCharCharChar2">
    <w:name w:val="Char2 Char Char Char Char Char Char Char Char Char1 Char Char Char Char Char Char Char Char Char Char Char Char Char Char Char Char2"/>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1fa">
    <w:name w:val="表格1"/>
    <w:basedOn w:val="a3"/>
    <w:uiPriority w:val="99"/>
    <w:qFormat/>
    <w:pPr>
      <w:spacing w:line="300" w:lineRule="auto"/>
    </w:pPr>
    <w:rPr>
      <w:rFonts w:ascii="宋体" w:hAnsi="宋体"/>
      <w:sz w:val="18"/>
      <w:szCs w:val="18"/>
    </w:rPr>
  </w:style>
  <w:style w:type="paragraph" w:customStyle="1" w:styleId="06">
    <w:name w:val="06中信_表格标题"/>
    <w:basedOn w:val="09"/>
    <w:uiPriority w:val="99"/>
    <w:qFormat/>
    <w:pPr>
      <w:tabs>
        <w:tab w:val="left" w:pos="4620"/>
      </w:tabs>
      <w:spacing w:before="120" w:after="120" w:line="360" w:lineRule="auto"/>
      <w:ind w:rightChars="0" w:right="0" w:firstLineChars="200" w:firstLine="480"/>
      <w:jc w:val="both"/>
    </w:pPr>
    <w:rPr>
      <w:b w:val="0"/>
      <w:bCs w:val="0"/>
      <w:color w:val="000000"/>
      <w:kern w:val="0"/>
      <w:sz w:val="24"/>
      <w:szCs w:val="24"/>
    </w:rPr>
  </w:style>
  <w:style w:type="paragraph" w:customStyle="1" w:styleId="CharChar1CharCharCharCharCharCharCharCharCharCharCharCharCharCharCharCharCharCharCharCharCharCharCharCharCharCharCharChar2CharCharCharChar1">
    <w:name w:val="Char Char1 Char Char Char Char Char Char Char Char Char Char Char Char Char Char Char Char Char Char Char Char Char Char Char Char Char Char Char Char2 Char Char Char Char1"/>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1CharCharCharCharCharCharCharCharCharCharCharCharCharCharCharCharCharCharCharCharCharCharCharCharCharCharCharCharCharCharCharCharCharCharCharCharCharChar1">
    <w:name w:val="Char Char1 Char Char Char Char Char Char Char Char Char Char Char Char Char Char Char Char Char Char Char Char Char Char Char Char Char Char Char Char Char Char Char Char Char Char Char Char Char Char1"/>
    <w:basedOn w:val="a3"/>
    <w:uiPriority w:val="99"/>
    <w:qFormat/>
    <w:pPr>
      <w:widowControl/>
      <w:spacing w:after="160" w:line="240" w:lineRule="exact"/>
    </w:pPr>
    <w:rPr>
      <w:rFonts w:ascii="Verdana" w:eastAsia="Times New Roman" w:hAnsi="Verdana" w:cs="Arial"/>
      <w:kern w:val="0"/>
      <w:sz w:val="22"/>
      <w:szCs w:val="20"/>
      <w:lang w:eastAsia="en-US"/>
    </w:rPr>
  </w:style>
  <w:style w:type="paragraph" w:customStyle="1" w:styleId="212">
    <w:name w:val="正文文本 21"/>
    <w:basedOn w:val="a3"/>
    <w:link w:val="2Char3"/>
    <w:qFormat/>
    <w:pPr>
      <w:adjustRightInd w:val="0"/>
      <w:ind w:firstLine="480"/>
    </w:pPr>
    <w:rPr>
      <w:rFonts w:ascii="Times New Roman" w:hAnsi="Times New Roman"/>
      <w:sz w:val="24"/>
      <w:szCs w:val="20"/>
    </w:rPr>
  </w:style>
  <w:style w:type="paragraph" w:customStyle="1" w:styleId="font0">
    <w:name w:val="font0"/>
    <w:basedOn w:val="a3"/>
    <w:qFormat/>
    <w:pPr>
      <w:widowControl/>
      <w:spacing w:beforeAutospacing="1" w:after="100" w:afterAutospacing="1"/>
      <w:jc w:val="left"/>
    </w:pPr>
    <w:rPr>
      <w:rFonts w:ascii="宋体" w:hAnsi="宋体" w:cs="Arial Unicode MS"/>
      <w:kern w:val="0"/>
      <w:sz w:val="24"/>
    </w:rPr>
  </w:style>
  <w:style w:type="paragraph" w:customStyle="1" w:styleId="font6">
    <w:name w:val="font6"/>
    <w:basedOn w:val="a3"/>
    <w:qFormat/>
    <w:pPr>
      <w:widowControl/>
      <w:spacing w:beforeAutospacing="1" w:after="100" w:afterAutospacing="1"/>
      <w:jc w:val="left"/>
    </w:pPr>
    <w:rPr>
      <w:rFonts w:ascii="Times New Roman" w:hAnsi="Times New Roman"/>
      <w:kern w:val="0"/>
      <w:sz w:val="20"/>
      <w:szCs w:val="20"/>
    </w:rPr>
  </w:style>
  <w:style w:type="paragraph" w:customStyle="1" w:styleId="CharChara">
    <w:name w:val="第四层 （一） Char Char"/>
    <w:uiPriority w:val="99"/>
    <w:qFormat/>
    <w:pPr>
      <w:spacing w:before="120" w:line="360" w:lineRule="auto"/>
    </w:pPr>
    <w:rPr>
      <w:rFonts w:ascii="Times New Roman" w:hAnsi="Times New Roman"/>
      <w:b/>
      <w:bCs/>
      <w:sz w:val="24"/>
      <w:szCs w:val="24"/>
    </w:rPr>
  </w:style>
  <w:style w:type="paragraph" w:customStyle="1" w:styleId="Bodytext">
    <w:name w:val="!Bodytext"/>
    <w:basedOn w:val="a3"/>
    <w:link w:val="BodytextCharChar"/>
    <w:qFormat/>
    <w:pPr>
      <w:widowControl/>
      <w:overflowPunct w:val="0"/>
      <w:autoSpaceDE w:val="0"/>
      <w:autoSpaceDN w:val="0"/>
      <w:adjustRightInd w:val="0"/>
      <w:spacing w:after="220"/>
    </w:pPr>
    <w:rPr>
      <w:rFonts w:ascii="Arial" w:hAnsi="Arial"/>
      <w:sz w:val="22"/>
      <w:szCs w:val="20"/>
      <w:lang w:val="en-GB"/>
    </w:rPr>
  </w:style>
  <w:style w:type="paragraph" w:customStyle="1" w:styleId="CharCharCharCharChar1CharCharCharCharCharCharCharCharCharCharCharCharCharCharCharCharCharCharCharCharCharCharCharCharCharCharCharChar1CharCharCharCharCharCharCharCharCharChar1">
    <w:name w:val="Char Char Char Char Char1 Char Char Char Char Char Char Char Char Char Char Char Char Char Char Char Char Char Char Char Char Char Char Char Char Char Char Char Char1 Char Char Char Char Char Char Char Char Char Char1"/>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affffffff2">
    <w:name w:val="小四超紧密段落"/>
    <w:basedOn w:val="a3"/>
    <w:qFormat/>
    <w:pPr>
      <w:topLinePunct/>
      <w:spacing w:line="400" w:lineRule="exact"/>
      <w:ind w:firstLine="480"/>
    </w:pPr>
    <w:rPr>
      <w:rFonts w:ascii="宋体" w:hAnsi="宋体"/>
      <w:kern w:val="0"/>
      <w:sz w:val="24"/>
      <w:szCs w:val="20"/>
    </w:rPr>
  </w:style>
  <w:style w:type="paragraph" w:customStyle="1" w:styleId="DD">
    <w:name w:val="铁龙_DD正文"/>
    <w:basedOn w:val="a3"/>
    <w:link w:val="DDCharChar"/>
    <w:uiPriority w:val="99"/>
    <w:qFormat/>
    <w:pPr>
      <w:spacing w:beforeLines="50" w:line="360" w:lineRule="auto"/>
      <w:ind w:firstLineChars="200" w:firstLine="480"/>
    </w:pPr>
    <w:rPr>
      <w:rFonts w:ascii="Times New Roman" w:hAnsi="Times New Roman"/>
      <w:sz w:val="24"/>
    </w:rPr>
  </w:style>
  <w:style w:type="paragraph" w:customStyle="1" w:styleId="Address">
    <w:name w:val="Address"/>
    <w:basedOn w:val="a3"/>
    <w:qFormat/>
    <w:pPr>
      <w:framePr w:w="3005" w:h="567" w:hSpace="181" w:vSpace="181" w:wrap="around" w:hAnchor="page" w:xAlign="right" w:yAlign="top" w:anchorLock="1"/>
      <w:widowControl/>
      <w:pBdr>
        <w:left w:val="single" w:sz="4" w:space="9" w:color="auto"/>
      </w:pBdr>
      <w:spacing w:line="200" w:lineRule="exact"/>
      <w:ind w:right="284"/>
      <w:jc w:val="left"/>
    </w:pPr>
    <w:rPr>
      <w:rFonts w:ascii="Times New Roman" w:hAnsi="Times New Roman"/>
      <w:kern w:val="0"/>
      <w:sz w:val="16"/>
      <w:szCs w:val="20"/>
      <w:lang w:val="en-GB" w:eastAsia="en-US"/>
    </w:rPr>
  </w:style>
  <w:style w:type="paragraph" w:customStyle="1" w:styleId="CharChar1CharCharCharChar2">
    <w:name w:val="Char Char1 Char Char Char Char2"/>
    <w:basedOn w:val="a3"/>
    <w:qFormat/>
    <w:pPr>
      <w:snapToGrid w:val="0"/>
      <w:spacing w:line="360" w:lineRule="auto"/>
      <w:ind w:firstLineChars="200" w:firstLine="200"/>
    </w:pPr>
    <w:rPr>
      <w:rFonts w:ascii="Times New Roman" w:eastAsia="仿宋_GB2312" w:hAnsi="Times New Roman"/>
      <w:sz w:val="24"/>
    </w:rPr>
  </w:style>
  <w:style w:type="paragraph" w:customStyle="1" w:styleId="Char2CharCharCharCharCharCharCharCharChar1CharCharCharCharCharCharCharCharCharCharCharCharCharCharCharChar">
    <w:name w:val="Char2 Char Char Char Char Char Char Char Char Char1 Char Char Char Char Char Char Char Char Char Char Char Char Char Char Char Char"/>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har2CharCharCharCharCharCharCharCharChar1CharCharCharCharCharCharCharCharCharCharCharCharCharCharChar1">
    <w:name w:val="Char2 Char Char Char Char Char Char Char Char Char1 Char Char Char Char Char Char Char Char Char Char Char Char Char Char Char1"/>
    <w:basedOn w:val="a3"/>
    <w:uiPriority w:val="99"/>
    <w:qFormat/>
    <w:pPr>
      <w:widowControl/>
      <w:spacing w:after="160" w:line="240" w:lineRule="exact"/>
      <w:jc w:val="left"/>
    </w:pPr>
    <w:rPr>
      <w:rFonts w:ascii="Verdana" w:eastAsia="Times New Roman" w:hAnsi="Verdana"/>
      <w:kern w:val="0"/>
      <w:sz w:val="20"/>
      <w:szCs w:val="20"/>
      <w:lang w:eastAsia="en-US"/>
    </w:rPr>
  </w:style>
  <w:style w:type="paragraph" w:customStyle="1" w:styleId="CM12">
    <w:name w:val="CM12"/>
    <w:basedOn w:val="a3"/>
    <w:next w:val="a3"/>
    <w:uiPriority w:val="99"/>
    <w:qFormat/>
    <w:pPr>
      <w:autoSpaceDE w:val="0"/>
      <w:autoSpaceDN w:val="0"/>
      <w:adjustRightInd w:val="0"/>
      <w:spacing w:line="468" w:lineRule="atLeast"/>
      <w:jc w:val="left"/>
    </w:pPr>
    <w:rPr>
      <w:rFonts w:ascii="宋体" w:hAnsi="Times New Roman"/>
      <w:kern w:val="0"/>
      <w:sz w:val="24"/>
    </w:rPr>
  </w:style>
  <w:style w:type="paragraph" w:customStyle="1" w:styleId="Char2CharCharCharCharCharCharCharCharChar1CharCharCharCharCharCharCharCharCharCharCharCharCharCharChar3">
    <w:name w:val="Char2 Char Char Char Char Char Char Char Char Char1 Char Char Char Char Char Char Char Char Char Char Char Char Char Char Char3"/>
    <w:basedOn w:val="a3"/>
    <w:uiPriority w:val="39"/>
    <w:qFormat/>
    <w:pPr>
      <w:widowControl/>
      <w:spacing w:after="160" w:line="240" w:lineRule="exact"/>
      <w:jc w:val="left"/>
    </w:pPr>
    <w:rPr>
      <w:rFonts w:ascii="Verdana" w:eastAsia="Times New Roman" w:hAnsi="Verdana"/>
      <w:kern w:val="0"/>
      <w:sz w:val="20"/>
      <w:szCs w:val="20"/>
      <w:lang w:eastAsia="en-US"/>
    </w:rPr>
  </w:style>
  <w:style w:type="paragraph" w:customStyle="1" w:styleId="CharCharCharCharChar1CharCharCharCharCharCharCharCharCharCharCharCharCharCharCharCharCharCharCharChar">
    <w:name w:val="Char Char Char Char Char1 Char Char Char Char Char Char Char Char Char Char Char Char Char Char Char Char Char Char Char Char"/>
    <w:basedOn w:val="a3"/>
    <w:qFormat/>
    <w:pPr>
      <w:widowControl/>
      <w:spacing w:beforeLines="50" w:after="160" w:line="240" w:lineRule="exact"/>
      <w:ind w:firstLineChars="200" w:firstLine="200"/>
      <w:jc w:val="left"/>
    </w:pPr>
    <w:rPr>
      <w:rFonts w:ascii="Verdana" w:eastAsia="Times New Roman" w:hAnsi="Verdana"/>
      <w:kern w:val="0"/>
      <w:sz w:val="20"/>
      <w:szCs w:val="20"/>
      <w:lang w:eastAsia="en-US"/>
    </w:rPr>
  </w:style>
  <w:style w:type="paragraph" w:customStyle="1" w:styleId="xl50">
    <w:name w:val="xl50"/>
    <w:basedOn w:val="a3"/>
    <w:qFormat/>
    <w:pPr>
      <w:widowControl/>
      <w:pBdr>
        <w:top w:val="single" w:sz="4" w:space="0" w:color="auto"/>
        <w:left w:val="single" w:sz="4" w:space="0" w:color="auto"/>
        <w:bottom w:val="single" w:sz="4" w:space="0" w:color="auto"/>
        <w:right w:val="single" w:sz="4" w:space="0" w:color="auto"/>
      </w:pBdr>
      <w:spacing w:beforeAutospacing="1" w:after="100" w:afterAutospacing="1"/>
      <w:jc w:val="center"/>
    </w:pPr>
    <w:rPr>
      <w:rFonts w:ascii="Times New Roman" w:hAnsi="Times New Roman"/>
      <w:kern w:val="0"/>
      <w:sz w:val="24"/>
    </w:rPr>
  </w:style>
  <w:style w:type="paragraph" w:customStyle="1" w:styleId="xl49">
    <w:name w:val="xl49"/>
    <w:basedOn w:val="a3"/>
    <w:qFormat/>
    <w:pPr>
      <w:widowControl/>
      <w:pBdr>
        <w:left w:val="single" w:sz="4" w:space="0" w:color="auto"/>
        <w:bottom w:val="single" w:sz="4" w:space="0" w:color="auto"/>
        <w:right w:val="single" w:sz="4" w:space="0" w:color="auto"/>
      </w:pBdr>
      <w:spacing w:beforeAutospacing="1" w:after="100" w:afterAutospacing="1"/>
      <w:jc w:val="center"/>
    </w:pPr>
    <w:rPr>
      <w:rFonts w:ascii="宋体" w:hAnsi="宋体" w:cs="宋体"/>
      <w:kern w:val="0"/>
      <w:sz w:val="24"/>
    </w:rPr>
  </w:style>
  <w:style w:type="paragraph" w:customStyle="1" w:styleId="CharChar1CharCharCharChar1CharCharChar1">
    <w:name w:val="Char Char1 Char Char Char Char1 Char Char Char1"/>
    <w:basedOn w:val="a3"/>
    <w:uiPriority w:val="39"/>
    <w:qFormat/>
    <w:rPr>
      <w:rFonts w:ascii="Times New Roman" w:hAnsi="Times New Roman"/>
    </w:rPr>
  </w:style>
  <w:style w:type="paragraph" w:customStyle="1" w:styleId="CharCharCharCharCharCharCharCharCharCharCharCharCharChar1">
    <w:name w:val="Char Char Char Char Char Char Char Char Char Char Char Char Char Char1"/>
    <w:basedOn w:val="a3"/>
    <w:qFormat/>
    <w:pPr>
      <w:widowControl/>
      <w:spacing w:after="160" w:line="240" w:lineRule="exact"/>
      <w:jc w:val="left"/>
    </w:pPr>
    <w:rPr>
      <w:rFonts w:ascii="Verdana" w:hAnsi="Verdana"/>
      <w:kern w:val="0"/>
      <w:sz w:val="20"/>
      <w:szCs w:val="20"/>
      <w:lang w:eastAsia="en-US"/>
    </w:rPr>
  </w:style>
  <w:style w:type="paragraph" w:customStyle="1" w:styleId="affffffff3">
    <w:name w:val="样式"/>
    <w:basedOn w:val="a3"/>
    <w:next w:val="af7"/>
    <w:uiPriority w:val="99"/>
    <w:qFormat/>
    <w:pPr>
      <w:spacing w:line="360" w:lineRule="auto"/>
      <w:ind w:firstLineChars="200" w:firstLine="480"/>
    </w:pPr>
    <w:rPr>
      <w:rFonts w:ascii="Times New Roman" w:hAnsi="Times New Roman"/>
      <w:sz w:val="24"/>
    </w:rPr>
  </w:style>
  <w:style w:type="table" w:customStyle="1" w:styleId="affffffff4">
    <w:name w:val="募集说明书表格样式"/>
    <w:basedOn w:val="a5"/>
    <w:qFormat/>
    <w:pPr>
      <w:jc w:val="center"/>
    </w:pPr>
    <w:rPr>
      <w:rFonts w:ascii="Times New Roman" w:hAnsi="Times New Roman"/>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style>
  <w:style w:type="table" w:customStyle="1" w:styleId="1fb">
    <w:name w:val="网格型1"/>
    <w:basedOn w:val="a5"/>
    <w:uiPriority w:val="59"/>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2">
    <w:name w:val="网格型2"/>
    <w:basedOn w:val="a5"/>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网格型3"/>
    <w:basedOn w:val="a5"/>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网格型4"/>
    <w:basedOn w:val="a5"/>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5">
    <w:name w:val="Placeholder Text"/>
    <w:uiPriority w:val="99"/>
    <w:unhideWhenUsed/>
    <w:qFormat/>
    <w:rPr>
      <w:color w:val="808080"/>
    </w:rPr>
  </w:style>
  <w:style w:type="table" w:customStyle="1" w:styleId="111">
    <w:name w:val="网格型1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6">
    <w:name w:val="一级标题"/>
    <w:basedOn w:val="11"/>
    <w:next w:val="a3"/>
    <w:link w:val="affffffff7"/>
    <w:qFormat/>
    <w:pPr>
      <w:tabs>
        <w:tab w:val="left" w:pos="1050"/>
      </w:tabs>
      <w:spacing w:beforeLines="0" w:after="0" w:line="360" w:lineRule="auto"/>
      <w:ind w:firstLineChars="0" w:firstLine="0"/>
    </w:pPr>
    <w:rPr>
      <w:rFonts w:eastAsia="仿宋"/>
      <w:sz w:val="24"/>
      <w:szCs w:val="24"/>
    </w:rPr>
  </w:style>
  <w:style w:type="character" w:customStyle="1" w:styleId="affffffff7">
    <w:name w:val="一级标题 字符"/>
    <w:link w:val="affffffff6"/>
    <w:qFormat/>
    <w:rPr>
      <w:rFonts w:ascii="Times New Roman" w:eastAsia="仿宋" w:hAnsi="Times New Roman"/>
      <w:b/>
      <w:bCs/>
      <w:kern w:val="44"/>
      <w:sz w:val="24"/>
      <w:szCs w:val="24"/>
    </w:rPr>
  </w:style>
  <w:style w:type="paragraph" w:customStyle="1" w:styleId="affffffff8">
    <w:name w:val="二级标题"/>
    <w:basedOn w:val="2"/>
    <w:link w:val="affffffff9"/>
    <w:qFormat/>
    <w:pPr>
      <w:spacing w:beforeLines="0" w:after="0" w:line="360" w:lineRule="auto"/>
    </w:pPr>
    <w:rPr>
      <w:rFonts w:ascii="等线 Light" w:eastAsia="仿宋" w:hAnsi="等线 Light"/>
      <w:sz w:val="24"/>
    </w:rPr>
  </w:style>
  <w:style w:type="character" w:customStyle="1" w:styleId="affffffff9">
    <w:name w:val="二级标题 字符"/>
    <w:link w:val="affffffff8"/>
    <w:qFormat/>
    <w:rPr>
      <w:rFonts w:ascii="等线 Light" w:eastAsia="仿宋" w:hAnsi="等线 Light"/>
      <w:b/>
      <w:bCs/>
      <w:kern w:val="2"/>
      <w:sz w:val="24"/>
      <w:szCs w:val="32"/>
    </w:rPr>
  </w:style>
  <w:style w:type="character" w:customStyle="1" w:styleId="213">
    <w:name w:val="标题 2 字符1"/>
    <w:uiPriority w:val="1"/>
    <w:qFormat/>
    <w:rPr>
      <w:rFonts w:ascii="等线 Light" w:eastAsia="等线 Light" w:hAnsi="等线 Light" w:cs="Times New Roman"/>
      <w:b/>
      <w:bCs/>
      <w:sz w:val="32"/>
      <w:szCs w:val="32"/>
    </w:rPr>
  </w:style>
  <w:style w:type="character" w:customStyle="1" w:styleId="112">
    <w:name w:val="标题 1 字符1"/>
    <w:uiPriority w:val="9"/>
    <w:qFormat/>
    <w:rPr>
      <w:rFonts w:ascii="Times New Roman" w:eastAsia="仿宋" w:hAnsi="Times New Roman"/>
      <w:b/>
      <w:bCs/>
      <w:kern w:val="44"/>
      <w:sz w:val="44"/>
      <w:szCs w:val="44"/>
    </w:rPr>
  </w:style>
  <w:style w:type="character" w:customStyle="1" w:styleId="1fc">
    <w:name w:val="页眉 字符1"/>
    <w:uiPriority w:val="99"/>
    <w:qFormat/>
    <w:rPr>
      <w:rFonts w:ascii="Times New Roman" w:eastAsia="仿宋" w:hAnsi="Times New Roman"/>
      <w:sz w:val="18"/>
      <w:szCs w:val="18"/>
    </w:rPr>
  </w:style>
  <w:style w:type="character" w:customStyle="1" w:styleId="1fd">
    <w:name w:val="批注框文本 字符1"/>
    <w:uiPriority w:val="99"/>
    <w:qFormat/>
    <w:rPr>
      <w:rFonts w:ascii="Times New Roman" w:eastAsia="宋体" w:hAnsi="Times New Roman" w:cs="Times New Roman"/>
      <w:sz w:val="18"/>
      <w:szCs w:val="18"/>
    </w:rPr>
  </w:style>
  <w:style w:type="character" w:customStyle="1" w:styleId="1fe">
    <w:name w:val="批注文字 字符1"/>
    <w:uiPriority w:val="99"/>
    <w:qFormat/>
    <w:rPr>
      <w:rFonts w:ascii="Times New Roman" w:eastAsia="宋体" w:hAnsi="Times New Roman" w:cs="Times New Roman"/>
      <w:szCs w:val="24"/>
    </w:rPr>
  </w:style>
  <w:style w:type="character" w:customStyle="1" w:styleId="1ff">
    <w:name w:val="批注主题 字符1"/>
    <w:uiPriority w:val="99"/>
    <w:qFormat/>
    <w:rPr>
      <w:rFonts w:ascii="Times New Roman" w:eastAsia="宋体" w:hAnsi="Times New Roman" w:cs="Times New Roman"/>
      <w:b/>
      <w:bCs/>
      <w:szCs w:val="24"/>
    </w:rPr>
  </w:style>
  <w:style w:type="character" w:customStyle="1" w:styleId="214">
    <w:name w:val="正文文本 2 字符1"/>
    <w:uiPriority w:val="99"/>
    <w:qFormat/>
    <w:rPr>
      <w:rFonts w:eastAsia="宋体"/>
      <w:sz w:val="15"/>
    </w:rPr>
  </w:style>
  <w:style w:type="character" w:customStyle="1" w:styleId="1ff0">
    <w:name w:val="引用 字符1"/>
    <w:link w:val="affffffffa"/>
    <w:uiPriority w:val="29"/>
    <w:qFormat/>
    <w:rPr>
      <w:i/>
      <w:color w:val="000000"/>
      <w:sz w:val="24"/>
    </w:rPr>
  </w:style>
  <w:style w:type="paragraph" w:styleId="affffffffa">
    <w:name w:val="Quote"/>
    <w:basedOn w:val="a3"/>
    <w:next w:val="a3"/>
    <w:link w:val="1ff0"/>
    <w:uiPriority w:val="29"/>
    <w:qFormat/>
    <w:pPr>
      <w:spacing w:beforeLines="50" w:before="200" w:after="160" w:line="360" w:lineRule="auto"/>
      <w:ind w:left="864" w:right="864" w:firstLineChars="200" w:firstLine="200"/>
      <w:jc w:val="center"/>
    </w:pPr>
    <w:rPr>
      <w:i/>
      <w:color w:val="000000"/>
      <w:kern w:val="0"/>
      <w:sz w:val="24"/>
      <w:szCs w:val="20"/>
    </w:rPr>
  </w:style>
  <w:style w:type="character" w:customStyle="1" w:styleId="affffffffb">
    <w:name w:val="引用 字符"/>
    <w:link w:val="2f3"/>
    <w:uiPriority w:val="29"/>
    <w:qFormat/>
    <w:rPr>
      <w:i/>
      <w:iCs/>
      <w:color w:val="404040"/>
      <w:kern w:val="2"/>
      <w:sz w:val="21"/>
      <w:szCs w:val="24"/>
    </w:rPr>
  </w:style>
  <w:style w:type="character" w:customStyle="1" w:styleId="current">
    <w:name w:val="current"/>
    <w:qFormat/>
  </w:style>
  <w:style w:type="character" w:customStyle="1" w:styleId="Charf">
    <w:name w:val="批注框文本 Char"/>
    <w:qFormat/>
    <w:rPr>
      <w:rFonts w:eastAsia="宋体"/>
      <w:kern w:val="2"/>
      <w:sz w:val="18"/>
      <w:lang w:val="en-US" w:eastAsia="zh-CN"/>
    </w:rPr>
  </w:style>
  <w:style w:type="character" w:customStyle="1" w:styleId="current1">
    <w:name w:val="current1"/>
    <w:qFormat/>
    <w:rPr>
      <w:b/>
    </w:rPr>
  </w:style>
  <w:style w:type="character" w:customStyle="1" w:styleId="510">
    <w:name w:val="标题 5 字符1"/>
    <w:uiPriority w:val="9"/>
    <w:qFormat/>
    <w:rPr>
      <w:rFonts w:ascii="仿宋_GB2312" w:eastAsia="仿宋_GB2312" w:hAnsi="Times New Roman" w:cs="Times New Roman"/>
      <w:kern w:val="0"/>
      <w:sz w:val="28"/>
      <w:szCs w:val="20"/>
    </w:rPr>
  </w:style>
  <w:style w:type="character" w:customStyle="1" w:styleId="1ff1">
    <w:name w:val="尾注文本 字符1"/>
    <w:uiPriority w:val="99"/>
    <w:qFormat/>
    <w:rPr>
      <w:rFonts w:eastAsia="宋体"/>
      <w:sz w:val="24"/>
    </w:rPr>
  </w:style>
  <w:style w:type="character" w:customStyle="1" w:styleId="1ff2">
    <w:name w:val="纯文本 字符1"/>
    <w:uiPriority w:val="99"/>
    <w:qFormat/>
    <w:rPr>
      <w:rFonts w:ascii="宋体" w:eastAsia="宋体" w:hAnsi="Courier New"/>
    </w:rPr>
  </w:style>
  <w:style w:type="character" w:customStyle="1" w:styleId="81">
    <w:name w:val="标题 8 字符1"/>
    <w:uiPriority w:val="9"/>
    <w:qFormat/>
    <w:rPr>
      <w:rFonts w:ascii="Arial" w:eastAsia="宋体" w:hAnsi="Arial" w:cs="Times New Roman"/>
      <w:i/>
      <w:kern w:val="0"/>
      <w:sz w:val="20"/>
      <w:szCs w:val="20"/>
      <w:lang w:eastAsia="en-US"/>
    </w:rPr>
  </w:style>
  <w:style w:type="character" w:customStyle="1" w:styleId="410">
    <w:name w:val="标题 4 字符1"/>
    <w:uiPriority w:val="9"/>
    <w:qFormat/>
    <w:rPr>
      <w:rFonts w:ascii="Times New Roman" w:eastAsia="宋体" w:hAnsi="Times New Roman" w:cs="Times New Roman"/>
      <w:b/>
      <w:i/>
      <w:kern w:val="0"/>
      <w:sz w:val="22"/>
      <w:szCs w:val="20"/>
      <w:lang w:eastAsia="en-US"/>
    </w:rPr>
  </w:style>
  <w:style w:type="character" w:customStyle="1" w:styleId="CharChar13">
    <w:name w:val="Char Char13"/>
    <w:qFormat/>
    <w:rPr>
      <w:rFonts w:eastAsia="宋体"/>
      <w:kern w:val="2"/>
      <w:sz w:val="18"/>
      <w:lang w:val="en-US" w:eastAsia="zh-CN"/>
    </w:rPr>
  </w:style>
  <w:style w:type="character" w:customStyle="1" w:styleId="1ff3">
    <w:name w:val="日期 字符1"/>
    <w:uiPriority w:val="99"/>
    <w:qFormat/>
    <w:rPr>
      <w:rFonts w:eastAsia="宋体"/>
      <w:sz w:val="24"/>
    </w:rPr>
  </w:style>
  <w:style w:type="character" w:customStyle="1" w:styleId="right2">
    <w:name w:val="right2"/>
    <w:qFormat/>
    <w:rPr>
      <w:color w:val="9A9A9A"/>
    </w:rPr>
  </w:style>
  <w:style w:type="character" w:customStyle="1" w:styleId="1ff4">
    <w:name w:val="正文文本缩进 字符1"/>
    <w:uiPriority w:val="99"/>
    <w:qFormat/>
    <w:rPr>
      <w:rFonts w:eastAsia="宋体"/>
      <w:sz w:val="24"/>
    </w:rPr>
  </w:style>
  <w:style w:type="character" w:customStyle="1" w:styleId="Charf0">
    <w:name w:val="批注文字 Char"/>
    <w:qFormat/>
    <w:rPr>
      <w:rFonts w:cs="Times New Roman"/>
      <w:kern w:val="2"/>
      <w:sz w:val="24"/>
      <w:szCs w:val="24"/>
    </w:rPr>
  </w:style>
  <w:style w:type="character" w:customStyle="1" w:styleId="Heading1Char">
    <w:name w:val="Heading 1 Char"/>
    <w:qFormat/>
    <w:rPr>
      <w:b/>
      <w:bCs/>
      <w:kern w:val="44"/>
      <w:sz w:val="44"/>
      <w:szCs w:val="44"/>
    </w:rPr>
  </w:style>
  <w:style w:type="character" w:customStyle="1" w:styleId="310">
    <w:name w:val="标题 3 字符1"/>
    <w:uiPriority w:val="9"/>
    <w:qFormat/>
    <w:rPr>
      <w:rFonts w:ascii="Times New Roman" w:eastAsia="宋体" w:hAnsi="Times New Roman" w:cs="Times New Roman"/>
      <w:b/>
      <w:sz w:val="32"/>
      <w:szCs w:val="20"/>
    </w:rPr>
  </w:style>
  <w:style w:type="character" w:customStyle="1" w:styleId="710">
    <w:name w:val="标题 7 字符1"/>
    <w:uiPriority w:val="9"/>
    <w:qFormat/>
    <w:rPr>
      <w:rFonts w:ascii="Arial" w:eastAsia="宋体" w:hAnsi="Arial" w:cs="Times New Roman"/>
      <w:kern w:val="0"/>
      <w:sz w:val="20"/>
      <w:szCs w:val="20"/>
      <w:lang w:eastAsia="en-US"/>
    </w:rPr>
  </w:style>
  <w:style w:type="character" w:customStyle="1" w:styleId="215">
    <w:name w:val="正文文本缩进 2 字符1"/>
    <w:uiPriority w:val="99"/>
    <w:qFormat/>
    <w:rPr>
      <w:rFonts w:ascii="仿宋_GB2312" w:eastAsia="仿宋_GB2312"/>
      <w:sz w:val="28"/>
    </w:rPr>
  </w:style>
  <w:style w:type="character" w:customStyle="1" w:styleId="1ff5">
    <w:name w:val="脚注文本 字符1"/>
    <w:uiPriority w:val="99"/>
    <w:qFormat/>
    <w:rPr>
      <w:sz w:val="18"/>
    </w:rPr>
  </w:style>
  <w:style w:type="character" w:customStyle="1" w:styleId="Charf1">
    <w:name w:val="批注主题 Char"/>
    <w:uiPriority w:val="99"/>
    <w:qFormat/>
    <w:rPr>
      <w:rFonts w:eastAsia="宋体" w:cs="Times New Roman"/>
      <w:b/>
      <w:kern w:val="2"/>
      <w:sz w:val="24"/>
      <w:szCs w:val="24"/>
      <w:lang w:val="en-US" w:eastAsia="zh-CN"/>
    </w:rPr>
  </w:style>
  <w:style w:type="character" w:customStyle="1" w:styleId="Charf2">
    <w:name w:val="页眉 Char"/>
    <w:qFormat/>
    <w:rPr>
      <w:rFonts w:eastAsia="宋体"/>
      <w:kern w:val="2"/>
      <w:sz w:val="18"/>
      <w:lang w:val="en-US" w:eastAsia="zh-CN"/>
    </w:rPr>
  </w:style>
  <w:style w:type="character" w:customStyle="1" w:styleId="610">
    <w:name w:val="标题 6 字符1"/>
    <w:uiPriority w:val="9"/>
    <w:qFormat/>
    <w:rPr>
      <w:rFonts w:ascii="Arial" w:eastAsia="宋体" w:hAnsi="Arial" w:cs="Times New Roman"/>
      <w:i/>
      <w:kern w:val="0"/>
      <w:sz w:val="22"/>
      <w:szCs w:val="20"/>
      <w:lang w:eastAsia="en-US"/>
    </w:rPr>
  </w:style>
  <w:style w:type="character" w:customStyle="1" w:styleId="here5">
    <w:name w:val="here5"/>
    <w:qFormat/>
    <w:rPr>
      <w:color w:val="E37000"/>
      <w:sz w:val="19"/>
      <w:szCs w:val="19"/>
    </w:rPr>
  </w:style>
  <w:style w:type="character" w:customStyle="1" w:styleId="CharCharb">
    <w:name w:val="页脚 Char Char"/>
    <w:qFormat/>
    <w:rPr>
      <w:rFonts w:eastAsia="宋体"/>
      <w:kern w:val="2"/>
      <w:sz w:val="18"/>
      <w:lang w:val="en-US" w:eastAsia="zh-CN"/>
    </w:rPr>
  </w:style>
  <w:style w:type="character" w:customStyle="1" w:styleId="1Char2">
    <w:name w:val="样式 标题 1 + Char"/>
    <w:qFormat/>
    <w:rPr>
      <w:rFonts w:eastAsia="仿宋_GB2312"/>
      <w:b/>
      <w:kern w:val="44"/>
      <w:sz w:val="32"/>
    </w:rPr>
  </w:style>
  <w:style w:type="character" w:customStyle="1" w:styleId="H2Char2">
    <w:name w:val="H2 Char2"/>
    <w:qFormat/>
    <w:rPr>
      <w:rFonts w:ascii="Arial" w:eastAsia="黑体" w:hAnsi="Arial"/>
      <w:b/>
      <w:kern w:val="2"/>
      <w:sz w:val="32"/>
      <w:lang w:val="en-US" w:eastAsia="zh-CN"/>
    </w:rPr>
  </w:style>
  <w:style w:type="character" w:customStyle="1" w:styleId="z-10">
    <w:name w:val="z-窗体底端 字符1"/>
    <w:qFormat/>
    <w:rPr>
      <w:rFonts w:ascii="Arial" w:hAnsi="Arial" w:cs="Arial"/>
      <w:vanish/>
      <w:sz w:val="16"/>
      <w:szCs w:val="16"/>
    </w:rPr>
  </w:style>
  <w:style w:type="character" w:customStyle="1" w:styleId="1ff6">
    <w:name w:val="标题 字符1"/>
    <w:uiPriority w:val="10"/>
    <w:qFormat/>
    <w:rPr>
      <w:rFonts w:ascii="Cambria" w:eastAsia="宋体" w:hAnsi="Cambria"/>
      <w:b/>
      <w:sz w:val="32"/>
    </w:rPr>
  </w:style>
  <w:style w:type="character" w:customStyle="1" w:styleId="91">
    <w:name w:val="标题 9 字符1"/>
    <w:uiPriority w:val="9"/>
    <w:qFormat/>
    <w:rPr>
      <w:rFonts w:ascii="Arial" w:eastAsia="宋体" w:hAnsi="Arial" w:cs="Times New Roman"/>
      <w:i/>
      <w:kern w:val="0"/>
      <w:sz w:val="18"/>
      <w:szCs w:val="20"/>
      <w:lang w:eastAsia="en-US"/>
    </w:rPr>
  </w:style>
  <w:style w:type="character" w:customStyle="1" w:styleId="HTML10">
    <w:name w:val="HTML 预设格式 字符1"/>
    <w:uiPriority w:val="99"/>
    <w:qFormat/>
    <w:rPr>
      <w:rFonts w:ascii="Arial Unicode MS" w:eastAsia="Times New Roman" w:hAnsi="Arial Unicode MS"/>
    </w:rPr>
  </w:style>
  <w:style w:type="character" w:customStyle="1" w:styleId="311">
    <w:name w:val="正文文本缩进 3 字符1"/>
    <w:uiPriority w:val="99"/>
    <w:qFormat/>
    <w:rPr>
      <w:rFonts w:ascii="宋体" w:eastAsia="宋体" w:hAnsi="宋体"/>
      <w:sz w:val="48"/>
    </w:rPr>
  </w:style>
  <w:style w:type="character" w:customStyle="1" w:styleId="here21">
    <w:name w:val="here21"/>
    <w:qFormat/>
    <w:rPr>
      <w:color w:val="333333"/>
      <w:sz w:val="19"/>
      <w:szCs w:val="19"/>
    </w:rPr>
  </w:style>
  <w:style w:type="character" w:customStyle="1" w:styleId="here6">
    <w:name w:val="here6"/>
    <w:qFormat/>
    <w:rPr>
      <w:color w:val="E37000"/>
    </w:rPr>
  </w:style>
  <w:style w:type="character" w:customStyle="1" w:styleId="CharChar23">
    <w:name w:val="Char Char23"/>
    <w:qFormat/>
    <w:rPr>
      <w:rFonts w:eastAsia="宋体"/>
      <w:sz w:val="24"/>
    </w:rPr>
  </w:style>
  <w:style w:type="character" w:customStyle="1" w:styleId="2CharChar1">
    <w:name w:val="募集标题2 Char Char"/>
    <w:link w:val="2f4"/>
    <w:qFormat/>
    <w:rPr>
      <w:rFonts w:eastAsia="楷体_GB2312"/>
      <w:b/>
      <w:sz w:val="28"/>
    </w:rPr>
  </w:style>
  <w:style w:type="paragraph" w:customStyle="1" w:styleId="2f4">
    <w:name w:val="募集标题2"/>
    <w:basedOn w:val="2"/>
    <w:link w:val="2CharChar1"/>
    <w:qFormat/>
    <w:pPr>
      <w:spacing w:beforeLines="0" w:before="160" w:after="80" w:line="240" w:lineRule="auto"/>
      <w:ind w:firstLineChars="0" w:firstLine="0"/>
    </w:pPr>
    <w:rPr>
      <w:rFonts w:ascii="Calibri" w:eastAsia="楷体_GB2312" w:hAnsi="Calibri"/>
      <w:bCs w:val="0"/>
      <w:kern w:val="0"/>
      <w:sz w:val="28"/>
      <w:szCs w:val="20"/>
    </w:rPr>
  </w:style>
  <w:style w:type="character" w:customStyle="1" w:styleId="here4">
    <w:name w:val="here4"/>
    <w:qFormat/>
    <w:rPr>
      <w:color w:val="E37000"/>
    </w:rPr>
  </w:style>
  <w:style w:type="character" w:customStyle="1" w:styleId="Char1e">
    <w:name w:val="招股书正文 Char1"/>
    <w:qFormat/>
    <w:rPr>
      <w:rFonts w:eastAsia="楷体_GB2312"/>
      <w:sz w:val="24"/>
    </w:rPr>
  </w:style>
  <w:style w:type="character" w:customStyle="1" w:styleId="2CharChar2">
    <w:name w:val="报告标题 2 Char Char"/>
    <w:link w:val="2f5"/>
    <w:qFormat/>
    <w:rPr>
      <w:rFonts w:ascii="宋体" w:hAnsi="宋体"/>
      <w:b/>
      <w:color w:val="000000"/>
      <w:sz w:val="22"/>
    </w:rPr>
  </w:style>
  <w:style w:type="paragraph" w:customStyle="1" w:styleId="2f5">
    <w:name w:val="报告标题 2"/>
    <w:basedOn w:val="2"/>
    <w:next w:val="affffffffc"/>
    <w:link w:val="2CharChar2"/>
    <w:qFormat/>
    <w:pPr>
      <w:keepLines w:val="0"/>
      <w:spacing w:before="260" w:after="10" w:line="240" w:lineRule="auto"/>
      <w:ind w:left="2160" w:right="-34" w:firstLine="442"/>
    </w:pPr>
    <w:rPr>
      <w:rFonts w:ascii="宋体" w:eastAsia="宋体" w:hAnsi="宋体"/>
      <w:bCs w:val="0"/>
      <w:color w:val="000000"/>
      <w:kern w:val="0"/>
      <w:sz w:val="22"/>
      <w:szCs w:val="20"/>
    </w:rPr>
  </w:style>
  <w:style w:type="paragraph" w:customStyle="1" w:styleId="affffffffc">
    <w:name w:val="报告正文"/>
    <w:basedOn w:val="ab"/>
    <w:link w:val="Charf3"/>
    <w:qFormat/>
    <w:pPr>
      <w:adjustRightInd/>
      <w:snapToGrid/>
      <w:spacing w:before="20" w:after="10" w:line="360" w:lineRule="auto"/>
      <w:ind w:left="2160" w:right="-34" w:firstLine="440"/>
    </w:pPr>
    <w:rPr>
      <w:rFonts w:ascii="宋体" w:eastAsia="楷体" w:hAnsi="宋体"/>
      <w:color w:val="000000"/>
      <w:kern w:val="2"/>
      <w:sz w:val="22"/>
      <w:szCs w:val="22"/>
    </w:rPr>
  </w:style>
  <w:style w:type="character" w:customStyle="1" w:styleId="Charf3">
    <w:name w:val="报告正文 Char"/>
    <w:link w:val="affffffffc"/>
    <w:qFormat/>
    <w:rPr>
      <w:rFonts w:ascii="宋体" w:eastAsia="楷体" w:hAnsi="宋体"/>
      <w:color w:val="000000"/>
      <w:kern w:val="2"/>
      <w:sz w:val="22"/>
      <w:szCs w:val="22"/>
    </w:rPr>
  </w:style>
  <w:style w:type="character" w:customStyle="1" w:styleId="1CharChar0">
    <w:name w:val="报告标题1 Char Char"/>
    <w:link w:val="1ff7"/>
    <w:qFormat/>
    <w:rPr>
      <w:rFonts w:eastAsia="黑体"/>
      <w:b/>
      <w:color w:val="000000"/>
      <w:kern w:val="40"/>
      <w:sz w:val="32"/>
    </w:rPr>
  </w:style>
  <w:style w:type="paragraph" w:customStyle="1" w:styleId="1ff7">
    <w:name w:val="报告标题1"/>
    <w:basedOn w:val="11"/>
    <w:next w:val="affffffffc"/>
    <w:link w:val="1CharChar0"/>
    <w:uiPriority w:val="99"/>
    <w:qFormat/>
    <w:pPr>
      <w:spacing w:beforeLines="0" w:after="0" w:line="240" w:lineRule="auto"/>
      <w:ind w:left="2160" w:right="-34" w:firstLineChars="0" w:firstLine="0"/>
    </w:pPr>
    <w:rPr>
      <w:rFonts w:ascii="Calibri" w:eastAsia="黑体" w:hAnsi="Calibri"/>
      <w:bCs w:val="0"/>
      <w:color w:val="000000"/>
      <w:kern w:val="40"/>
      <w:sz w:val="32"/>
      <w:szCs w:val="20"/>
    </w:rPr>
  </w:style>
  <w:style w:type="character" w:customStyle="1" w:styleId="MessageHeaderChar1">
    <w:name w:val="Message Header Char1"/>
    <w:qFormat/>
    <w:rPr>
      <w:rFonts w:ascii="Cambria" w:eastAsia="宋体" w:hAnsi="Cambria" w:cs="Times New Roman"/>
      <w:sz w:val="24"/>
      <w:szCs w:val="24"/>
      <w:shd w:val="pct20" w:color="auto" w:fill="auto"/>
    </w:rPr>
  </w:style>
  <w:style w:type="character" w:customStyle="1" w:styleId="1ff8">
    <w:name w:val="明显引用 字符1"/>
    <w:link w:val="affffffffd"/>
    <w:uiPriority w:val="30"/>
    <w:qFormat/>
    <w:rPr>
      <w:b/>
      <w:i/>
      <w:color w:val="4F81BD"/>
      <w:sz w:val="24"/>
    </w:rPr>
  </w:style>
  <w:style w:type="paragraph" w:styleId="affffffffd">
    <w:name w:val="Intense Quote"/>
    <w:basedOn w:val="a3"/>
    <w:next w:val="a3"/>
    <w:link w:val="1ff8"/>
    <w:uiPriority w:val="30"/>
    <w:qFormat/>
    <w:pPr>
      <w:pBdr>
        <w:top w:val="single" w:sz="4" w:space="10" w:color="4F81BD"/>
        <w:bottom w:val="single" w:sz="4" w:space="10" w:color="4F81BD"/>
      </w:pBdr>
      <w:spacing w:beforeLines="50" w:before="360" w:after="360" w:line="360" w:lineRule="auto"/>
      <w:ind w:left="864" w:right="864" w:firstLineChars="200" w:firstLine="200"/>
      <w:jc w:val="center"/>
    </w:pPr>
    <w:rPr>
      <w:b/>
      <w:i/>
      <w:color w:val="4F81BD"/>
      <w:kern w:val="0"/>
      <w:sz w:val="24"/>
      <w:szCs w:val="20"/>
    </w:rPr>
  </w:style>
  <w:style w:type="character" w:customStyle="1" w:styleId="affffffffe">
    <w:name w:val="明显引用 字符"/>
    <w:uiPriority w:val="30"/>
    <w:qFormat/>
    <w:rPr>
      <w:i/>
      <w:iCs/>
      <w:color w:val="4472C4"/>
      <w:kern w:val="2"/>
      <w:sz w:val="21"/>
      <w:szCs w:val="24"/>
    </w:rPr>
  </w:style>
  <w:style w:type="character" w:customStyle="1" w:styleId="1Char3">
    <w:name w:val="标题 1 Char"/>
    <w:qFormat/>
    <w:rPr>
      <w:b/>
      <w:kern w:val="44"/>
      <w:sz w:val="44"/>
    </w:rPr>
  </w:style>
  <w:style w:type="character" w:customStyle="1" w:styleId="312">
    <w:name w:val="正文文本 3 字符1"/>
    <w:uiPriority w:val="99"/>
    <w:qFormat/>
    <w:rPr>
      <w:rFonts w:eastAsia="宋体"/>
      <w:sz w:val="16"/>
    </w:rPr>
  </w:style>
  <w:style w:type="character" w:customStyle="1" w:styleId="1CharChar1">
    <w:name w:val="募集标题1 Char Char"/>
    <w:link w:val="1ff9"/>
    <w:qFormat/>
    <w:rPr>
      <w:rFonts w:eastAsia="楷体_GB2312"/>
      <w:b/>
      <w:sz w:val="28"/>
    </w:rPr>
  </w:style>
  <w:style w:type="paragraph" w:customStyle="1" w:styleId="1ff9">
    <w:name w:val="募集标题1"/>
    <w:basedOn w:val="afff1"/>
    <w:link w:val="1CharChar1"/>
    <w:qFormat/>
    <w:pPr>
      <w:spacing w:before="240" w:afterLines="50" w:line="300" w:lineRule="auto"/>
      <w:ind w:firstLineChars="0" w:firstLine="0"/>
    </w:pPr>
    <w:rPr>
      <w:rFonts w:ascii="Calibri" w:eastAsia="楷体_GB2312" w:hAnsi="Calibri"/>
      <w:bCs w:val="0"/>
      <w:kern w:val="0"/>
      <w:sz w:val="28"/>
      <w:szCs w:val="20"/>
    </w:rPr>
  </w:style>
  <w:style w:type="character" w:customStyle="1" w:styleId="1ffa">
    <w:name w:val="文档结构图 字符1"/>
    <w:uiPriority w:val="99"/>
    <w:qFormat/>
    <w:rPr>
      <w:sz w:val="16"/>
      <w:szCs w:val="16"/>
      <w:shd w:val="clear" w:color="auto" w:fill="000080"/>
    </w:rPr>
  </w:style>
  <w:style w:type="paragraph" w:customStyle="1" w:styleId="Char2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w:basedOn w:val="a3"/>
    <w:qFormat/>
    <w:pPr>
      <w:widowControl/>
      <w:spacing w:after="20" w:line="360" w:lineRule="auto"/>
      <w:jc w:val="left"/>
    </w:pPr>
    <w:rPr>
      <w:rFonts w:ascii="Times New Roman" w:eastAsia="楷体" w:hAnsi="Times New Roman"/>
      <w:sz w:val="24"/>
      <w:szCs w:val="20"/>
    </w:rPr>
  </w:style>
  <w:style w:type="paragraph" w:customStyle="1" w:styleId="1ffb">
    <w:name w:val="注释标题1"/>
    <w:basedOn w:val="a3"/>
    <w:next w:val="a3"/>
    <w:link w:val="Charf4"/>
    <w:qFormat/>
    <w:pPr>
      <w:spacing w:line="360" w:lineRule="auto"/>
      <w:jc w:val="center"/>
    </w:pPr>
    <w:rPr>
      <w:rFonts w:ascii="等线" w:eastAsia="等线" w:hAnsi="等线"/>
      <w:sz w:val="24"/>
    </w:rPr>
  </w:style>
  <w:style w:type="paragraph" w:customStyle="1" w:styleId="1ffc">
    <w:name w:val="结束语1"/>
    <w:basedOn w:val="a3"/>
    <w:next w:val="af4"/>
    <w:link w:val="Charf5"/>
    <w:qFormat/>
    <w:pPr>
      <w:spacing w:line="360" w:lineRule="auto"/>
      <w:ind w:leftChars="2100" w:left="100"/>
    </w:pPr>
    <w:rPr>
      <w:rFonts w:ascii="等线" w:eastAsia="楷体" w:hAnsi="等线"/>
      <w:sz w:val="24"/>
      <w:szCs w:val="22"/>
    </w:rPr>
  </w:style>
  <w:style w:type="paragraph" w:customStyle="1" w:styleId="afffffffff">
    <w:name w:val="我的段落１"/>
    <w:basedOn w:val="a3"/>
    <w:qFormat/>
    <w:pPr>
      <w:adjustRightInd w:val="0"/>
      <w:spacing w:line="440" w:lineRule="exact"/>
    </w:pPr>
    <w:rPr>
      <w:rFonts w:ascii="Times New Roman" w:eastAsia="楷体" w:hAnsi="Times New Roman"/>
      <w:sz w:val="24"/>
      <w:szCs w:val="20"/>
    </w:rPr>
  </w:style>
  <w:style w:type="character" w:customStyle="1" w:styleId="afffffffff0">
    <w:name w:val="正文首行缩进 字符"/>
    <w:uiPriority w:val="99"/>
    <w:semiHidden/>
    <w:qFormat/>
    <w:rPr>
      <w:rFonts w:ascii="Times New Roman" w:eastAsia="宋体" w:hAnsi="Times New Roman" w:cs="Times New Roman"/>
      <w:kern w:val="2"/>
      <w:sz w:val="24"/>
      <w:szCs w:val="24"/>
    </w:rPr>
  </w:style>
  <w:style w:type="paragraph" w:customStyle="1" w:styleId="CharChar12">
    <w:name w:val="Char Char1"/>
    <w:basedOn w:val="af"/>
    <w:qFormat/>
    <w:pPr>
      <w:shd w:val="clear" w:color="auto" w:fill="000080"/>
      <w:adjustRightInd w:val="0"/>
      <w:spacing w:line="436" w:lineRule="exact"/>
      <w:ind w:left="357"/>
      <w:jc w:val="left"/>
      <w:outlineLvl w:val="3"/>
    </w:pPr>
    <w:rPr>
      <w:rFonts w:ascii="Tahoma" w:eastAsia="等线" w:hAnsi="Tahoma"/>
      <w:b/>
      <w:sz w:val="24"/>
      <w:szCs w:val="16"/>
    </w:rPr>
  </w:style>
  <w:style w:type="paragraph" w:customStyle="1" w:styleId="1ffd">
    <w:name w:val="信息标题1"/>
    <w:basedOn w:val="a3"/>
    <w:next w:val="affe"/>
    <w:link w:val="Charf6"/>
    <w:qFormat/>
    <w:pPr>
      <w:pBdr>
        <w:top w:val="single" w:sz="6" w:space="1" w:color="auto"/>
        <w:left w:val="single" w:sz="6" w:space="1" w:color="auto"/>
        <w:bottom w:val="single" w:sz="6" w:space="1" w:color="auto"/>
        <w:right w:val="single" w:sz="6" w:space="1" w:color="auto"/>
      </w:pBdr>
      <w:shd w:val="pct20" w:color="auto" w:fill="auto"/>
      <w:spacing w:line="360" w:lineRule="auto"/>
      <w:ind w:leftChars="500" w:left="1080" w:hangingChars="500" w:hanging="1080"/>
    </w:pPr>
    <w:rPr>
      <w:rFonts w:ascii="等线" w:eastAsia="等线" w:hAnsi="等线"/>
      <w:b/>
      <w:kern w:val="44"/>
      <w:sz w:val="44"/>
      <w:szCs w:val="22"/>
    </w:rPr>
  </w:style>
  <w:style w:type="paragraph" w:customStyle="1" w:styleId="1ffe">
    <w:name w:val="签名1"/>
    <w:basedOn w:val="a3"/>
    <w:next w:val="aff7"/>
    <w:link w:val="Charf7"/>
    <w:qFormat/>
    <w:pPr>
      <w:spacing w:line="360" w:lineRule="auto"/>
      <w:ind w:leftChars="2100" w:left="100"/>
    </w:pPr>
    <w:rPr>
      <w:rFonts w:ascii="等线" w:eastAsia="等线" w:hAnsi="等线"/>
      <w:sz w:val="24"/>
    </w:rPr>
  </w:style>
  <w:style w:type="paragraph" w:customStyle="1" w:styleId="p0">
    <w:name w:val="p0"/>
    <w:basedOn w:val="a3"/>
    <w:qFormat/>
    <w:pPr>
      <w:widowControl/>
      <w:spacing w:line="360" w:lineRule="auto"/>
    </w:pPr>
    <w:rPr>
      <w:rFonts w:ascii="Times New Roman" w:eastAsia="楷体" w:hAnsi="Times New Roman"/>
      <w:kern w:val="0"/>
      <w:sz w:val="24"/>
      <w:szCs w:val="21"/>
    </w:rPr>
  </w:style>
  <w:style w:type="paragraph" w:customStyle="1" w:styleId="ParaCharCharCharChar">
    <w:name w:val="默认段落字体 Para Char Char Char Char"/>
    <w:basedOn w:val="a3"/>
    <w:qFormat/>
    <w:pPr>
      <w:widowControl/>
      <w:spacing w:line="360" w:lineRule="auto"/>
    </w:pPr>
    <w:rPr>
      <w:rFonts w:ascii="Times New Roman" w:eastAsia="楷体" w:hAnsi="Times New Roman"/>
      <w:sz w:val="24"/>
    </w:rPr>
  </w:style>
  <w:style w:type="paragraph" w:customStyle="1" w:styleId="Char2CharCharChar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Char Char Char"/>
    <w:basedOn w:val="a3"/>
    <w:qFormat/>
    <w:pPr>
      <w:widowControl/>
      <w:spacing w:after="20" w:line="360" w:lineRule="auto"/>
      <w:jc w:val="left"/>
    </w:pPr>
    <w:rPr>
      <w:rFonts w:ascii="Times New Roman" w:eastAsia="楷体" w:hAnsi="Times New Roman"/>
      <w:sz w:val="24"/>
    </w:rPr>
  </w:style>
  <w:style w:type="paragraph" w:customStyle="1" w:styleId="1fff">
    <w:name w:val="明显引用1"/>
    <w:basedOn w:val="a3"/>
    <w:next w:val="a3"/>
    <w:link w:val="Char23"/>
    <w:uiPriority w:val="30"/>
    <w:qFormat/>
    <w:pPr>
      <w:pBdr>
        <w:bottom w:val="single" w:sz="4" w:space="4" w:color="4F81BD"/>
      </w:pBdr>
      <w:spacing w:before="200" w:after="280" w:line="360" w:lineRule="auto"/>
      <w:ind w:left="936" w:right="936"/>
    </w:pPr>
    <w:rPr>
      <w:rFonts w:ascii="等线" w:eastAsia="楷体" w:hAnsi="等线"/>
      <w:b/>
      <w:i/>
      <w:color w:val="4F81BD"/>
      <w:sz w:val="24"/>
      <w:szCs w:val="22"/>
    </w:rPr>
  </w:style>
  <w:style w:type="paragraph" w:customStyle="1" w:styleId="1fff0">
    <w:name w:val="引用1"/>
    <w:basedOn w:val="a3"/>
    <w:next w:val="a3"/>
    <w:link w:val="Charf8"/>
    <w:uiPriority w:val="29"/>
    <w:qFormat/>
    <w:pPr>
      <w:spacing w:line="360" w:lineRule="auto"/>
    </w:pPr>
    <w:rPr>
      <w:rFonts w:ascii="等线" w:eastAsia="楷体" w:hAnsi="等线"/>
      <w:i/>
      <w:color w:val="000000"/>
      <w:sz w:val="24"/>
      <w:szCs w:val="22"/>
    </w:rPr>
  </w:style>
  <w:style w:type="paragraph" w:customStyle="1" w:styleId="-3">
    <w:name w:val="附注-标题3"/>
    <w:qFormat/>
    <w:pPr>
      <w:numPr>
        <w:numId w:val="2"/>
      </w:numPr>
      <w:tabs>
        <w:tab w:val="left" w:pos="1455"/>
      </w:tabs>
      <w:spacing w:beforeLines="25" w:afterLines="25" w:line="360" w:lineRule="auto"/>
      <w:jc w:val="right"/>
      <w:outlineLvl w:val="1"/>
    </w:pPr>
    <w:rPr>
      <w:rFonts w:ascii="Arial Narrow" w:hAnsi="Arial Narrow"/>
      <w:b/>
      <w:kern w:val="2"/>
      <w:sz w:val="21"/>
      <w:szCs w:val="21"/>
    </w:rPr>
  </w:style>
  <w:style w:type="paragraph" w:customStyle="1" w:styleId="a">
    <w:name w:val="附注－标题二"/>
    <w:basedOn w:val="a3"/>
    <w:qFormat/>
    <w:pPr>
      <w:keepNext/>
      <w:numPr>
        <w:numId w:val="3"/>
      </w:numPr>
      <w:tabs>
        <w:tab w:val="clear" w:pos="480"/>
        <w:tab w:val="left" w:pos="945"/>
      </w:tabs>
      <w:adjustRightInd w:val="0"/>
      <w:snapToGrid w:val="0"/>
      <w:spacing w:beforeLines="120" w:afterLines="50" w:line="360" w:lineRule="auto"/>
      <w:ind w:left="0" w:firstLine="420"/>
      <w:outlineLvl w:val="0"/>
    </w:pPr>
    <w:rPr>
      <w:rFonts w:ascii="Arial Narrow" w:eastAsia="黑体" w:hAnsi="Arial Narrow"/>
      <w:kern w:val="0"/>
      <w:sz w:val="24"/>
      <w:szCs w:val="28"/>
    </w:rPr>
  </w:style>
  <w:style w:type="paragraph" w:customStyle="1" w:styleId="1fff1">
    <w:name w:val="副标题1"/>
    <w:basedOn w:val="a3"/>
    <w:next w:val="a3"/>
    <w:qFormat/>
    <w:pPr>
      <w:spacing w:before="240" w:after="60" w:line="312" w:lineRule="auto"/>
      <w:jc w:val="center"/>
      <w:outlineLvl w:val="1"/>
    </w:pPr>
    <w:rPr>
      <w:rFonts w:ascii="Cambria" w:eastAsia="楷体" w:hAnsi="Cambria"/>
      <w:b/>
      <w:kern w:val="28"/>
      <w:sz w:val="32"/>
      <w:szCs w:val="22"/>
    </w:rPr>
  </w:style>
  <w:style w:type="paragraph" w:customStyle="1" w:styleId="HTML11">
    <w:name w:val="HTML 地址1"/>
    <w:basedOn w:val="a3"/>
    <w:next w:val="HTML"/>
    <w:link w:val="HTMLChar"/>
    <w:qFormat/>
    <w:pPr>
      <w:spacing w:line="360" w:lineRule="auto"/>
    </w:pPr>
    <w:rPr>
      <w:rFonts w:ascii="等线" w:eastAsia="楷体" w:hAnsi="等线"/>
      <w:i/>
      <w:sz w:val="24"/>
      <w:szCs w:val="22"/>
    </w:rPr>
  </w:style>
  <w:style w:type="paragraph" w:customStyle="1" w:styleId="CM6">
    <w:name w:val="CM6"/>
    <w:basedOn w:val="a3"/>
    <w:next w:val="a3"/>
    <w:uiPriority w:val="99"/>
    <w:qFormat/>
    <w:pPr>
      <w:autoSpaceDE w:val="0"/>
      <w:autoSpaceDN w:val="0"/>
      <w:adjustRightInd w:val="0"/>
      <w:spacing w:line="626" w:lineRule="atLeast"/>
      <w:ind w:firstLine="561"/>
    </w:pPr>
    <w:rPr>
      <w:rFonts w:ascii="仿宋_GB2312" w:eastAsia="仿宋_GB2312" w:hAnsi="Times New Roman" w:cs="仿宋_GB2312"/>
      <w:kern w:val="0"/>
      <w:sz w:val="24"/>
    </w:rPr>
  </w:style>
  <w:style w:type="character" w:customStyle="1" w:styleId="2f6">
    <w:name w:val="正文首行缩进 2 字符"/>
    <w:uiPriority w:val="99"/>
    <w:semiHidden/>
    <w:qFormat/>
    <w:rPr>
      <w:rFonts w:ascii="Times New Roman" w:eastAsia="宋体" w:hAnsi="Times New Roman" w:cs="Times New Roman"/>
      <w:kern w:val="2"/>
      <w:sz w:val="24"/>
      <w:szCs w:val="24"/>
    </w:rPr>
  </w:style>
  <w:style w:type="paragraph" w:customStyle="1" w:styleId="1fff2">
    <w:name w:val="称呼1"/>
    <w:basedOn w:val="a3"/>
    <w:next w:val="a3"/>
    <w:link w:val="Charf9"/>
    <w:qFormat/>
    <w:pPr>
      <w:spacing w:line="360" w:lineRule="auto"/>
    </w:pPr>
    <w:rPr>
      <w:rFonts w:ascii="等线" w:eastAsia="楷体" w:hAnsi="等线"/>
      <w:sz w:val="24"/>
      <w:szCs w:val="22"/>
    </w:rPr>
  </w:style>
  <w:style w:type="paragraph" w:customStyle="1" w:styleId="1fff3">
    <w:name w:val="电子邮件签名1"/>
    <w:basedOn w:val="a3"/>
    <w:next w:val="a9"/>
    <w:link w:val="Charfa"/>
    <w:qFormat/>
    <w:pPr>
      <w:spacing w:line="360" w:lineRule="auto"/>
    </w:pPr>
    <w:rPr>
      <w:rFonts w:ascii="等线" w:eastAsia="楷体" w:hAnsi="等线"/>
      <w:sz w:val="24"/>
      <w:szCs w:val="22"/>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3"/>
    <w:qFormat/>
    <w:pPr>
      <w:spacing w:line="360" w:lineRule="auto"/>
    </w:pPr>
    <w:rPr>
      <w:rFonts w:ascii="Times New Roman" w:eastAsia="楷体" w:hAnsi="Times New Roman"/>
      <w:sz w:val="24"/>
    </w:rPr>
  </w:style>
  <w:style w:type="paragraph" w:customStyle="1" w:styleId="western">
    <w:name w:val="western"/>
    <w:basedOn w:val="a3"/>
    <w:qFormat/>
    <w:pPr>
      <w:widowControl/>
      <w:spacing w:line="360" w:lineRule="auto"/>
      <w:jc w:val="left"/>
    </w:pPr>
    <w:rPr>
      <w:rFonts w:ascii="Times New Roman" w:eastAsia="楷体" w:hAnsi="Times New Roman" w:cs="宋体"/>
      <w:kern w:val="0"/>
      <w:sz w:val="24"/>
      <w:lang w:bidi="th-TH"/>
    </w:rPr>
  </w:style>
  <w:style w:type="paragraph" w:customStyle="1" w:styleId="Char2CharCharChar">
    <w:name w:val="Char2 Char Char Char"/>
    <w:basedOn w:val="a3"/>
    <w:uiPriority w:val="99"/>
    <w:qFormat/>
    <w:pPr>
      <w:spacing w:line="360" w:lineRule="auto"/>
    </w:pPr>
    <w:rPr>
      <w:rFonts w:ascii="Times New Roman" w:eastAsia="楷体" w:hAnsi="Times New Roman"/>
      <w:sz w:val="24"/>
    </w:rPr>
  </w:style>
  <w:style w:type="paragraph" w:customStyle="1" w:styleId="Char220">
    <w:name w:val="Char22"/>
    <w:basedOn w:val="a3"/>
    <w:qFormat/>
    <w:pPr>
      <w:spacing w:line="360" w:lineRule="auto"/>
    </w:pPr>
    <w:rPr>
      <w:rFonts w:ascii="Tahoma" w:eastAsia="楷体" w:hAnsi="Tahoma"/>
      <w:sz w:val="24"/>
      <w:szCs w:val="20"/>
    </w:rPr>
  </w:style>
  <w:style w:type="paragraph" w:customStyle="1" w:styleId="CharCharChar1Char">
    <w:name w:val="Char Char Char1 Char"/>
    <w:basedOn w:val="a3"/>
    <w:link w:val="CharCharChar1CharCharChar"/>
    <w:qFormat/>
    <w:pPr>
      <w:tabs>
        <w:tab w:val="left" w:pos="360"/>
      </w:tabs>
      <w:spacing w:line="360" w:lineRule="auto"/>
    </w:pPr>
    <w:rPr>
      <w:rFonts w:ascii="Times New Roman" w:eastAsia="楷体" w:hAnsi="Times New Roman"/>
      <w:sz w:val="24"/>
    </w:rPr>
  </w:style>
  <w:style w:type="table" w:customStyle="1" w:styleId="54">
    <w:name w:val="网格型5"/>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b">
    <w:name w:val="募集正文 Char"/>
    <w:qFormat/>
    <w:rPr>
      <w:rFonts w:ascii="楷体_GB2312" w:eastAsia="楷体_GB2312"/>
      <w:sz w:val="24"/>
    </w:rPr>
  </w:style>
  <w:style w:type="table" w:customStyle="1" w:styleId="120">
    <w:name w:val="网格型12"/>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4">
    <w:name w:val="未处理的提及1"/>
    <w:uiPriority w:val="99"/>
    <w:unhideWhenUsed/>
    <w:qFormat/>
    <w:rPr>
      <w:color w:val="808080"/>
      <w:shd w:val="clear" w:color="auto" w:fill="E6E6E6"/>
    </w:rPr>
  </w:style>
  <w:style w:type="paragraph" w:customStyle="1" w:styleId="xl66">
    <w:name w:val="xl66"/>
    <w:basedOn w:val="a3"/>
    <w:qFormat/>
    <w:pPr>
      <w:widowControl/>
      <w:pBdr>
        <w:bottom w:val="single" w:sz="8" w:space="0" w:color="auto"/>
        <w:right w:val="single" w:sz="8" w:space="0" w:color="auto"/>
      </w:pBdr>
      <w:spacing w:before="100" w:beforeAutospacing="1" w:after="100" w:afterAutospacing="1"/>
      <w:jc w:val="center"/>
    </w:pPr>
    <w:rPr>
      <w:rFonts w:ascii="楷体" w:eastAsia="楷体" w:hAnsi="楷体" w:cs="宋体"/>
      <w:color w:val="000000"/>
      <w:kern w:val="0"/>
      <w:szCs w:val="21"/>
    </w:rPr>
  </w:style>
  <w:style w:type="paragraph" w:customStyle="1" w:styleId="xl67">
    <w:name w:val="xl67"/>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paragraph" w:customStyle="1" w:styleId="xl68">
    <w:name w:val="xl68"/>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69">
    <w:name w:val="xl69"/>
    <w:basedOn w:val="a3"/>
    <w:qFormat/>
    <w:pPr>
      <w:widowControl/>
      <w:pBdr>
        <w:bottom w:val="single" w:sz="8" w:space="0" w:color="auto"/>
        <w:right w:val="single" w:sz="8" w:space="0" w:color="auto"/>
      </w:pBdr>
      <w:spacing w:before="100" w:beforeAutospacing="1" w:after="100" w:afterAutospacing="1"/>
      <w:jc w:val="center"/>
    </w:pPr>
    <w:rPr>
      <w:rFonts w:ascii="Times New Roman" w:hAnsi="Times New Roman"/>
      <w:kern w:val="0"/>
      <w:szCs w:val="21"/>
    </w:rPr>
  </w:style>
  <w:style w:type="paragraph" w:customStyle="1" w:styleId="xl70">
    <w:name w:val="xl70"/>
    <w:basedOn w:val="a3"/>
    <w:qFormat/>
    <w:pPr>
      <w:widowControl/>
      <w:pBdr>
        <w:bottom w:val="single" w:sz="8" w:space="0" w:color="auto"/>
        <w:right w:val="single" w:sz="8" w:space="0" w:color="auto"/>
      </w:pBdr>
      <w:spacing w:before="100" w:beforeAutospacing="1" w:after="100" w:afterAutospacing="1"/>
      <w:jc w:val="center"/>
    </w:pPr>
    <w:rPr>
      <w:rFonts w:ascii="Times New Roman" w:hAnsi="Times New Roman"/>
      <w:color w:val="000000"/>
      <w:kern w:val="0"/>
      <w:szCs w:val="21"/>
    </w:rPr>
  </w:style>
  <w:style w:type="paragraph" w:customStyle="1" w:styleId="xl71">
    <w:name w:val="xl71"/>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72">
    <w:name w:val="xl72"/>
    <w:basedOn w:val="a3"/>
    <w:qFormat/>
    <w:pPr>
      <w:widowControl/>
      <w:pBdr>
        <w:bottom w:val="single" w:sz="8" w:space="0" w:color="auto"/>
        <w:right w:val="single" w:sz="8" w:space="0" w:color="auto"/>
      </w:pBdr>
      <w:spacing w:before="100" w:beforeAutospacing="1" w:after="100" w:afterAutospacing="1"/>
      <w:jc w:val="center"/>
    </w:pPr>
    <w:rPr>
      <w:rFonts w:ascii="楷体" w:eastAsia="楷体" w:hAnsi="楷体" w:cs="宋体"/>
      <w:kern w:val="0"/>
      <w:szCs w:val="21"/>
    </w:rPr>
  </w:style>
  <w:style w:type="paragraph" w:customStyle="1" w:styleId="xl73">
    <w:name w:val="xl73"/>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paragraph" w:customStyle="1" w:styleId="xl74">
    <w:name w:val="xl74"/>
    <w:basedOn w:val="a3"/>
    <w:qFormat/>
    <w:pPr>
      <w:widowControl/>
      <w:pBdr>
        <w:left w:val="single" w:sz="8" w:space="0" w:color="auto"/>
        <w:bottom w:val="single" w:sz="8" w:space="0" w:color="auto"/>
        <w:right w:val="single" w:sz="8" w:space="0" w:color="auto"/>
      </w:pBdr>
      <w:spacing w:before="100" w:beforeAutospacing="1" w:after="100" w:afterAutospacing="1"/>
    </w:pPr>
    <w:rPr>
      <w:rFonts w:ascii="楷体" w:eastAsia="楷体" w:hAnsi="楷体" w:cs="宋体"/>
      <w:color w:val="000000"/>
      <w:kern w:val="0"/>
      <w:szCs w:val="21"/>
    </w:rPr>
  </w:style>
  <w:style w:type="paragraph" w:customStyle="1" w:styleId="xl75">
    <w:name w:val="xl75"/>
    <w:basedOn w:val="a3"/>
    <w:qFormat/>
    <w:pPr>
      <w:widowControl/>
      <w:pBdr>
        <w:bottom w:val="single" w:sz="8" w:space="0" w:color="auto"/>
        <w:right w:val="single" w:sz="8" w:space="0" w:color="auto"/>
      </w:pBdr>
      <w:shd w:val="clear" w:color="000000" w:fill="FFFF00"/>
      <w:spacing w:before="100" w:beforeAutospacing="1" w:after="100" w:afterAutospacing="1"/>
      <w:jc w:val="right"/>
    </w:pPr>
    <w:rPr>
      <w:rFonts w:ascii="Times New Roman" w:hAnsi="Times New Roman"/>
      <w:color w:val="000000"/>
      <w:kern w:val="0"/>
      <w:szCs w:val="21"/>
    </w:rPr>
  </w:style>
  <w:style w:type="paragraph" w:customStyle="1" w:styleId="xl76">
    <w:name w:val="xl76"/>
    <w:basedOn w:val="a3"/>
    <w:qFormat/>
    <w:pPr>
      <w:widowControl/>
      <w:pBdr>
        <w:bottom w:val="single" w:sz="8" w:space="0" w:color="auto"/>
        <w:right w:val="single" w:sz="8" w:space="0" w:color="auto"/>
      </w:pBdr>
      <w:shd w:val="clear" w:color="000000" w:fill="FFFF00"/>
      <w:spacing w:before="100" w:beforeAutospacing="1" w:after="100" w:afterAutospacing="1"/>
      <w:jc w:val="right"/>
    </w:pPr>
    <w:rPr>
      <w:rFonts w:ascii="Times New Roman" w:hAnsi="Times New Roman"/>
      <w:kern w:val="0"/>
      <w:szCs w:val="21"/>
    </w:rPr>
  </w:style>
  <w:style w:type="paragraph" w:customStyle="1" w:styleId="xl77">
    <w:name w:val="xl77"/>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kern w:val="0"/>
      <w:szCs w:val="21"/>
    </w:rPr>
  </w:style>
  <w:style w:type="paragraph" w:customStyle="1" w:styleId="xl78">
    <w:name w:val="xl78"/>
    <w:basedOn w:val="a3"/>
    <w:qFormat/>
    <w:pPr>
      <w:widowControl/>
      <w:pBdr>
        <w:bottom w:val="single" w:sz="8" w:space="0" w:color="auto"/>
        <w:right w:val="single" w:sz="8" w:space="0" w:color="auto"/>
      </w:pBdr>
      <w:spacing w:before="100" w:beforeAutospacing="1" w:after="100" w:afterAutospacing="1"/>
      <w:jc w:val="right"/>
    </w:pPr>
    <w:rPr>
      <w:rFonts w:ascii="Times New Roman" w:hAnsi="Times New Roman"/>
      <w:color w:val="000000"/>
      <w:kern w:val="0"/>
      <w:szCs w:val="21"/>
    </w:rPr>
  </w:style>
  <w:style w:type="table" w:customStyle="1" w:styleId="216">
    <w:name w:val="网格型2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
    <w:basedOn w:val="a5"/>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20">
    <w:name w:val="HTML 地址 字符2"/>
    <w:semiHidden/>
    <w:qFormat/>
    <w:rPr>
      <w:i/>
      <w:iCs/>
      <w:kern w:val="2"/>
      <w:sz w:val="24"/>
      <w:szCs w:val="24"/>
    </w:rPr>
  </w:style>
  <w:style w:type="character" w:customStyle="1" w:styleId="2f7">
    <w:name w:val="引用 字符2"/>
    <w:uiPriority w:val="29"/>
    <w:qFormat/>
    <w:rPr>
      <w:i/>
      <w:iCs/>
      <w:color w:val="404040"/>
      <w:kern w:val="2"/>
      <w:sz w:val="24"/>
      <w:szCs w:val="24"/>
    </w:rPr>
  </w:style>
  <w:style w:type="character" w:customStyle="1" w:styleId="2f8">
    <w:name w:val="称呼 字符2"/>
    <w:uiPriority w:val="99"/>
    <w:qFormat/>
    <w:rPr>
      <w:kern w:val="2"/>
      <w:sz w:val="24"/>
      <w:szCs w:val="24"/>
    </w:rPr>
  </w:style>
  <w:style w:type="character" w:customStyle="1" w:styleId="2f9">
    <w:name w:val="签名 字符2"/>
    <w:uiPriority w:val="99"/>
    <w:semiHidden/>
    <w:qFormat/>
    <w:rPr>
      <w:kern w:val="2"/>
      <w:sz w:val="24"/>
      <w:szCs w:val="24"/>
    </w:rPr>
  </w:style>
  <w:style w:type="character" w:customStyle="1" w:styleId="2fa">
    <w:name w:val="结束语 字符2"/>
    <w:semiHidden/>
    <w:qFormat/>
    <w:rPr>
      <w:kern w:val="2"/>
      <w:sz w:val="24"/>
      <w:szCs w:val="24"/>
    </w:rPr>
  </w:style>
  <w:style w:type="character" w:customStyle="1" w:styleId="2fb">
    <w:name w:val="电子邮件签名 字符2"/>
    <w:semiHidden/>
    <w:qFormat/>
    <w:rPr>
      <w:kern w:val="2"/>
      <w:sz w:val="24"/>
      <w:szCs w:val="24"/>
    </w:rPr>
  </w:style>
  <w:style w:type="character" w:customStyle="1" w:styleId="2fc">
    <w:name w:val="副标题 字符2"/>
    <w:uiPriority w:val="11"/>
    <w:qFormat/>
    <w:rPr>
      <w:rFonts w:ascii="Calibri" w:eastAsia="宋体" w:hAnsi="Calibri" w:cs="Times New Roman"/>
      <w:b/>
      <w:bCs/>
      <w:kern w:val="28"/>
      <w:sz w:val="32"/>
      <w:szCs w:val="32"/>
    </w:rPr>
  </w:style>
  <w:style w:type="character" w:customStyle="1" w:styleId="2fd">
    <w:name w:val="信息标题 字符2"/>
    <w:semiHidden/>
    <w:qFormat/>
    <w:rPr>
      <w:rFonts w:ascii="Cambria" w:eastAsia="宋体" w:hAnsi="Cambria" w:cs="Times New Roman"/>
      <w:kern w:val="2"/>
      <w:sz w:val="24"/>
      <w:szCs w:val="24"/>
      <w:shd w:val="pct20" w:color="auto" w:fill="auto"/>
    </w:rPr>
  </w:style>
  <w:style w:type="character" w:customStyle="1" w:styleId="2fe">
    <w:name w:val="明显引用 字符2"/>
    <w:uiPriority w:val="30"/>
    <w:qFormat/>
    <w:rPr>
      <w:i/>
      <w:iCs/>
      <w:color w:val="4F81BD"/>
      <w:kern w:val="2"/>
      <w:sz w:val="24"/>
      <w:szCs w:val="24"/>
    </w:rPr>
  </w:style>
  <w:style w:type="character" w:customStyle="1" w:styleId="2ff">
    <w:name w:val="注释标题 字符2"/>
    <w:uiPriority w:val="99"/>
    <w:semiHidden/>
    <w:qFormat/>
    <w:rPr>
      <w:kern w:val="2"/>
      <w:sz w:val="24"/>
      <w:szCs w:val="24"/>
    </w:rPr>
  </w:style>
  <w:style w:type="paragraph" w:customStyle="1" w:styleId="xl79">
    <w:name w:val="xl7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0">
    <w:name w:val="xl8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81">
    <w:name w:val="xl8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82">
    <w:name w:val="xl8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83">
    <w:name w:val="xl83"/>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84">
    <w:name w:val="xl84"/>
    <w:basedOn w:val="a3"/>
    <w:qFormat/>
    <w:pPr>
      <w:widowControl/>
      <w:pBdr>
        <w:top w:val="single" w:sz="4" w:space="0" w:color="000000"/>
        <w:left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85">
    <w:name w:val="xl8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6">
    <w:name w:val="xl8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7">
    <w:name w:val="xl8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8">
    <w:name w:val="xl8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89">
    <w:name w:val="xl89"/>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0">
    <w:name w:val="xl9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91">
    <w:name w:val="xl91"/>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kern w:val="0"/>
      <w:sz w:val="18"/>
      <w:szCs w:val="18"/>
    </w:rPr>
  </w:style>
  <w:style w:type="paragraph" w:customStyle="1" w:styleId="xl92">
    <w:name w:val="xl92"/>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3">
    <w:name w:val="xl93"/>
    <w:basedOn w:val="a3"/>
    <w:qFormat/>
    <w:pPr>
      <w:widowControl/>
      <w:pBdr>
        <w:top w:val="single" w:sz="4" w:space="0" w:color="000000"/>
        <w:right w:val="single" w:sz="4" w:space="0" w:color="000000"/>
      </w:pBdr>
      <w:spacing w:before="100" w:beforeAutospacing="1" w:after="100" w:afterAutospacing="1"/>
      <w:jc w:val="left"/>
    </w:pPr>
    <w:rPr>
      <w:rFonts w:ascii="宋体" w:hAnsi="宋体" w:cs="宋体"/>
      <w:color w:val="000000"/>
      <w:kern w:val="0"/>
      <w:sz w:val="16"/>
      <w:szCs w:val="16"/>
    </w:rPr>
  </w:style>
  <w:style w:type="paragraph" w:customStyle="1" w:styleId="xl94">
    <w:name w:val="xl9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95">
    <w:name w:val="xl95"/>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96">
    <w:name w:val="xl9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97">
    <w:name w:val="xl97"/>
    <w:basedOn w:val="a3"/>
    <w:qFormat/>
    <w:pPr>
      <w:widowControl/>
      <w:pBdr>
        <w:top w:val="single" w:sz="4" w:space="0" w:color="000000"/>
        <w:left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98">
    <w:name w:val="xl9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99">
    <w:name w:val="xl99"/>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8"/>
      <w:szCs w:val="18"/>
    </w:rPr>
  </w:style>
  <w:style w:type="paragraph" w:customStyle="1" w:styleId="xl100">
    <w:name w:val="xl100"/>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101">
    <w:name w:val="xl101"/>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02">
    <w:name w:val="xl10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18"/>
      <w:szCs w:val="18"/>
    </w:rPr>
  </w:style>
  <w:style w:type="paragraph" w:customStyle="1" w:styleId="xl103">
    <w:name w:val="xl103"/>
    <w:basedOn w:val="a3"/>
    <w:qFormat/>
    <w:pPr>
      <w:widowControl/>
      <w:pBdr>
        <w:top w:val="single" w:sz="4" w:space="0" w:color="000000"/>
        <w:left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04">
    <w:name w:val="xl10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paragraph" w:customStyle="1" w:styleId="xl105">
    <w:name w:val="xl105"/>
    <w:basedOn w:val="a3"/>
    <w:qFormat/>
    <w:pPr>
      <w:widowControl/>
      <w:pBdr>
        <w:top w:val="single" w:sz="4" w:space="0" w:color="auto"/>
        <w:left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106">
    <w:name w:val="xl106"/>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07">
    <w:name w:val="xl10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08">
    <w:name w:val="xl10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09">
    <w:name w:val="xl109"/>
    <w:basedOn w:val="a3"/>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18"/>
      <w:szCs w:val="18"/>
    </w:rPr>
  </w:style>
  <w:style w:type="paragraph" w:customStyle="1" w:styleId="xl110">
    <w:name w:val="xl110"/>
    <w:basedOn w:val="a3"/>
    <w:qFormat/>
    <w:pPr>
      <w:widowControl/>
      <w:pBdr>
        <w:top w:val="single" w:sz="8" w:space="0" w:color="auto"/>
        <w:bottom w:val="single" w:sz="8" w:space="0" w:color="auto"/>
        <w:right w:val="single" w:sz="8" w:space="0" w:color="auto"/>
      </w:pBdr>
      <w:spacing w:before="100" w:beforeAutospacing="1" w:after="100" w:afterAutospacing="1"/>
      <w:jc w:val="right"/>
    </w:pPr>
    <w:rPr>
      <w:rFonts w:ascii="宋体" w:hAnsi="宋体" w:cs="宋体"/>
      <w:b/>
      <w:bCs/>
      <w:color w:val="000000"/>
      <w:kern w:val="0"/>
      <w:szCs w:val="21"/>
    </w:rPr>
  </w:style>
  <w:style w:type="paragraph" w:customStyle="1" w:styleId="xl111">
    <w:name w:val="xl11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color w:val="000000"/>
      <w:kern w:val="0"/>
      <w:sz w:val="18"/>
      <w:szCs w:val="18"/>
    </w:rPr>
  </w:style>
  <w:style w:type="paragraph" w:customStyle="1" w:styleId="xl112">
    <w:name w:val="xl112"/>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color w:val="000000"/>
      <w:kern w:val="0"/>
      <w:sz w:val="18"/>
      <w:szCs w:val="18"/>
    </w:rPr>
  </w:style>
  <w:style w:type="paragraph" w:customStyle="1" w:styleId="xl113">
    <w:name w:val="xl113"/>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16"/>
      <w:szCs w:val="16"/>
    </w:rPr>
  </w:style>
  <w:style w:type="paragraph" w:customStyle="1" w:styleId="xl114">
    <w:name w:val="xl114"/>
    <w:basedOn w:val="a3"/>
    <w:qFormat/>
    <w:pPr>
      <w:widowControl/>
      <w:pBdr>
        <w:top w:val="single" w:sz="8" w:space="0" w:color="auto"/>
        <w:bottom w:val="single" w:sz="8" w:space="0" w:color="auto"/>
        <w:right w:val="single" w:sz="8" w:space="0" w:color="auto"/>
      </w:pBdr>
      <w:spacing w:before="100" w:beforeAutospacing="1" w:after="100" w:afterAutospacing="1"/>
      <w:jc w:val="right"/>
    </w:pPr>
    <w:rPr>
      <w:rFonts w:ascii="宋体" w:hAnsi="宋体" w:cs="宋体"/>
      <w:b/>
      <w:bCs/>
      <w:color w:val="000000"/>
      <w:kern w:val="0"/>
      <w:szCs w:val="21"/>
    </w:rPr>
  </w:style>
  <w:style w:type="paragraph" w:customStyle="1" w:styleId="xl115">
    <w:name w:val="xl11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116">
    <w:name w:val="xl116"/>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b/>
      <w:bCs/>
      <w:color w:val="000000"/>
      <w:kern w:val="0"/>
      <w:sz w:val="18"/>
      <w:szCs w:val="18"/>
    </w:rPr>
  </w:style>
  <w:style w:type="paragraph" w:customStyle="1" w:styleId="xl117">
    <w:name w:val="xl11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18">
    <w:name w:val="xl11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19">
    <w:name w:val="xl119"/>
    <w:basedOn w:val="a3"/>
    <w:qFormat/>
    <w:pPr>
      <w:widowControl/>
      <w:pBdr>
        <w:left w:val="single" w:sz="4" w:space="0" w:color="auto"/>
        <w:bottom w:val="single" w:sz="4" w:space="0" w:color="auto"/>
      </w:pBdr>
      <w:spacing w:before="100" w:beforeAutospacing="1" w:after="100" w:afterAutospacing="1"/>
      <w:jc w:val="center"/>
    </w:pPr>
    <w:rPr>
      <w:rFonts w:ascii="宋体" w:hAnsi="宋体" w:cs="宋体"/>
      <w:color w:val="000000"/>
      <w:kern w:val="0"/>
      <w:sz w:val="18"/>
      <w:szCs w:val="18"/>
    </w:rPr>
  </w:style>
  <w:style w:type="paragraph" w:customStyle="1" w:styleId="xl120">
    <w:name w:val="xl120"/>
    <w:basedOn w:val="a3"/>
    <w:qFormat/>
    <w:pPr>
      <w:widowControl/>
      <w:spacing w:before="100" w:beforeAutospacing="1" w:after="100" w:afterAutospacing="1"/>
      <w:jc w:val="left"/>
    </w:pPr>
    <w:rPr>
      <w:rFonts w:ascii="宋体" w:hAnsi="宋体" w:cs="宋体"/>
      <w:color w:val="000000"/>
      <w:kern w:val="0"/>
      <w:sz w:val="16"/>
      <w:szCs w:val="16"/>
    </w:rPr>
  </w:style>
  <w:style w:type="paragraph" w:customStyle="1" w:styleId="xl121">
    <w:name w:val="xl121"/>
    <w:basedOn w:val="a3"/>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122">
    <w:name w:val="xl122"/>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6"/>
      <w:szCs w:val="16"/>
    </w:rPr>
  </w:style>
  <w:style w:type="paragraph" w:customStyle="1" w:styleId="xl123">
    <w:name w:val="xl123"/>
    <w:basedOn w:val="a3"/>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color w:val="000000"/>
      <w:kern w:val="0"/>
      <w:sz w:val="16"/>
      <w:szCs w:val="16"/>
    </w:rPr>
  </w:style>
  <w:style w:type="paragraph" w:customStyle="1" w:styleId="xl124">
    <w:name w:val="xl124"/>
    <w:basedOn w:val="a3"/>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16"/>
      <w:szCs w:val="16"/>
    </w:rPr>
  </w:style>
  <w:style w:type="paragraph" w:customStyle="1" w:styleId="xl125">
    <w:name w:val="xl125"/>
    <w:basedOn w:val="a3"/>
    <w:qFormat/>
    <w:pPr>
      <w:widowControl/>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right"/>
    </w:pPr>
    <w:rPr>
      <w:rFonts w:ascii="宋体" w:hAnsi="宋体" w:cs="宋体"/>
      <w:color w:val="000000"/>
      <w:kern w:val="0"/>
      <w:sz w:val="18"/>
      <w:szCs w:val="18"/>
    </w:rPr>
  </w:style>
  <w:style w:type="paragraph" w:customStyle="1" w:styleId="xl126">
    <w:name w:val="xl126"/>
    <w:basedOn w:val="a3"/>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pPr>
    <w:rPr>
      <w:rFonts w:ascii="宋体" w:hAnsi="宋体" w:cs="宋体"/>
      <w:kern w:val="0"/>
      <w:sz w:val="16"/>
      <w:szCs w:val="16"/>
    </w:rPr>
  </w:style>
  <w:style w:type="paragraph" w:customStyle="1" w:styleId="xl127">
    <w:name w:val="xl127"/>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28">
    <w:name w:val="xl128"/>
    <w:basedOn w:val="a3"/>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16"/>
      <w:szCs w:val="16"/>
    </w:rPr>
  </w:style>
  <w:style w:type="paragraph" w:customStyle="1" w:styleId="xl129">
    <w:name w:val="xl129"/>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hAnsi="宋体" w:cs="宋体"/>
      <w:b/>
      <w:bCs/>
      <w:color w:val="000000"/>
      <w:kern w:val="0"/>
      <w:sz w:val="18"/>
      <w:szCs w:val="18"/>
    </w:rPr>
  </w:style>
  <w:style w:type="paragraph" w:customStyle="1" w:styleId="xl130">
    <w:name w:val="xl130"/>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1">
    <w:name w:val="xl131"/>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32">
    <w:name w:val="xl132"/>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3">
    <w:name w:val="xl133"/>
    <w:basedOn w:val="a3"/>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134">
    <w:name w:val="xl134"/>
    <w:basedOn w:val="a3"/>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hAnsi="宋体" w:cs="宋体"/>
      <w:color w:val="000000"/>
      <w:kern w:val="0"/>
      <w:sz w:val="16"/>
      <w:szCs w:val="16"/>
    </w:rPr>
  </w:style>
  <w:style w:type="paragraph" w:customStyle="1" w:styleId="xl135">
    <w:name w:val="xl135"/>
    <w:basedOn w:val="a3"/>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16"/>
      <w:szCs w:val="16"/>
    </w:rPr>
  </w:style>
  <w:style w:type="paragraph" w:customStyle="1" w:styleId="xl136">
    <w:name w:val="xl136"/>
    <w:basedOn w:val="a3"/>
    <w:qFormat/>
    <w:pPr>
      <w:widowControl/>
      <w:pBdr>
        <w:left w:val="single" w:sz="4" w:space="0" w:color="auto"/>
        <w:bottom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paragraph" w:customStyle="1" w:styleId="xl137">
    <w:name w:val="xl137"/>
    <w:basedOn w:val="a3"/>
    <w:qFormat/>
    <w:pPr>
      <w:widowControl/>
      <w:pBdr>
        <w:top w:val="single" w:sz="4" w:space="0" w:color="auto"/>
        <w:left w:val="single" w:sz="4" w:space="0" w:color="auto"/>
        <w:right w:val="single" w:sz="4" w:space="0" w:color="auto"/>
      </w:pBdr>
      <w:spacing w:before="100" w:beforeAutospacing="1" w:after="100" w:afterAutospacing="1"/>
      <w:jc w:val="right"/>
    </w:pPr>
    <w:rPr>
      <w:rFonts w:ascii="宋体" w:hAnsi="宋体" w:cs="宋体"/>
      <w:b/>
      <w:bCs/>
      <w:color w:val="000000"/>
      <w:kern w:val="0"/>
      <w:sz w:val="18"/>
      <w:szCs w:val="18"/>
    </w:rPr>
  </w:style>
  <w:style w:type="table" w:customStyle="1" w:styleId="1fff5">
    <w:name w:val="投行要求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投行要求1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0">
    <w:name w:val="投行要求2"/>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投行要求2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网格型7"/>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网格型8"/>
    <w:basedOn w:val="a5"/>
    <w:uiPriority w:val="39"/>
    <w:qFormat/>
    <w:rPr>
      <w:rFonts w:ascii="Times New Roman" w:hAnsi="Times New Roman"/>
      <w:b/>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c">
    <w:name w:val="浙商正文 Char"/>
    <w:link w:val="afffffffff1"/>
    <w:qFormat/>
    <w:rPr>
      <w:rFonts w:cs="宋体"/>
      <w:kern w:val="2"/>
      <w:sz w:val="24"/>
      <w:szCs w:val="22"/>
    </w:rPr>
  </w:style>
  <w:style w:type="paragraph" w:customStyle="1" w:styleId="afffffffff1">
    <w:name w:val="浙商正文"/>
    <w:basedOn w:val="a3"/>
    <w:next w:val="a3"/>
    <w:link w:val="Charfc"/>
    <w:qFormat/>
    <w:pPr>
      <w:adjustRightInd w:val="0"/>
      <w:spacing w:line="360" w:lineRule="auto"/>
      <w:ind w:firstLineChars="200" w:firstLine="200"/>
    </w:pPr>
    <w:rPr>
      <w:rFonts w:cs="宋体"/>
      <w:sz w:val="24"/>
      <w:szCs w:val="22"/>
    </w:rPr>
  </w:style>
  <w:style w:type="table" w:customStyle="1" w:styleId="5110">
    <w:name w:val="网格型511"/>
    <w:basedOn w:val="a5"/>
    <w:uiPriority w:val="5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投行要求211"/>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5"/>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1">
    <w:name w:val="修订2"/>
    <w:uiPriority w:val="99"/>
    <w:unhideWhenUsed/>
    <w:qFormat/>
    <w:rPr>
      <w:rFonts w:ascii="Times New Roman" w:hAnsi="Times New Roman"/>
      <w:kern w:val="2"/>
      <w:sz w:val="24"/>
      <w:szCs w:val="24"/>
    </w:rPr>
  </w:style>
  <w:style w:type="paragraph" w:customStyle="1" w:styleId="3f">
    <w:name w:val="海大公司债3"/>
    <w:basedOn w:val="a3"/>
    <w:qFormat/>
    <w:pPr>
      <w:adjustRightInd w:val="0"/>
      <w:spacing w:beforeLines="50" w:afterLines="50" w:line="360" w:lineRule="auto"/>
      <w:ind w:firstLineChars="196" w:firstLine="551"/>
      <w:textAlignment w:val="baseline"/>
    </w:pPr>
    <w:rPr>
      <w:rFonts w:ascii="宋体" w:hAnsi="宋体"/>
      <w:b/>
      <w:sz w:val="28"/>
      <w:szCs w:val="28"/>
    </w:rPr>
  </w:style>
  <w:style w:type="paragraph" w:customStyle="1" w:styleId="1fff6">
    <w:name w:val="报告正文格式1"/>
    <w:basedOn w:val="a3"/>
    <w:qFormat/>
    <w:pPr>
      <w:keepLines/>
      <w:autoSpaceDE w:val="0"/>
      <w:autoSpaceDN w:val="0"/>
      <w:spacing w:beforeLines="50" w:before="120" w:afterLines="50" w:after="120" w:line="360" w:lineRule="auto"/>
      <w:textAlignment w:val="baseline"/>
    </w:pPr>
    <w:rPr>
      <w:rFonts w:ascii="Times New Roman" w:hAnsi="Times New Roman"/>
      <w:b/>
      <w:bCs/>
      <w:kern w:val="0"/>
      <w:sz w:val="24"/>
    </w:rPr>
  </w:style>
  <w:style w:type="paragraph" w:customStyle="1" w:styleId="3f0">
    <w:name w:val="修订3"/>
    <w:uiPriority w:val="99"/>
    <w:qFormat/>
    <w:rPr>
      <w:rFonts w:ascii="Times New Roman" w:hAnsi="Times New Roman"/>
      <w:kern w:val="2"/>
      <w:sz w:val="24"/>
      <w:szCs w:val="24"/>
    </w:rPr>
  </w:style>
  <w:style w:type="paragraph" w:customStyle="1" w:styleId="47">
    <w:name w:val="修订4"/>
    <w:uiPriority w:val="99"/>
    <w:qFormat/>
    <w:rPr>
      <w:rFonts w:ascii="Times New Roman" w:hAnsi="Times New Roman"/>
      <w:kern w:val="2"/>
      <w:sz w:val="24"/>
      <w:szCs w:val="24"/>
    </w:rPr>
  </w:style>
  <w:style w:type="paragraph" w:customStyle="1" w:styleId="afffffffff2">
    <w:name w:val="缺省文本_宋体"/>
    <w:basedOn w:val="a3"/>
    <w:qFormat/>
    <w:pPr>
      <w:widowControl/>
      <w:tabs>
        <w:tab w:val="left" w:pos="639"/>
        <w:tab w:val="center" w:pos="5670"/>
        <w:tab w:val="right" w:pos="7655"/>
      </w:tabs>
      <w:spacing w:before="80" w:after="120" w:line="360" w:lineRule="auto"/>
      <w:jc w:val="left"/>
      <w:outlineLvl w:val="7"/>
    </w:pPr>
    <w:rPr>
      <w:rFonts w:ascii="Times New Roman" w:hAnsi="Times New Roman"/>
      <w:spacing w:val="16"/>
      <w:kern w:val="28"/>
      <w:sz w:val="24"/>
      <w:szCs w:val="20"/>
    </w:rPr>
  </w:style>
  <w:style w:type="paragraph" w:customStyle="1" w:styleId="afffffffff3">
    <w:name w:val="二级"/>
    <w:basedOn w:val="2"/>
    <w:link w:val="afffffffff4"/>
    <w:qFormat/>
    <w:pPr>
      <w:keepNext w:val="0"/>
      <w:keepLines w:val="0"/>
      <w:spacing w:beforeLines="0" w:after="0" w:line="600" w:lineRule="exact"/>
      <w:ind w:firstLine="602"/>
      <w:contextualSpacing/>
    </w:pPr>
    <w:rPr>
      <w:rFonts w:ascii="仿宋_GB2312" w:eastAsia="仿宋_GB2312" w:hAnsi="Cambria"/>
      <w:sz w:val="30"/>
      <w:szCs w:val="30"/>
    </w:rPr>
  </w:style>
  <w:style w:type="character" w:customStyle="1" w:styleId="afffffffff4">
    <w:name w:val="二级 字符"/>
    <w:link w:val="afffffffff3"/>
    <w:qFormat/>
    <w:rPr>
      <w:rFonts w:ascii="仿宋_GB2312" w:eastAsia="仿宋_GB2312" w:hAnsi="Cambria"/>
      <w:b/>
      <w:bCs/>
      <w:kern w:val="2"/>
      <w:sz w:val="30"/>
      <w:szCs w:val="30"/>
    </w:rPr>
  </w:style>
  <w:style w:type="table" w:customStyle="1" w:styleId="100">
    <w:name w:val="网格型10"/>
    <w:basedOn w:val="a5"/>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云审表格-默认样式-表头"/>
    <w:qFormat/>
    <w:pPr>
      <w:snapToGrid w:val="0"/>
      <w:spacing w:line="400" w:lineRule="exact"/>
    </w:pPr>
    <w:rPr>
      <w:rFonts w:ascii="宋体" w:hAnsi="宋体"/>
      <w:color w:val="000000"/>
      <w:kern w:val="2"/>
      <w:sz w:val="21"/>
      <w:szCs w:val="21"/>
      <w:shd w:val="clear" w:color="auto" w:fill="FFFFFF"/>
    </w:rPr>
  </w:style>
  <w:style w:type="paragraph" w:customStyle="1" w:styleId="--0">
    <w:name w:val="云审表格-默认样式-汇总"/>
    <w:qFormat/>
    <w:pPr>
      <w:snapToGrid w:val="0"/>
      <w:spacing w:line="400" w:lineRule="exact"/>
    </w:pPr>
    <w:rPr>
      <w:rFonts w:ascii="Arial Narrow" w:hAnsi="宋体"/>
      <w:color w:val="000000"/>
      <w:kern w:val="2"/>
      <w:sz w:val="21"/>
      <w:szCs w:val="21"/>
      <w:shd w:val="clear" w:color="auto" w:fill="FFFFFF"/>
    </w:rPr>
  </w:style>
  <w:style w:type="paragraph" w:customStyle="1" w:styleId="-1">
    <w:name w:val="云审表格-默认样式"/>
    <w:qFormat/>
    <w:pPr>
      <w:snapToGrid w:val="0"/>
      <w:spacing w:line="400" w:lineRule="exact"/>
    </w:pPr>
    <w:rPr>
      <w:rFonts w:ascii="Arial Narrow" w:hAnsi="宋体"/>
      <w:color w:val="000000"/>
      <w:kern w:val="2"/>
      <w:sz w:val="21"/>
      <w:szCs w:val="21"/>
      <w:shd w:val="clear" w:color="auto" w:fill="FFFFFF"/>
    </w:rPr>
  </w:style>
  <w:style w:type="character" w:customStyle="1" w:styleId="font01">
    <w:name w:val="font01"/>
    <w:qFormat/>
    <w:rPr>
      <w:rFonts w:ascii="宋体" w:eastAsia="宋体" w:hAnsi="宋体" w:cs="宋体" w:hint="eastAsia"/>
      <w:color w:val="000000"/>
      <w:sz w:val="21"/>
      <w:szCs w:val="21"/>
      <w:u w:val="none"/>
    </w:rPr>
  </w:style>
  <w:style w:type="character" w:customStyle="1" w:styleId="font11">
    <w:name w:val="font11"/>
    <w:qFormat/>
    <w:rPr>
      <w:rFonts w:ascii="Arial Narrow" w:eastAsia="Arial Narrow" w:hAnsi="Arial Narrow" w:cs="Arial Narrow" w:hint="default"/>
      <w:color w:val="000000"/>
      <w:sz w:val="21"/>
      <w:szCs w:val="21"/>
      <w:u w:val="none"/>
    </w:rPr>
  </w:style>
  <w:style w:type="paragraph" w:customStyle="1" w:styleId="-2">
    <w:name w:val="云审-注释编号"/>
    <w:qFormat/>
    <w:pPr>
      <w:snapToGrid w:val="0"/>
      <w:spacing w:line="400" w:lineRule="exact"/>
      <w:ind w:firstLineChars="200" w:firstLine="200"/>
      <w:jc w:val="both"/>
      <w:outlineLvl w:val="3"/>
    </w:pPr>
    <w:rPr>
      <w:rFonts w:ascii="宋体" w:hAnsi="宋体"/>
      <w:b/>
      <w:color w:val="000000"/>
      <w:kern w:val="2"/>
      <w:sz w:val="21"/>
      <w:szCs w:val="21"/>
      <w:shd w:val="clear" w:color="auto" w:fill="FFFFFF"/>
    </w:rPr>
  </w:style>
  <w:style w:type="character" w:customStyle="1" w:styleId="font21">
    <w:name w:val="font21"/>
    <w:qFormat/>
    <w:rPr>
      <w:rFonts w:ascii="宋体" w:eastAsia="宋体" w:hAnsi="宋体" w:cs="宋体" w:hint="eastAsia"/>
      <w:color w:val="000000"/>
      <w:sz w:val="21"/>
      <w:szCs w:val="21"/>
      <w:u w:val="none"/>
    </w:rPr>
  </w:style>
  <w:style w:type="character" w:customStyle="1" w:styleId="font41">
    <w:name w:val="font41"/>
    <w:qFormat/>
    <w:rPr>
      <w:rFonts w:ascii="Arial Narrow" w:eastAsia="Arial Narrow" w:hAnsi="Arial Narrow" w:cs="Arial Narrow" w:hint="default"/>
      <w:color w:val="000000"/>
      <w:sz w:val="21"/>
      <w:szCs w:val="21"/>
      <w:u w:val="none"/>
    </w:rPr>
  </w:style>
  <w:style w:type="paragraph" w:styleId="afffffffff5">
    <w:name w:val="No Spacing"/>
    <w:link w:val="afffffffff6"/>
    <w:uiPriority w:val="1"/>
    <w:qFormat/>
    <w:pPr>
      <w:widowControl w:val="0"/>
      <w:spacing w:beforeLines="50"/>
      <w:ind w:firstLineChars="200" w:firstLine="200"/>
      <w:jc w:val="both"/>
    </w:pPr>
    <w:rPr>
      <w:rFonts w:ascii="Times New Roman" w:hAnsi="Times New Roman"/>
      <w:kern w:val="2"/>
      <w:sz w:val="24"/>
      <w:szCs w:val="24"/>
    </w:rPr>
  </w:style>
  <w:style w:type="paragraph" w:customStyle="1" w:styleId="-10">
    <w:name w:val="正文-公1"/>
    <w:basedOn w:val="a3"/>
    <w:qFormat/>
    <w:pPr>
      <w:ind w:firstLineChars="200" w:firstLine="200"/>
    </w:pPr>
  </w:style>
  <w:style w:type="table" w:customStyle="1" w:styleId="1fff7">
    <w:name w:val="募集说明书表格样式1"/>
    <w:basedOn w:val="a5"/>
    <w:qFormat/>
    <w:pPr>
      <w:spacing w:before="10" w:after="10" w:line="360" w:lineRule="auto"/>
      <w:ind w:firstLineChars="200" w:firstLine="200"/>
      <w:jc w:val="center"/>
    </w:pPr>
    <w:rPr>
      <w:rFonts w:ascii="Times New Roman" w:hAnsi="Times New Roman"/>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style>
  <w:style w:type="table" w:customStyle="1" w:styleId="140">
    <w:name w:val="网格型14"/>
    <w:basedOn w:val="a5"/>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修订5"/>
    <w:uiPriority w:val="99"/>
    <w:qFormat/>
    <w:rPr>
      <w:rFonts w:ascii="Times New Roman" w:hAnsi="Times New Roman"/>
      <w:kern w:val="2"/>
      <w:sz w:val="24"/>
      <w:szCs w:val="24"/>
    </w:rPr>
  </w:style>
  <w:style w:type="character" w:customStyle="1" w:styleId="2ff2">
    <w:name w:val="未处理的提及2"/>
    <w:uiPriority w:val="99"/>
    <w:unhideWhenUsed/>
    <w:qFormat/>
    <w:rPr>
      <w:color w:val="605E5C"/>
      <w:shd w:val="clear" w:color="auto" w:fill="E1DFDD"/>
    </w:rPr>
  </w:style>
  <w:style w:type="paragraph" w:customStyle="1" w:styleId="64">
    <w:name w:val="修订6"/>
    <w:uiPriority w:val="99"/>
    <w:semiHidden/>
    <w:qFormat/>
    <w:rPr>
      <w:rFonts w:ascii="Times New Roman" w:hAnsi="Times New Roman"/>
      <w:kern w:val="2"/>
      <w:sz w:val="24"/>
      <w:szCs w:val="24"/>
    </w:rPr>
  </w:style>
  <w:style w:type="paragraph" w:styleId="afffffffff7">
    <w:name w:val="Revision"/>
    <w:uiPriority w:val="99"/>
    <w:semiHidden/>
    <w:rPr>
      <w:rFonts w:ascii="Times New Roman" w:hAnsi="Times New Roman"/>
      <w:kern w:val="2"/>
      <w:sz w:val="24"/>
      <w:szCs w:val="24"/>
    </w:rPr>
  </w:style>
  <w:style w:type="character" w:customStyle="1" w:styleId="afffffffff6">
    <w:name w:val="无间隔 字符"/>
    <w:link w:val="afffffffff5"/>
    <w:uiPriority w:val="1"/>
    <w:qFormat/>
    <w:locked/>
    <w:rsid w:val="00E23CF3"/>
    <w:rPr>
      <w:rFonts w:ascii="Times New Roman" w:hAnsi="Times New Roman"/>
      <w:kern w:val="2"/>
      <w:sz w:val="24"/>
      <w:szCs w:val="24"/>
    </w:rPr>
  </w:style>
  <w:style w:type="numbering" w:customStyle="1" w:styleId="1fff8">
    <w:name w:val="无列表1"/>
    <w:next w:val="a6"/>
    <w:uiPriority w:val="99"/>
    <w:semiHidden/>
    <w:unhideWhenUsed/>
    <w:rsid w:val="00011181"/>
  </w:style>
  <w:style w:type="table" w:customStyle="1" w:styleId="150">
    <w:name w:val="网格型15"/>
    <w:basedOn w:val="a5"/>
    <w:next w:val="afff7"/>
    <w:uiPriority w:val="39"/>
    <w:qFormat/>
    <w:rsid w:val="00011181"/>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5"/>
    <w:uiPriority w:val="59"/>
    <w:qFormat/>
    <w:rsid w:val="000111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5"/>
    <w:uiPriority w:val="59"/>
    <w:qFormat/>
    <w:rsid w:val="0001118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网格型32"/>
    <w:basedOn w:val="a5"/>
    <w:next w:val="afff7"/>
    <w:uiPriority w:val="39"/>
    <w:qFormat/>
    <w:rsid w:val="00011181"/>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8">
    <w:name w:val="表格前单位"/>
    <w:next w:val="ab"/>
    <w:autoRedefine/>
    <w:uiPriority w:val="2"/>
    <w:rsid w:val="00011181"/>
    <w:pPr>
      <w:keepNext/>
      <w:jc w:val="right"/>
    </w:pPr>
    <w:rPr>
      <w:rFonts w:ascii="Times New Roman" w:hAnsi="Times New Roman"/>
      <w:kern w:val="2"/>
      <w:sz w:val="21"/>
      <w:szCs w:val="24"/>
    </w:rPr>
  </w:style>
  <w:style w:type="paragraph" w:customStyle="1" w:styleId="48">
    <w:name w:val="4 表格字体"/>
    <w:basedOn w:val="a3"/>
    <w:qFormat/>
    <w:rsid w:val="00011181"/>
    <w:pPr>
      <w:widowControl/>
      <w:adjustRightInd w:val="0"/>
      <w:snapToGrid w:val="0"/>
    </w:pPr>
    <w:rPr>
      <w:rFonts w:ascii="Times New Roman" w:hAnsi="Times New Roman"/>
      <w:color w:val="000000"/>
      <w:kern w:val="0"/>
      <w:szCs w:val="21"/>
    </w:rPr>
  </w:style>
  <w:style w:type="character" w:styleId="afffffffff9">
    <w:name w:val="Unresolved Mention"/>
    <w:uiPriority w:val="99"/>
    <w:semiHidden/>
    <w:unhideWhenUsed/>
    <w:rsid w:val="00011181"/>
    <w:rPr>
      <w:color w:val="605E5C"/>
      <w:shd w:val="clear" w:color="auto" w:fill="E1DFDD"/>
    </w:rPr>
  </w:style>
  <w:style w:type="numbering" w:customStyle="1" w:styleId="2ff3">
    <w:name w:val="无列表2"/>
    <w:next w:val="a6"/>
    <w:uiPriority w:val="99"/>
    <w:semiHidden/>
    <w:unhideWhenUsed/>
    <w:rsid w:val="005912D9"/>
  </w:style>
  <w:style w:type="paragraph" w:styleId="3f1">
    <w:name w:val="List 3"/>
    <w:basedOn w:val="a3"/>
    <w:uiPriority w:val="99"/>
    <w:qFormat/>
    <w:rsid w:val="005912D9"/>
    <w:pPr>
      <w:ind w:leftChars="400" w:left="100" w:hangingChars="200" w:hanging="200"/>
    </w:pPr>
    <w:rPr>
      <w:rFonts w:ascii="Times New Roman" w:hAnsi="Times New Roman"/>
    </w:rPr>
  </w:style>
  <w:style w:type="paragraph" w:styleId="83">
    <w:name w:val="index 8"/>
    <w:basedOn w:val="a3"/>
    <w:next w:val="a3"/>
    <w:uiPriority w:val="99"/>
    <w:qFormat/>
    <w:rsid w:val="005912D9"/>
    <w:pPr>
      <w:widowControl/>
      <w:ind w:left="1680" w:hanging="210"/>
      <w:jc w:val="left"/>
    </w:pPr>
    <w:rPr>
      <w:rFonts w:ascii="Times New Roman" w:hAnsi="Times New Roman"/>
      <w:kern w:val="0"/>
      <w:sz w:val="18"/>
      <w:szCs w:val="18"/>
    </w:rPr>
  </w:style>
  <w:style w:type="paragraph" w:styleId="56">
    <w:name w:val="index 5"/>
    <w:basedOn w:val="a3"/>
    <w:next w:val="a3"/>
    <w:uiPriority w:val="99"/>
    <w:qFormat/>
    <w:rsid w:val="005912D9"/>
    <w:pPr>
      <w:widowControl/>
      <w:ind w:left="1050" w:hanging="210"/>
      <w:jc w:val="left"/>
    </w:pPr>
    <w:rPr>
      <w:rFonts w:ascii="Times New Roman" w:hAnsi="Times New Roman"/>
      <w:kern w:val="0"/>
      <w:sz w:val="18"/>
      <w:szCs w:val="18"/>
    </w:rPr>
  </w:style>
  <w:style w:type="paragraph" w:styleId="afffffffffa">
    <w:name w:val="envelope address"/>
    <w:basedOn w:val="a3"/>
    <w:uiPriority w:val="39"/>
    <w:qFormat/>
    <w:rsid w:val="005912D9"/>
    <w:pPr>
      <w:framePr w:w="7920" w:h="1980" w:hRule="exact" w:hSpace="180" w:wrap="around" w:hAnchor="page" w:xAlign="center" w:yAlign="bottom"/>
      <w:snapToGrid w:val="0"/>
      <w:ind w:leftChars="1400" w:left="100"/>
    </w:pPr>
    <w:rPr>
      <w:rFonts w:ascii="Arial" w:hAnsi="Arial" w:cs="Arial"/>
      <w:sz w:val="24"/>
    </w:rPr>
  </w:style>
  <w:style w:type="paragraph" w:styleId="afffffffffb">
    <w:name w:val="toa heading"/>
    <w:basedOn w:val="a3"/>
    <w:next w:val="a3"/>
    <w:qFormat/>
    <w:rsid w:val="005912D9"/>
    <w:pPr>
      <w:widowControl/>
      <w:jc w:val="left"/>
    </w:pPr>
    <w:rPr>
      <w:rFonts w:ascii="Arial" w:hAnsi="Arial"/>
      <w:b/>
      <w:bCs/>
      <w:kern w:val="0"/>
      <w:sz w:val="24"/>
      <w:szCs w:val="21"/>
    </w:rPr>
  </w:style>
  <w:style w:type="paragraph" w:styleId="65">
    <w:name w:val="index 6"/>
    <w:basedOn w:val="a3"/>
    <w:next w:val="a3"/>
    <w:uiPriority w:val="99"/>
    <w:qFormat/>
    <w:rsid w:val="005912D9"/>
    <w:pPr>
      <w:widowControl/>
      <w:ind w:left="1260" w:hanging="210"/>
      <w:jc w:val="left"/>
    </w:pPr>
    <w:rPr>
      <w:rFonts w:ascii="Times New Roman" w:hAnsi="Times New Roman"/>
      <w:kern w:val="0"/>
      <w:sz w:val="18"/>
      <w:szCs w:val="18"/>
    </w:rPr>
  </w:style>
  <w:style w:type="paragraph" w:styleId="afffffffffc">
    <w:name w:val="List Continue"/>
    <w:basedOn w:val="af5"/>
    <w:uiPriority w:val="99"/>
    <w:unhideWhenUsed/>
    <w:qFormat/>
    <w:rsid w:val="005912D9"/>
    <w:pPr>
      <w:widowControl/>
      <w:snapToGrid/>
      <w:spacing w:beforeLines="0" w:after="240" w:line="240" w:lineRule="auto"/>
      <w:ind w:left="900" w:firstLineChars="0" w:firstLine="0"/>
      <w:jc w:val="left"/>
    </w:pPr>
    <w:rPr>
      <w:rFonts w:ascii="Arial" w:eastAsia="宋体" w:hAnsi="Arial" w:cs="Arial"/>
      <w:i/>
      <w:iCs/>
      <w:kern w:val="0"/>
      <w:sz w:val="20"/>
      <w:lang w:eastAsia="en-US"/>
    </w:rPr>
  </w:style>
  <w:style w:type="paragraph" w:styleId="49">
    <w:name w:val="index 4"/>
    <w:basedOn w:val="a3"/>
    <w:next w:val="a3"/>
    <w:uiPriority w:val="99"/>
    <w:qFormat/>
    <w:rsid w:val="005912D9"/>
    <w:pPr>
      <w:widowControl/>
      <w:ind w:left="840" w:hanging="210"/>
      <w:jc w:val="left"/>
    </w:pPr>
    <w:rPr>
      <w:rFonts w:ascii="Times New Roman" w:hAnsi="Times New Roman"/>
      <w:kern w:val="0"/>
      <w:sz w:val="18"/>
      <w:szCs w:val="18"/>
    </w:rPr>
  </w:style>
  <w:style w:type="paragraph" w:styleId="3f2">
    <w:name w:val="index 3"/>
    <w:basedOn w:val="a3"/>
    <w:next w:val="a3"/>
    <w:uiPriority w:val="99"/>
    <w:qFormat/>
    <w:rsid w:val="005912D9"/>
    <w:pPr>
      <w:widowControl/>
      <w:ind w:left="630" w:hanging="210"/>
      <w:jc w:val="left"/>
    </w:pPr>
    <w:rPr>
      <w:rFonts w:ascii="Times New Roman" w:hAnsi="Times New Roman"/>
      <w:kern w:val="0"/>
      <w:sz w:val="18"/>
      <w:szCs w:val="18"/>
    </w:rPr>
  </w:style>
  <w:style w:type="paragraph" w:styleId="57">
    <w:name w:val="List Continue 5"/>
    <w:basedOn w:val="a3"/>
    <w:uiPriority w:val="34"/>
    <w:unhideWhenUsed/>
    <w:qFormat/>
    <w:rsid w:val="005912D9"/>
    <w:pPr>
      <w:widowControl/>
      <w:ind w:left="2880"/>
      <w:jc w:val="left"/>
    </w:pPr>
    <w:rPr>
      <w:rFonts w:ascii="Arial" w:hAnsi="Arial" w:cs="Arial"/>
      <w:kern w:val="0"/>
      <w:sz w:val="24"/>
      <w:szCs w:val="20"/>
      <w:lang w:eastAsia="en-US"/>
    </w:rPr>
  </w:style>
  <w:style w:type="paragraph" w:styleId="afffffffffd">
    <w:name w:val="envelope return"/>
    <w:basedOn w:val="a3"/>
    <w:qFormat/>
    <w:rsid w:val="005912D9"/>
    <w:pPr>
      <w:widowControl/>
      <w:snapToGrid w:val="0"/>
      <w:jc w:val="left"/>
    </w:pPr>
    <w:rPr>
      <w:rFonts w:ascii="Arial" w:hAnsi="Arial" w:cs="Arial"/>
      <w:kern w:val="0"/>
      <w:sz w:val="24"/>
      <w:szCs w:val="21"/>
    </w:rPr>
  </w:style>
  <w:style w:type="paragraph" w:styleId="4a">
    <w:name w:val="List Continue 4"/>
    <w:basedOn w:val="a3"/>
    <w:uiPriority w:val="34"/>
    <w:unhideWhenUsed/>
    <w:qFormat/>
    <w:rsid w:val="005912D9"/>
    <w:pPr>
      <w:widowControl/>
      <w:ind w:left="2160"/>
      <w:jc w:val="left"/>
    </w:pPr>
    <w:rPr>
      <w:rFonts w:ascii="Arial" w:hAnsi="Arial" w:cs="Arial"/>
      <w:kern w:val="0"/>
      <w:sz w:val="24"/>
      <w:szCs w:val="20"/>
      <w:lang w:eastAsia="en-US"/>
    </w:rPr>
  </w:style>
  <w:style w:type="paragraph" w:styleId="74">
    <w:name w:val="index 7"/>
    <w:basedOn w:val="a3"/>
    <w:next w:val="a3"/>
    <w:uiPriority w:val="99"/>
    <w:qFormat/>
    <w:rsid w:val="005912D9"/>
    <w:pPr>
      <w:widowControl/>
      <w:ind w:left="1470" w:hanging="210"/>
      <w:jc w:val="left"/>
    </w:pPr>
    <w:rPr>
      <w:rFonts w:ascii="Times New Roman" w:hAnsi="Times New Roman"/>
      <w:kern w:val="0"/>
      <w:sz w:val="18"/>
      <w:szCs w:val="18"/>
    </w:rPr>
  </w:style>
  <w:style w:type="paragraph" w:styleId="93">
    <w:name w:val="index 9"/>
    <w:basedOn w:val="a3"/>
    <w:next w:val="a3"/>
    <w:uiPriority w:val="99"/>
    <w:qFormat/>
    <w:rsid w:val="005912D9"/>
    <w:pPr>
      <w:widowControl/>
      <w:ind w:left="1890" w:hanging="210"/>
      <w:jc w:val="left"/>
    </w:pPr>
    <w:rPr>
      <w:rFonts w:ascii="Times New Roman" w:hAnsi="Times New Roman"/>
      <w:kern w:val="0"/>
      <w:sz w:val="18"/>
      <w:szCs w:val="18"/>
    </w:rPr>
  </w:style>
  <w:style w:type="paragraph" w:styleId="4b">
    <w:name w:val="List 4"/>
    <w:basedOn w:val="a3"/>
    <w:uiPriority w:val="34"/>
    <w:unhideWhenUsed/>
    <w:qFormat/>
    <w:rsid w:val="005912D9"/>
    <w:pPr>
      <w:widowControl/>
      <w:ind w:left="2880" w:hanging="720"/>
      <w:jc w:val="left"/>
    </w:pPr>
    <w:rPr>
      <w:rFonts w:ascii="Arial" w:hAnsi="Arial" w:cs="Arial"/>
      <w:kern w:val="0"/>
      <w:sz w:val="24"/>
      <w:szCs w:val="20"/>
      <w:lang w:eastAsia="en-US"/>
    </w:rPr>
  </w:style>
  <w:style w:type="paragraph" w:styleId="3f3">
    <w:name w:val="List Continue 3"/>
    <w:basedOn w:val="a3"/>
    <w:uiPriority w:val="99"/>
    <w:unhideWhenUsed/>
    <w:qFormat/>
    <w:rsid w:val="005912D9"/>
    <w:pPr>
      <w:widowControl/>
      <w:ind w:left="1440"/>
      <w:jc w:val="left"/>
    </w:pPr>
    <w:rPr>
      <w:rFonts w:ascii="Arial" w:hAnsi="Arial" w:cs="Arial"/>
      <w:kern w:val="0"/>
      <w:sz w:val="24"/>
      <w:szCs w:val="20"/>
      <w:lang w:eastAsia="en-US"/>
    </w:rPr>
  </w:style>
  <w:style w:type="paragraph" w:styleId="2ff4">
    <w:name w:val="index 2"/>
    <w:basedOn w:val="a3"/>
    <w:next w:val="a3"/>
    <w:uiPriority w:val="99"/>
    <w:qFormat/>
    <w:rsid w:val="005912D9"/>
    <w:pPr>
      <w:widowControl/>
      <w:ind w:left="420" w:hanging="210"/>
      <w:jc w:val="left"/>
    </w:pPr>
    <w:rPr>
      <w:rFonts w:ascii="Times New Roman" w:hAnsi="Times New Roman"/>
      <w:kern w:val="0"/>
      <w:sz w:val="18"/>
      <w:szCs w:val="18"/>
    </w:rPr>
  </w:style>
  <w:style w:type="table" w:customStyle="1" w:styleId="170">
    <w:name w:val="网格型17"/>
    <w:basedOn w:val="a5"/>
    <w:next w:val="afff7"/>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ff9">
    <w:name w:val="Table Colorful 1"/>
    <w:basedOn w:val="a5"/>
    <w:unhideWhenUsed/>
    <w:qFormat/>
    <w:rsid w:val="005912D9"/>
    <w:rPr>
      <w:rFonts w:ascii="Arial" w:eastAsia="楷体" w:hAnsi="Arial" w:cs="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ff5">
    <w:name w:val="Table Colorful 2"/>
    <w:basedOn w:val="a5"/>
    <w:unhideWhenUsed/>
    <w:qFormat/>
    <w:rsid w:val="005912D9"/>
    <w:rPr>
      <w:rFonts w:ascii="Arial" w:eastAsia="楷体" w:hAnsi="Arial" w:cs="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f4">
    <w:name w:val="Table Colorful 3"/>
    <w:basedOn w:val="a5"/>
    <w:unhideWhenUsed/>
    <w:qFormat/>
    <w:rsid w:val="005912D9"/>
    <w:rPr>
      <w:rFonts w:ascii="Arial" w:eastAsia="楷体" w:hAnsi="Arial" w:cs="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fffffe">
    <w:name w:val="Table Elegant"/>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fffa">
    <w:name w:val="Table Classic 1"/>
    <w:basedOn w:val="a5"/>
    <w:uiPriority w:val="99"/>
    <w:unhideWhenUsed/>
    <w:qFormat/>
    <w:rsid w:val="005912D9"/>
    <w:rPr>
      <w:rFonts w:ascii="Arial" w:eastAsia="楷体" w:hAnsi="Arial" w:cs="Arial"/>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ff6">
    <w:name w:val="Table Classic 2"/>
    <w:basedOn w:val="a5"/>
    <w:unhideWhenUsed/>
    <w:qFormat/>
    <w:rsid w:val="005912D9"/>
    <w:rPr>
      <w:rFonts w:ascii="Arial" w:eastAsia="楷体" w:hAnsi="Arial" w:cs="Arial"/>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f5">
    <w:name w:val="Table Classic 3"/>
    <w:basedOn w:val="a5"/>
    <w:unhideWhenUsed/>
    <w:qFormat/>
    <w:rsid w:val="005912D9"/>
    <w:rPr>
      <w:rFonts w:ascii="Arial" w:eastAsia="楷体" w:hAnsi="Arial" w:cs="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c">
    <w:name w:val="Table Classic 4"/>
    <w:basedOn w:val="a5"/>
    <w:unhideWhenUsed/>
    <w:qFormat/>
    <w:rsid w:val="005912D9"/>
    <w:rPr>
      <w:rFonts w:ascii="Arial" w:eastAsia="楷体" w:hAnsi="Arial" w:cs="Arial"/>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fffb">
    <w:name w:val="Table Simple 1"/>
    <w:basedOn w:val="a5"/>
    <w:unhideWhenUsed/>
    <w:qFormat/>
    <w:rsid w:val="005912D9"/>
    <w:rPr>
      <w:rFonts w:ascii="Arial" w:eastAsia="楷体" w:hAnsi="Arial" w:cs="Arial"/>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ff7">
    <w:name w:val="Table Simple 2"/>
    <w:basedOn w:val="a5"/>
    <w:unhideWhenUsed/>
    <w:qFormat/>
    <w:rsid w:val="005912D9"/>
    <w:rPr>
      <w:rFonts w:ascii="Arial" w:eastAsia="楷体" w:hAnsi="Arial" w:cs="Arial"/>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f6">
    <w:name w:val="Table Simple 3"/>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styleId="1fffc">
    <w:name w:val="Table Subtle 1"/>
    <w:basedOn w:val="a5"/>
    <w:unhideWhenUsed/>
    <w:qFormat/>
    <w:rsid w:val="005912D9"/>
    <w:rPr>
      <w:rFonts w:ascii="Arial" w:eastAsia="楷体" w:hAnsi="Arial" w:cs="Arial"/>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8">
    <w:name w:val="Table Subtle 2"/>
    <w:basedOn w:val="a5"/>
    <w:unhideWhenUsed/>
    <w:qFormat/>
    <w:rsid w:val="005912D9"/>
    <w:rPr>
      <w:rFonts w:ascii="Arial" w:eastAsia="楷体" w:hAnsi="Arial" w:cs="Arial"/>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fffd">
    <w:name w:val="Table 3D effects 1"/>
    <w:basedOn w:val="a5"/>
    <w:unhideWhenUsed/>
    <w:qFormat/>
    <w:rsid w:val="005912D9"/>
    <w:rPr>
      <w:rFonts w:ascii="Arial" w:eastAsia="楷体" w:hAnsi="Arial" w:cs="Arial"/>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f9">
    <w:name w:val="Table 3D effects 2"/>
    <w:basedOn w:val="a5"/>
    <w:unhideWhenUsed/>
    <w:qFormat/>
    <w:rsid w:val="005912D9"/>
    <w:rPr>
      <w:rFonts w:ascii="Arial" w:eastAsia="楷体" w:hAnsi="Arial" w:cs="Arial"/>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f7">
    <w:name w:val="Table 3D effects 3"/>
    <w:basedOn w:val="a5"/>
    <w:unhideWhenUsed/>
    <w:qFormat/>
    <w:rsid w:val="005912D9"/>
    <w:rPr>
      <w:rFonts w:ascii="Arial" w:eastAsia="楷体" w:hAnsi="Arial" w:cs="Arial"/>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fffe">
    <w:name w:val="Table List 1"/>
    <w:basedOn w:val="a5"/>
    <w:unhideWhenUsed/>
    <w:qFormat/>
    <w:rsid w:val="005912D9"/>
    <w:rPr>
      <w:rFonts w:ascii="Arial" w:eastAsia="楷体" w:hAnsi="Arial" w:cs="Arial"/>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fa">
    <w:name w:val="Table List 2"/>
    <w:basedOn w:val="a5"/>
    <w:unhideWhenUsed/>
    <w:qFormat/>
    <w:rsid w:val="005912D9"/>
    <w:rPr>
      <w:rFonts w:ascii="Arial" w:eastAsia="楷体" w:hAnsi="Arial" w:cs="Arial"/>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8">
    <w:name w:val="Table List 3"/>
    <w:basedOn w:val="a5"/>
    <w:unhideWhenUsed/>
    <w:qFormat/>
    <w:rsid w:val="005912D9"/>
    <w:rPr>
      <w:rFonts w:ascii="Arial" w:eastAsia="楷体" w:hAnsi="Arial" w:cs="Arial"/>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d">
    <w:name w:val="Table List 4"/>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styleId="58">
    <w:name w:val="Table List 5"/>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6">
    <w:name w:val="Table List 6"/>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5">
    <w:name w:val="Table List 7"/>
    <w:basedOn w:val="a5"/>
    <w:unhideWhenUsed/>
    <w:qFormat/>
    <w:rsid w:val="005912D9"/>
    <w:rPr>
      <w:rFonts w:ascii="Arial" w:eastAsia="楷体" w:hAnsi="Arial" w:cs="Arial"/>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4">
    <w:name w:val="Table List 8"/>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ffffff">
    <w:name w:val="Table Contemporary"/>
    <w:basedOn w:val="a5"/>
    <w:unhideWhenUsed/>
    <w:qFormat/>
    <w:rsid w:val="005912D9"/>
    <w:rPr>
      <w:rFonts w:ascii="Arial" w:eastAsia="楷体" w:hAnsi="Arial" w:cs="Arial"/>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ffff">
    <w:name w:val="Table Columns 1"/>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fb">
    <w:name w:val="Table Columns 2"/>
    <w:basedOn w:val="a5"/>
    <w:unhideWhenUsed/>
    <w:qFormat/>
    <w:rsid w:val="005912D9"/>
    <w:rPr>
      <w:rFonts w:ascii="Arial" w:eastAsia="楷体" w:hAnsi="Arial" w:cs="Arial"/>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9">
    <w:name w:val="Table Columns 3"/>
    <w:basedOn w:val="a5"/>
    <w:unhideWhenUsed/>
    <w:qFormat/>
    <w:rsid w:val="005912D9"/>
    <w:rPr>
      <w:rFonts w:ascii="Arial" w:eastAsia="楷体" w:hAnsi="Arial" w:cs="Arial"/>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e">
    <w:name w:val="Table Columns 4"/>
    <w:basedOn w:val="a5"/>
    <w:unhideWhenUsed/>
    <w:qFormat/>
    <w:rsid w:val="005912D9"/>
    <w:rPr>
      <w:rFonts w:ascii="Arial" w:eastAsia="楷体" w:hAnsi="Arial" w:cs="Arial"/>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5"/>
    <w:unhideWhenUsed/>
    <w:qFormat/>
    <w:rsid w:val="005912D9"/>
    <w:rPr>
      <w:rFonts w:ascii="Arial" w:eastAsia="楷体" w:hAnsi="Arial" w:cs="Arial"/>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fff0">
    <w:name w:val="Table Grid 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fc">
    <w:name w:val="Table Grid 2"/>
    <w:basedOn w:val="a5"/>
    <w:unhideWhenUsed/>
    <w:qFormat/>
    <w:rsid w:val="005912D9"/>
    <w:rPr>
      <w:rFonts w:ascii="Arial" w:eastAsia="楷体" w:hAnsi="Arial" w:cs="Arial"/>
    </w:rPr>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a">
    <w:name w:val="Table Grid 3"/>
    <w:basedOn w:val="a5"/>
    <w:unhideWhenUsed/>
    <w:qFormat/>
    <w:rsid w:val="005912D9"/>
    <w:rPr>
      <w:rFonts w:ascii="Arial" w:eastAsia="楷体" w:hAnsi="Arial" w:cs="Arial"/>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f">
    <w:name w:val="Table Grid 4"/>
    <w:basedOn w:val="a5"/>
    <w:unhideWhenUsed/>
    <w:qFormat/>
    <w:rsid w:val="005912D9"/>
    <w:rPr>
      <w:rFonts w:ascii="Arial" w:eastAsia="楷体" w:hAnsi="Arial" w:cs="Arial"/>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a">
    <w:name w:val="Table Grid 5"/>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7">
    <w:name w:val="Table Grid 6"/>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6">
    <w:name w:val="Table Grid 7"/>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5">
    <w:name w:val="Table Grid 8"/>
    <w:basedOn w:val="a5"/>
    <w:unhideWhenUsed/>
    <w:qFormat/>
    <w:rsid w:val="005912D9"/>
    <w:rPr>
      <w:rFonts w:ascii="Arial" w:eastAsia="楷体" w:hAnsi="Arial"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ffff1">
    <w:name w:val="Table Web 1"/>
    <w:basedOn w:val="a5"/>
    <w:unhideWhenUsed/>
    <w:qFormat/>
    <w:rsid w:val="005912D9"/>
    <w:rPr>
      <w:rFonts w:ascii="Arial" w:eastAsia="楷体" w:hAnsi="Arial"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styleId="2ffd">
    <w:name w:val="Table Web 2"/>
    <w:basedOn w:val="a5"/>
    <w:unhideWhenUsed/>
    <w:qFormat/>
    <w:rsid w:val="005912D9"/>
    <w:rPr>
      <w:rFonts w:ascii="Arial" w:eastAsia="楷体" w:hAnsi="Arial" w:cs="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styleId="3fb">
    <w:name w:val="Table Web 3"/>
    <w:basedOn w:val="a5"/>
    <w:unhideWhenUsed/>
    <w:qFormat/>
    <w:rsid w:val="005912D9"/>
    <w:rPr>
      <w:rFonts w:ascii="Arial" w:eastAsia="楷体" w:hAnsi="Arial" w:cs="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styleId="affffffffff0">
    <w:name w:val="Table Professional"/>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character" w:styleId="affffffffff1">
    <w:name w:val="line number"/>
    <w:unhideWhenUsed/>
    <w:qFormat/>
    <w:rsid w:val="005912D9"/>
  </w:style>
  <w:style w:type="character" w:styleId="HTML4">
    <w:name w:val="HTML Definition"/>
    <w:uiPriority w:val="99"/>
    <w:unhideWhenUsed/>
    <w:qFormat/>
    <w:rsid w:val="005912D9"/>
    <w:rPr>
      <w:rFonts w:ascii="Arial" w:eastAsia="宋体" w:hAnsi="Arial" w:cs="Arial" w:hint="default"/>
      <w:i/>
      <w:iCs/>
      <w:kern w:val="2"/>
      <w:sz w:val="24"/>
      <w:szCs w:val="24"/>
      <w:lang w:val="en-US" w:eastAsia="zh-CN" w:bidi="ar-SA"/>
    </w:rPr>
  </w:style>
  <w:style w:type="character" w:styleId="HTML5">
    <w:name w:val="HTML Typewriter"/>
    <w:unhideWhenUsed/>
    <w:qFormat/>
    <w:rsid w:val="005912D9"/>
    <w:rPr>
      <w:rFonts w:ascii="Arial" w:eastAsia="宋体" w:hAnsi="Arial" w:cs="Arial" w:hint="default"/>
      <w:kern w:val="2"/>
      <w:sz w:val="24"/>
      <w:szCs w:val="24"/>
      <w:lang w:val="en-US" w:eastAsia="zh-CN" w:bidi="ar-SA"/>
    </w:rPr>
  </w:style>
  <w:style w:type="character" w:styleId="HTML6">
    <w:name w:val="HTML Acronym"/>
    <w:uiPriority w:val="99"/>
    <w:unhideWhenUsed/>
    <w:qFormat/>
    <w:rsid w:val="005912D9"/>
    <w:rPr>
      <w:rFonts w:ascii="Arial" w:eastAsia="宋体" w:hAnsi="Arial" w:cs="Arial" w:hint="default"/>
      <w:kern w:val="2"/>
      <w:sz w:val="24"/>
      <w:szCs w:val="24"/>
      <w:lang w:val="en-US" w:eastAsia="zh-CN" w:bidi="ar-SA"/>
    </w:rPr>
  </w:style>
  <w:style w:type="character" w:styleId="HTML7">
    <w:name w:val="HTML Variable"/>
    <w:uiPriority w:val="99"/>
    <w:unhideWhenUsed/>
    <w:qFormat/>
    <w:rsid w:val="005912D9"/>
    <w:rPr>
      <w:rFonts w:ascii="Arial" w:eastAsia="宋体" w:hAnsi="Arial" w:cs="Arial" w:hint="default"/>
      <w:i/>
      <w:iCs/>
      <w:kern w:val="2"/>
      <w:sz w:val="24"/>
      <w:szCs w:val="24"/>
      <w:lang w:val="en-US" w:eastAsia="zh-CN" w:bidi="ar-SA"/>
    </w:rPr>
  </w:style>
  <w:style w:type="character" w:styleId="HTML8">
    <w:name w:val="HTML Code"/>
    <w:uiPriority w:val="99"/>
    <w:unhideWhenUsed/>
    <w:qFormat/>
    <w:rsid w:val="005912D9"/>
    <w:rPr>
      <w:rFonts w:ascii="Arial" w:eastAsia="宋体" w:hAnsi="Arial" w:cs="Arial" w:hint="default"/>
      <w:kern w:val="2"/>
      <w:sz w:val="24"/>
      <w:szCs w:val="24"/>
      <w:lang w:val="en-US" w:eastAsia="zh-CN" w:bidi="ar-SA"/>
    </w:rPr>
  </w:style>
  <w:style w:type="character" w:styleId="HTML9">
    <w:name w:val="HTML Cite"/>
    <w:uiPriority w:val="99"/>
    <w:unhideWhenUsed/>
    <w:qFormat/>
    <w:rsid w:val="005912D9"/>
    <w:rPr>
      <w:rFonts w:ascii="Arial" w:eastAsia="宋体" w:hAnsi="Arial" w:cs="Arial" w:hint="default"/>
      <w:i/>
      <w:iCs/>
      <w:kern w:val="2"/>
      <w:sz w:val="24"/>
      <w:szCs w:val="24"/>
      <w:lang w:val="en-US" w:eastAsia="zh-CN" w:bidi="ar-SA"/>
    </w:rPr>
  </w:style>
  <w:style w:type="character" w:styleId="HTMLa">
    <w:name w:val="HTML Keyboard"/>
    <w:unhideWhenUsed/>
    <w:qFormat/>
    <w:rsid w:val="005912D9"/>
    <w:rPr>
      <w:rFonts w:ascii="Arial" w:eastAsia="宋体" w:hAnsi="Arial" w:cs="Arial" w:hint="default"/>
      <w:kern w:val="2"/>
      <w:sz w:val="24"/>
      <w:szCs w:val="24"/>
      <w:lang w:val="en-US" w:eastAsia="zh-CN" w:bidi="ar-SA"/>
    </w:rPr>
  </w:style>
  <w:style w:type="character" w:styleId="HTMLb">
    <w:name w:val="HTML Sample"/>
    <w:unhideWhenUsed/>
    <w:qFormat/>
    <w:rsid w:val="005912D9"/>
    <w:rPr>
      <w:rFonts w:ascii="Arial" w:eastAsia="宋体" w:hAnsi="Arial" w:cs="Arial" w:hint="default"/>
      <w:kern w:val="2"/>
      <w:sz w:val="24"/>
      <w:szCs w:val="24"/>
      <w:lang w:val="en-US" w:eastAsia="zh-CN" w:bidi="ar-SA"/>
    </w:rPr>
  </w:style>
  <w:style w:type="paragraph" w:customStyle="1" w:styleId="1111">
    <w:name w:val="四级标题1.1.1.1"/>
    <w:basedOn w:val="a3"/>
    <w:next w:val="a3"/>
    <w:qFormat/>
    <w:rsid w:val="005912D9"/>
    <w:pPr>
      <w:keepNext/>
      <w:keepLines/>
      <w:widowControl/>
      <w:adjustRightInd w:val="0"/>
      <w:spacing w:before="40" w:after="40" w:line="360" w:lineRule="auto"/>
      <w:ind w:firstLineChars="200" w:firstLine="200"/>
      <w:textAlignment w:val="baseline"/>
      <w:outlineLvl w:val="3"/>
    </w:pPr>
    <w:rPr>
      <w:rFonts w:ascii="Times New Roman" w:hAnsi="Times New Roman"/>
      <w:szCs w:val="20"/>
    </w:rPr>
  </w:style>
  <w:style w:type="paragraph" w:customStyle="1" w:styleId="314">
    <w:name w:val="列表 31"/>
    <w:basedOn w:val="a3"/>
    <w:uiPriority w:val="99"/>
    <w:qFormat/>
    <w:rsid w:val="005912D9"/>
    <w:pPr>
      <w:ind w:leftChars="400" w:left="100" w:hangingChars="200" w:hanging="200"/>
    </w:pPr>
    <w:rPr>
      <w:rFonts w:ascii="Times New Roman" w:hAnsi="Times New Roman"/>
    </w:rPr>
  </w:style>
  <w:style w:type="character" w:customStyle="1" w:styleId="fontstyle01">
    <w:name w:val="fontstyle01"/>
    <w:qFormat/>
    <w:rsid w:val="005912D9"/>
    <w:rPr>
      <w:rFonts w:ascii="楷体_GB2312" w:eastAsia="楷体_GB2312" w:hint="eastAsia"/>
      <w:color w:val="000000"/>
      <w:sz w:val="24"/>
      <w:szCs w:val="24"/>
    </w:rPr>
  </w:style>
  <w:style w:type="table" w:customStyle="1" w:styleId="180">
    <w:name w:val="网格型18"/>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9">
    <w:name w:val="font9"/>
    <w:basedOn w:val="a3"/>
    <w:qFormat/>
    <w:rsid w:val="005912D9"/>
    <w:pPr>
      <w:widowControl/>
      <w:spacing w:before="100" w:beforeAutospacing="1" w:after="100" w:afterAutospacing="1"/>
      <w:jc w:val="left"/>
    </w:pPr>
    <w:rPr>
      <w:rFonts w:ascii="Times New Roman" w:hAnsi="Times New Roman"/>
      <w:kern w:val="0"/>
      <w:szCs w:val="21"/>
    </w:rPr>
  </w:style>
  <w:style w:type="paragraph" w:customStyle="1" w:styleId="font10">
    <w:name w:val="font10"/>
    <w:basedOn w:val="a3"/>
    <w:qFormat/>
    <w:rsid w:val="005912D9"/>
    <w:pPr>
      <w:widowControl/>
      <w:spacing w:before="100" w:beforeAutospacing="1" w:after="100" w:afterAutospacing="1"/>
      <w:jc w:val="left"/>
    </w:pPr>
    <w:rPr>
      <w:rFonts w:ascii="宋体" w:hAnsi="宋体" w:cs="宋体"/>
      <w:kern w:val="0"/>
      <w:szCs w:val="21"/>
    </w:rPr>
  </w:style>
  <w:style w:type="paragraph" w:customStyle="1" w:styleId="xl3821">
    <w:name w:val="xl3821"/>
    <w:basedOn w:val="a3"/>
    <w:qFormat/>
    <w:rsid w:val="005912D9"/>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22">
    <w:name w:val="xl3822"/>
    <w:basedOn w:val="a3"/>
    <w:qFormat/>
    <w:rsid w:val="005912D9"/>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23">
    <w:name w:val="xl3823"/>
    <w:basedOn w:val="a3"/>
    <w:qFormat/>
    <w:rsid w:val="005912D9"/>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4">
    <w:name w:val="xl3824"/>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25">
    <w:name w:val="xl3825"/>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6">
    <w:name w:val="xl3826"/>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27">
    <w:name w:val="xl3827"/>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28">
    <w:name w:val="xl3828"/>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宋体" w:hAnsi="宋体" w:cs="宋体"/>
      <w:kern w:val="0"/>
      <w:sz w:val="24"/>
    </w:rPr>
  </w:style>
  <w:style w:type="paragraph" w:customStyle="1" w:styleId="xl3829">
    <w:name w:val="xl3829"/>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30">
    <w:name w:val="xl3830"/>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kern w:val="0"/>
      <w:szCs w:val="21"/>
    </w:rPr>
  </w:style>
  <w:style w:type="paragraph" w:customStyle="1" w:styleId="xl3831">
    <w:name w:val="xl3831"/>
    <w:basedOn w:val="a3"/>
    <w:qFormat/>
    <w:rsid w:val="005912D9"/>
    <w:pPr>
      <w:widowControl/>
      <w:pBdr>
        <w:bottom w:val="single" w:sz="8" w:space="0" w:color="auto"/>
        <w:right w:val="single" w:sz="8" w:space="0" w:color="auto"/>
      </w:pBdr>
      <w:spacing w:before="100" w:beforeAutospacing="1" w:after="100" w:afterAutospacing="1"/>
      <w:jc w:val="left"/>
      <w:textAlignment w:val="center"/>
    </w:pPr>
    <w:rPr>
      <w:rFonts w:ascii="等线" w:eastAsia="等线" w:hAnsi="等线" w:cs="宋体"/>
      <w:kern w:val="0"/>
      <w:szCs w:val="21"/>
    </w:rPr>
  </w:style>
  <w:style w:type="paragraph" w:customStyle="1" w:styleId="xl3832">
    <w:name w:val="xl3832"/>
    <w:basedOn w:val="a3"/>
    <w:qFormat/>
    <w:rsid w:val="005912D9"/>
    <w:pPr>
      <w:widowControl/>
      <w:pBdr>
        <w:bottom w:val="single" w:sz="8" w:space="0" w:color="auto"/>
        <w:right w:val="single" w:sz="8" w:space="0" w:color="auto"/>
      </w:pBdr>
      <w:spacing w:before="100" w:beforeAutospacing="1" w:after="100" w:afterAutospacing="1"/>
      <w:jc w:val="center"/>
      <w:textAlignment w:val="center"/>
    </w:pPr>
    <w:rPr>
      <w:rFonts w:ascii="Times New Roman" w:hAnsi="Times New Roman"/>
      <w:b/>
      <w:bCs/>
      <w:kern w:val="0"/>
      <w:szCs w:val="21"/>
    </w:rPr>
  </w:style>
  <w:style w:type="paragraph" w:customStyle="1" w:styleId="xl3833">
    <w:name w:val="xl3833"/>
    <w:basedOn w:val="a3"/>
    <w:qFormat/>
    <w:rsid w:val="005912D9"/>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34">
    <w:name w:val="xl3834"/>
    <w:basedOn w:val="a3"/>
    <w:qFormat/>
    <w:rsid w:val="005912D9"/>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3835">
    <w:name w:val="xl3835"/>
    <w:basedOn w:val="a3"/>
    <w:qFormat/>
    <w:rsid w:val="005912D9"/>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3836">
    <w:name w:val="xl3836"/>
    <w:basedOn w:val="a3"/>
    <w:qFormat/>
    <w:rsid w:val="005912D9"/>
    <w:pPr>
      <w:widowControl/>
      <w:pBdr>
        <w:top w:val="single" w:sz="8" w:space="0" w:color="auto"/>
        <w:bottom w:val="single" w:sz="8" w:space="0" w:color="auto"/>
      </w:pBdr>
      <w:spacing w:before="100" w:beforeAutospacing="1" w:after="100" w:afterAutospacing="1"/>
      <w:jc w:val="center"/>
      <w:textAlignment w:val="center"/>
    </w:pPr>
    <w:rPr>
      <w:rFonts w:ascii="宋体" w:hAnsi="宋体" w:cs="宋体"/>
      <w:b/>
      <w:bCs/>
      <w:kern w:val="0"/>
      <w:szCs w:val="21"/>
    </w:rPr>
  </w:style>
  <w:style w:type="character" w:customStyle="1" w:styleId="1112">
    <w:name w:val="未处理的提及111"/>
    <w:uiPriority w:val="99"/>
    <w:semiHidden/>
    <w:unhideWhenUsed/>
    <w:qFormat/>
    <w:rsid w:val="005912D9"/>
    <w:rPr>
      <w:color w:val="605E5C"/>
      <w:shd w:val="clear" w:color="auto" w:fill="E1DFDD"/>
    </w:rPr>
  </w:style>
  <w:style w:type="character" w:customStyle="1" w:styleId="Charfd">
    <w:name w:val="正文格式 Char"/>
    <w:link w:val="affffffffff2"/>
    <w:qFormat/>
    <w:rsid w:val="005912D9"/>
    <w:rPr>
      <w:rFonts w:ascii="宋体" w:hAnsi="宋体"/>
      <w:sz w:val="24"/>
      <w:szCs w:val="24"/>
      <w:lang w:val="zh-CN"/>
    </w:rPr>
  </w:style>
  <w:style w:type="paragraph" w:customStyle="1" w:styleId="affffffffff2">
    <w:name w:val="正文格式"/>
    <w:basedOn w:val="a3"/>
    <w:link w:val="Charfd"/>
    <w:qFormat/>
    <w:rsid w:val="005912D9"/>
    <w:pPr>
      <w:autoSpaceDE w:val="0"/>
      <w:autoSpaceDN w:val="0"/>
      <w:adjustRightInd w:val="0"/>
      <w:snapToGrid w:val="0"/>
      <w:spacing w:beforeLines="50" w:afterLines="50" w:line="360" w:lineRule="auto"/>
      <w:ind w:firstLineChars="200" w:firstLine="480"/>
      <w:jc w:val="left"/>
    </w:pPr>
    <w:rPr>
      <w:rFonts w:ascii="宋体" w:hAnsi="宋体"/>
      <w:kern w:val="0"/>
      <w:sz w:val="24"/>
      <w:lang w:val="zh-CN"/>
    </w:rPr>
  </w:style>
  <w:style w:type="character" w:customStyle="1" w:styleId="132">
    <w:name w:val="标题 1 字符3"/>
    <w:uiPriority w:val="99"/>
    <w:qFormat/>
    <w:rsid w:val="005912D9"/>
    <w:rPr>
      <w:rFonts w:ascii="Times New Roman" w:eastAsia="宋体" w:hAnsi="Times New Roman" w:cs="Times New Roman"/>
      <w:b/>
      <w:bCs/>
      <w:kern w:val="44"/>
      <w:sz w:val="36"/>
      <w:szCs w:val="36"/>
    </w:rPr>
  </w:style>
  <w:style w:type="character" w:customStyle="1" w:styleId="231">
    <w:name w:val="标题 2 字符3"/>
    <w:uiPriority w:val="99"/>
    <w:qFormat/>
    <w:rsid w:val="005912D9"/>
    <w:rPr>
      <w:rFonts w:ascii="Cambria" w:eastAsia="宋体" w:hAnsi="Cambria" w:cs="Times New Roman"/>
      <w:b/>
      <w:bCs/>
      <w:kern w:val="0"/>
      <w:sz w:val="32"/>
      <w:szCs w:val="32"/>
    </w:rPr>
  </w:style>
  <w:style w:type="character" w:customStyle="1" w:styleId="330">
    <w:name w:val="标题 3 字符3"/>
    <w:uiPriority w:val="9"/>
    <w:qFormat/>
    <w:rsid w:val="005912D9"/>
    <w:rPr>
      <w:rFonts w:ascii="Times New Roman" w:eastAsia="宋体" w:hAnsi="Times New Roman" w:cs="Times New Roman"/>
      <w:b/>
      <w:bCs/>
      <w:kern w:val="0"/>
      <w:sz w:val="24"/>
      <w:szCs w:val="24"/>
    </w:rPr>
  </w:style>
  <w:style w:type="character" w:customStyle="1" w:styleId="430">
    <w:name w:val="标题 4 字符3"/>
    <w:qFormat/>
    <w:rsid w:val="005912D9"/>
    <w:rPr>
      <w:bCs/>
      <w:sz w:val="24"/>
      <w:szCs w:val="24"/>
    </w:rPr>
  </w:style>
  <w:style w:type="character" w:customStyle="1" w:styleId="530">
    <w:name w:val="标题 5 字符3"/>
    <w:uiPriority w:val="99"/>
    <w:qFormat/>
    <w:rsid w:val="005912D9"/>
    <w:rPr>
      <w:rFonts w:ascii="Times New Roman" w:eastAsia="宋体" w:hAnsi="Times New Roman" w:cs="Times New Roman"/>
      <w:bCs/>
      <w:kern w:val="0"/>
      <w:sz w:val="24"/>
      <w:szCs w:val="24"/>
    </w:rPr>
  </w:style>
  <w:style w:type="character" w:customStyle="1" w:styleId="630">
    <w:name w:val="标题 6 字符3"/>
    <w:qFormat/>
    <w:rsid w:val="005912D9"/>
    <w:rPr>
      <w:rFonts w:eastAsia="楷体_GB2312"/>
      <w:bCs/>
      <w:sz w:val="24"/>
      <w:szCs w:val="24"/>
    </w:rPr>
  </w:style>
  <w:style w:type="character" w:customStyle="1" w:styleId="730">
    <w:name w:val="标题 7 字符3"/>
    <w:qFormat/>
    <w:rsid w:val="005912D9"/>
    <w:rPr>
      <w:b/>
      <w:bCs/>
      <w:sz w:val="24"/>
      <w:szCs w:val="24"/>
    </w:rPr>
  </w:style>
  <w:style w:type="character" w:customStyle="1" w:styleId="830">
    <w:name w:val="标题 8 字符3"/>
    <w:qFormat/>
    <w:rsid w:val="005912D9"/>
    <w:rPr>
      <w:rFonts w:ascii="Arial" w:eastAsia="黑体" w:hAnsi="Arial"/>
      <w:color w:val="000000"/>
      <w:sz w:val="24"/>
    </w:rPr>
  </w:style>
  <w:style w:type="character" w:customStyle="1" w:styleId="930">
    <w:name w:val="标题 9 字符3"/>
    <w:qFormat/>
    <w:rsid w:val="005912D9"/>
    <w:rPr>
      <w:rFonts w:ascii="Arial" w:eastAsia="黑体" w:hAnsi="Arial"/>
      <w:color w:val="000000"/>
      <w:sz w:val="24"/>
    </w:rPr>
  </w:style>
  <w:style w:type="character" w:customStyle="1" w:styleId="3fc">
    <w:name w:val="页眉 字符3"/>
    <w:uiPriority w:val="99"/>
    <w:qFormat/>
    <w:rsid w:val="005912D9"/>
    <w:rPr>
      <w:rFonts w:ascii="Times New Roman" w:eastAsia="仿宋" w:hAnsi="Times New Roman" w:cs="Times New Roman"/>
      <w:sz w:val="18"/>
      <w:szCs w:val="18"/>
    </w:rPr>
  </w:style>
  <w:style w:type="character" w:customStyle="1" w:styleId="3fd">
    <w:name w:val="页脚 字符3"/>
    <w:uiPriority w:val="99"/>
    <w:qFormat/>
    <w:rsid w:val="005912D9"/>
    <w:rPr>
      <w:rFonts w:ascii="Times New Roman" w:eastAsia="仿宋" w:hAnsi="Times New Roman" w:cs="Times New Roman"/>
      <w:sz w:val="18"/>
      <w:szCs w:val="18"/>
    </w:rPr>
  </w:style>
  <w:style w:type="character" w:customStyle="1" w:styleId="3fe">
    <w:name w:val="批注框文本 字符3"/>
    <w:uiPriority w:val="99"/>
    <w:qFormat/>
    <w:rsid w:val="005912D9"/>
    <w:rPr>
      <w:rFonts w:ascii="Times New Roman" w:eastAsia="仿宋" w:hAnsi="Times New Roman" w:cs="Times New Roman"/>
      <w:sz w:val="18"/>
      <w:szCs w:val="18"/>
    </w:rPr>
  </w:style>
  <w:style w:type="character" w:customStyle="1" w:styleId="3ff">
    <w:name w:val="文档结构图 字符3"/>
    <w:uiPriority w:val="99"/>
    <w:qFormat/>
    <w:rsid w:val="005912D9"/>
    <w:rPr>
      <w:rFonts w:ascii="宋体" w:eastAsia="仿宋" w:hAnsi="Times New Roman" w:cs="Times New Roman"/>
      <w:sz w:val="18"/>
      <w:szCs w:val="18"/>
    </w:rPr>
  </w:style>
  <w:style w:type="character" w:customStyle="1" w:styleId="3ff0">
    <w:name w:val="脚注文本 字符3"/>
    <w:uiPriority w:val="39"/>
    <w:qFormat/>
    <w:rsid w:val="005912D9"/>
    <w:rPr>
      <w:rFonts w:ascii="Times New Roman" w:eastAsia="仿宋" w:hAnsi="Times New Roman" w:cs="Times New Roman"/>
      <w:sz w:val="18"/>
      <w:szCs w:val="18"/>
    </w:rPr>
  </w:style>
  <w:style w:type="character" w:customStyle="1" w:styleId="3ff1">
    <w:name w:val="称呼 字符3"/>
    <w:uiPriority w:val="99"/>
    <w:qFormat/>
    <w:rsid w:val="005912D9"/>
    <w:rPr>
      <w:rFonts w:ascii="Calibri" w:hAnsi="Calibri"/>
      <w:sz w:val="24"/>
    </w:rPr>
  </w:style>
  <w:style w:type="character" w:customStyle="1" w:styleId="331">
    <w:name w:val="正文文本 3 字符3"/>
    <w:uiPriority w:val="99"/>
    <w:qFormat/>
    <w:rsid w:val="005912D9"/>
    <w:rPr>
      <w:rFonts w:ascii="Calibri" w:hAnsi="Calibri"/>
      <w:sz w:val="16"/>
      <w:szCs w:val="16"/>
    </w:rPr>
  </w:style>
  <w:style w:type="character" w:customStyle="1" w:styleId="3ff2">
    <w:name w:val="纯文本 字符3"/>
    <w:uiPriority w:val="99"/>
    <w:qFormat/>
    <w:rsid w:val="005912D9"/>
    <w:rPr>
      <w:rFonts w:ascii="宋体" w:hAnsi="Courier New"/>
    </w:rPr>
  </w:style>
  <w:style w:type="character" w:customStyle="1" w:styleId="3ff3">
    <w:name w:val="尾注文本 字符3"/>
    <w:qFormat/>
    <w:rsid w:val="005912D9"/>
    <w:rPr>
      <w:kern w:val="2"/>
      <w:sz w:val="21"/>
      <w:szCs w:val="24"/>
    </w:rPr>
  </w:style>
  <w:style w:type="character" w:customStyle="1" w:styleId="3ff4">
    <w:name w:val="批注主题 字符3"/>
    <w:uiPriority w:val="99"/>
    <w:qFormat/>
    <w:rsid w:val="005912D9"/>
    <w:rPr>
      <w:rFonts w:ascii="Calibri" w:eastAsia="宋体" w:hAnsi="Calibri" w:cs="Times New Roman"/>
      <w:b/>
      <w:bCs/>
      <w:kern w:val="0"/>
      <w:sz w:val="20"/>
      <w:szCs w:val="20"/>
    </w:rPr>
  </w:style>
  <w:style w:type="character" w:customStyle="1" w:styleId="Char32">
    <w:name w:val="页脚 Char3"/>
    <w:uiPriority w:val="99"/>
    <w:semiHidden/>
    <w:qFormat/>
    <w:rsid w:val="005912D9"/>
    <w:rPr>
      <w:kern w:val="2"/>
      <w:sz w:val="18"/>
      <w:szCs w:val="18"/>
    </w:rPr>
  </w:style>
  <w:style w:type="character" w:customStyle="1" w:styleId="3ff5">
    <w:name w:val="批注文字 字符3"/>
    <w:uiPriority w:val="99"/>
    <w:qFormat/>
    <w:rsid w:val="005912D9"/>
  </w:style>
  <w:style w:type="character" w:customStyle="1" w:styleId="B">
    <w:name w:val="无 B"/>
    <w:qFormat/>
    <w:rsid w:val="005912D9"/>
    <w:rPr>
      <w:lang w:val="en-US"/>
    </w:rPr>
  </w:style>
  <w:style w:type="character" w:customStyle="1" w:styleId="TableTextChar">
    <w:name w:val="Table Text Char"/>
    <w:qFormat/>
    <w:locked/>
    <w:rsid w:val="005912D9"/>
    <w:rPr>
      <w:sz w:val="24"/>
      <w:szCs w:val="24"/>
      <w:lang w:val="en-GB"/>
    </w:rPr>
  </w:style>
  <w:style w:type="character" w:customStyle="1" w:styleId="9CharChar">
    <w:name w:val="标题 9 Char Char"/>
    <w:link w:val="911"/>
    <w:qFormat/>
    <w:rsid w:val="005912D9"/>
    <w:rPr>
      <w:rFonts w:ascii="Cambria" w:hAnsi="Cambria"/>
      <w:szCs w:val="21"/>
    </w:rPr>
  </w:style>
  <w:style w:type="paragraph" w:customStyle="1" w:styleId="911">
    <w:name w:val="标题 91"/>
    <w:basedOn w:val="a3"/>
    <w:link w:val="9CharChar"/>
    <w:qFormat/>
    <w:rsid w:val="005912D9"/>
    <w:pPr>
      <w:widowControl/>
    </w:pPr>
    <w:rPr>
      <w:rFonts w:ascii="Cambria" w:hAnsi="Cambria"/>
      <w:kern w:val="0"/>
      <w:sz w:val="20"/>
      <w:szCs w:val="21"/>
    </w:rPr>
  </w:style>
  <w:style w:type="character" w:customStyle="1" w:styleId="3CharChar0">
    <w:name w:val="标题 3 Char Char"/>
    <w:link w:val="315"/>
    <w:qFormat/>
    <w:rsid w:val="005912D9"/>
    <w:rPr>
      <w:b/>
      <w:bCs/>
      <w:sz w:val="32"/>
      <w:szCs w:val="32"/>
    </w:rPr>
  </w:style>
  <w:style w:type="paragraph" w:customStyle="1" w:styleId="315">
    <w:name w:val="标题 31"/>
    <w:basedOn w:val="a3"/>
    <w:link w:val="3CharChar0"/>
    <w:qFormat/>
    <w:rsid w:val="005912D9"/>
    <w:pPr>
      <w:widowControl/>
    </w:pPr>
    <w:rPr>
      <w:b/>
      <w:bCs/>
      <w:kern w:val="0"/>
      <w:sz w:val="32"/>
      <w:szCs w:val="32"/>
    </w:rPr>
  </w:style>
  <w:style w:type="character" w:customStyle="1" w:styleId="Char24">
    <w:name w:val="批注文字 Char2"/>
    <w:uiPriority w:val="99"/>
    <w:qFormat/>
    <w:rsid w:val="005912D9"/>
    <w:rPr>
      <w:rFonts w:ascii="Times New Roman" w:eastAsia="宋体"/>
      <w:kern w:val="2"/>
      <w:sz w:val="21"/>
      <w:szCs w:val="24"/>
    </w:rPr>
  </w:style>
  <w:style w:type="character" w:customStyle="1" w:styleId="7CharChar">
    <w:name w:val="标题 7 Char Char"/>
    <w:link w:val="711"/>
    <w:qFormat/>
    <w:rsid w:val="005912D9"/>
    <w:rPr>
      <w:b/>
      <w:bCs/>
      <w:sz w:val="24"/>
      <w:szCs w:val="24"/>
    </w:rPr>
  </w:style>
  <w:style w:type="paragraph" w:customStyle="1" w:styleId="711">
    <w:name w:val="标题 71"/>
    <w:basedOn w:val="a3"/>
    <w:link w:val="7CharChar"/>
    <w:qFormat/>
    <w:rsid w:val="005912D9"/>
    <w:pPr>
      <w:widowControl/>
    </w:pPr>
    <w:rPr>
      <w:b/>
      <w:bCs/>
      <w:kern w:val="0"/>
      <w:sz w:val="24"/>
    </w:rPr>
  </w:style>
  <w:style w:type="character" w:customStyle="1" w:styleId="Char1f">
    <w:name w:val="正文文本 Char1"/>
    <w:uiPriority w:val="99"/>
    <w:qFormat/>
    <w:rsid w:val="005912D9"/>
    <w:rPr>
      <w:rFonts w:ascii="Times New Roman" w:eastAsia="宋体" w:hAnsi="Times New Roman" w:cs="Times New Roman"/>
      <w:szCs w:val="24"/>
    </w:rPr>
  </w:style>
  <w:style w:type="character" w:customStyle="1" w:styleId="2ffe">
    <w:name w:val="批注框文本 字符2"/>
    <w:qFormat/>
    <w:rsid w:val="005912D9"/>
    <w:rPr>
      <w:rFonts w:eastAsia="宋体"/>
      <w:kern w:val="2"/>
      <w:sz w:val="18"/>
      <w:szCs w:val="18"/>
    </w:rPr>
  </w:style>
  <w:style w:type="character" w:customStyle="1" w:styleId="TableTitleChar">
    <w:name w:val="Table Title Char"/>
    <w:link w:val="TableTitle"/>
    <w:qFormat/>
    <w:rsid w:val="005912D9"/>
    <w:rPr>
      <w:rFonts w:eastAsia="华文楷体"/>
      <w:i/>
      <w:sz w:val="24"/>
      <w:szCs w:val="24"/>
      <w:lang w:val="en-GB"/>
    </w:rPr>
  </w:style>
  <w:style w:type="paragraph" w:customStyle="1" w:styleId="TableTitle">
    <w:name w:val="Table Title"/>
    <w:link w:val="TableTitleChar"/>
    <w:qFormat/>
    <w:rsid w:val="005912D9"/>
    <w:pPr>
      <w:overflowPunct w:val="0"/>
      <w:ind w:right="72"/>
      <w:jc w:val="right"/>
    </w:pPr>
    <w:rPr>
      <w:rFonts w:eastAsia="华文楷体"/>
      <w:i/>
      <w:sz w:val="24"/>
      <w:szCs w:val="24"/>
      <w:lang w:val="en-GB"/>
    </w:rPr>
  </w:style>
  <w:style w:type="character" w:customStyle="1" w:styleId="321">
    <w:name w:val="标题 3 字符2"/>
    <w:uiPriority w:val="99"/>
    <w:qFormat/>
    <w:rsid w:val="005912D9"/>
    <w:rPr>
      <w:rFonts w:eastAsia="宋体"/>
      <w:i/>
      <w:kern w:val="2"/>
      <w:sz w:val="22"/>
      <w:lang w:val="en-US" w:eastAsia="zh-CN" w:bidi="ar-SA"/>
    </w:rPr>
  </w:style>
  <w:style w:type="character" w:customStyle="1" w:styleId="8CharChar">
    <w:name w:val="标题 8 Char Char"/>
    <w:link w:val="810"/>
    <w:qFormat/>
    <w:rsid w:val="005912D9"/>
    <w:rPr>
      <w:rFonts w:ascii="Cambria" w:hAnsi="Cambria"/>
      <w:sz w:val="24"/>
      <w:szCs w:val="24"/>
    </w:rPr>
  </w:style>
  <w:style w:type="paragraph" w:customStyle="1" w:styleId="810">
    <w:name w:val="标题 81"/>
    <w:basedOn w:val="a3"/>
    <w:link w:val="8CharChar"/>
    <w:qFormat/>
    <w:rsid w:val="005912D9"/>
    <w:pPr>
      <w:widowControl/>
    </w:pPr>
    <w:rPr>
      <w:rFonts w:ascii="Cambria" w:hAnsi="Cambria"/>
      <w:kern w:val="0"/>
      <w:sz w:val="24"/>
    </w:rPr>
  </w:style>
  <w:style w:type="character" w:customStyle="1" w:styleId="2Char12">
    <w:name w:val="标题 2 Char1"/>
    <w:qFormat/>
    <w:rsid w:val="005912D9"/>
    <w:rPr>
      <w:rFonts w:ascii="Cambria" w:eastAsia="宋体" w:hAnsi="Cambria" w:cs="Times New Roman"/>
      <w:b/>
      <w:bCs/>
      <w:kern w:val="2"/>
      <w:sz w:val="32"/>
      <w:szCs w:val="32"/>
    </w:rPr>
  </w:style>
  <w:style w:type="character" w:customStyle="1" w:styleId="Char40">
    <w:name w:val="页眉 Char4"/>
    <w:uiPriority w:val="99"/>
    <w:qFormat/>
    <w:rsid w:val="005912D9"/>
    <w:rPr>
      <w:sz w:val="18"/>
      <w:szCs w:val="18"/>
    </w:rPr>
  </w:style>
  <w:style w:type="character" w:customStyle="1" w:styleId="Char33">
    <w:name w:val="日期 Char3"/>
    <w:qFormat/>
    <w:rsid w:val="005912D9"/>
    <w:rPr>
      <w:rFonts w:ascii="Times New Roman" w:hAnsi="Times New Roman"/>
      <w:kern w:val="2"/>
      <w:sz w:val="21"/>
      <w:szCs w:val="24"/>
    </w:rPr>
  </w:style>
  <w:style w:type="character" w:customStyle="1" w:styleId="1ffff2">
    <w:name w:val="批注引用1"/>
    <w:qFormat/>
    <w:rsid w:val="005912D9"/>
    <w:rPr>
      <w:sz w:val="21"/>
      <w:szCs w:val="21"/>
    </w:rPr>
  </w:style>
  <w:style w:type="character" w:customStyle="1" w:styleId="HTMLChar3">
    <w:name w:val="HTML 预设格式 Char3"/>
    <w:uiPriority w:val="99"/>
    <w:qFormat/>
    <w:rsid w:val="005912D9"/>
    <w:rPr>
      <w:rFonts w:ascii="Courier New" w:hAnsi="Courier New" w:cs="Courier New"/>
      <w:kern w:val="2"/>
    </w:rPr>
  </w:style>
  <w:style w:type="character" w:customStyle="1" w:styleId="2fff">
    <w:name w:val="正文文本 字符2"/>
    <w:uiPriority w:val="99"/>
    <w:qFormat/>
    <w:rsid w:val="005912D9"/>
    <w:rPr>
      <w:rFonts w:eastAsia="宋体"/>
      <w:kern w:val="2"/>
      <w:sz w:val="21"/>
      <w:lang w:val="en-US" w:eastAsia="zh-CN" w:bidi="ar-SA"/>
    </w:rPr>
  </w:style>
  <w:style w:type="character" w:customStyle="1" w:styleId="Char25">
    <w:name w:val="正文文本缩进 Char2"/>
    <w:uiPriority w:val="39"/>
    <w:qFormat/>
    <w:rsid w:val="005912D9"/>
    <w:rPr>
      <w:rFonts w:ascii="Times New Roman" w:eastAsia="宋体"/>
      <w:kern w:val="2"/>
      <w:sz w:val="21"/>
      <w:szCs w:val="24"/>
    </w:rPr>
  </w:style>
  <w:style w:type="character" w:customStyle="1" w:styleId="CharCharc">
    <w:name w:val="批注主题 Char Char"/>
    <w:link w:val="1ffff3"/>
    <w:qFormat/>
    <w:rsid w:val="005912D9"/>
    <w:rPr>
      <w:b/>
      <w:bCs/>
      <w:szCs w:val="24"/>
    </w:rPr>
  </w:style>
  <w:style w:type="paragraph" w:customStyle="1" w:styleId="1ffff3">
    <w:name w:val="批注主题1"/>
    <w:basedOn w:val="af1"/>
    <w:next w:val="af1"/>
    <w:link w:val="CharCharc"/>
    <w:qFormat/>
    <w:rsid w:val="005912D9"/>
    <w:pPr>
      <w:spacing w:beforeLines="0" w:line="240" w:lineRule="auto"/>
      <w:ind w:firstLineChars="0" w:firstLine="0"/>
    </w:pPr>
    <w:rPr>
      <w:rFonts w:ascii="Calibri" w:hAnsi="Calibri"/>
      <w:b/>
      <w:bCs/>
      <w:kern w:val="0"/>
      <w:sz w:val="20"/>
    </w:rPr>
  </w:style>
  <w:style w:type="character" w:customStyle="1" w:styleId="2fff0">
    <w:name w:val="页眉 字符2"/>
    <w:uiPriority w:val="99"/>
    <w:qFormat/>
    <w:rsid w:val="005912D9"/>
    <w:rPr>
      <w:rFonts w:eastAsia="宋体"/>
      <w:kern w:val="2"/>
      <w:sz w:val="18"/>
      <w:szCs w:val="18"/>
    </w:rPr>
  </w:style>
  <w:style w:type="character" w:customStyle="1" w:styleId="3ff6">
    <w:name w:val="批注引用3"/>
    <w:qFormat/>
    <w:rsid w:val="005912D9"/>
    <w:rPr>
      <w:rFonts w:ascii="Times New Roman" w:eastAsia="宋体"/>
      <w:sz w:val="21"/>
      <w:szCs w:val="24"/>
    </w:rPr>
  </w:style>
  <w:style w:type="character" w:customStyle="1" w:styleId="span">
    <w:name w:val="span_"/>
    <w:qFormat/>
    <w:rsid w:val="005912D9"/>
  </w:style>
  <w:style w:type="character" w:customStyle="1" w:styleId="720">
    <w:name w:val="标题 7 字符2"/>
    <w:uiPriority w:val="99"/>
    <w:qFormat/>
    <w:rsid w:val="005912D9"/>
    <w:rPr>
      <w:rFonts w:eastAsia="宋体"/>
      <w:kern w:val="2"/>
      <w:sz w:val="21"/>
      <w:lang w:val="en-US" w:eastAsia="zh-CN" w:bidi="ar-SA"/>
    </w:rPr>
  </w:style>
  <w:style w:type="character" w:customStyle="1" w:styleId="121">
    <w:name w:val="标题 1 字符2"/>
    <w:uiPriority w:val="99"/>
    <w:qFormat/>
    <w:rsid w:val="005912D9"/>
    <w:rPr>
      <w:rFonts w:eastAsia="宋体"/>
      <w:b/>
      <w:kern w:val="2"/>
      <w:sz w:val="24"/>
      <w:lang w:val="en-US" w:eastAsia="zh-CN" w:bidi="ar-SA"/>
    </w:rPr>
  </w:style>
  <w:style w:type="character" w:customStyle="1" w:styleId="content10">
    <w:name w:val="content_1"/>
    <w:qFormat/>
    <w:rsid w:val="005912D9"/>
  </w:style>
  <w:style w:type="character" w:customStyle="1" w:styleId="920">
    <w:name w:val="标题 9 字符2"/>
    <w:uiPriority w:val="99"/>
    <w:qFormat/>
    <w:rsid w:val="005912D9"/>
    <w:rPr>
      <w:rFonts w:eastAsia="宋体"/>
      <w:kern w:val="2"/>
      <w:sz w:val="21"/>
      <w:lang w:val="en-US" w:eastAsia="zh-CN" w:bidi="ar-SA"/>
    </w:rPr>
  </w:style>
  <w:style w:type="character" w:customStyle="1" w:styleId="Char34">
    <w:name w:val="正文文本 Char3"/>
    <w:uiPriority w:val="39"/>
    <w:qFormat/>
    <w:rsid w:val="005912D9"/>
    <w:rPr>
      <w:kern w:val="2"/>
      <w:sz w:val="21"/>
      <w:szCs w:val="24"/>
    </w:rPr>
  </w:style>
  <w:style w:type="character" w:customStyle="1" w:styleId="420">
    <w:name w:val="标题 4 字符2"/>
    <w:uiPriority w:val="99"/>
    <w:qFormat/>
    <w:rsid w:val="005912D9"/>
    <w:rPr>
      <w:rFonts w:eastAsia="宋体"/>
      <w:kern w:val="2"/>
      <w:sz w:val="22"/>
      <w:lang w:val="en-US" w:eastAsia="zh-CN" w:bidi="ar-SA"/>
    </w:rPr>
  </w:style>
  <w:style w:type="character" w:customStyle="1" w:styleId="2fff1">
    <w:name w:val="尾注文本 字符2"/>
    <w:uiPriority w:val="99"/>
    <w:qFormat/>
    <w:rsid w:val="005912D9"/>
    <w:rPr>
      <w:rFonts w:eastAsia="宋体"/>
      <w:kern w:val="22"/>
      <w:sz w:val="21"/>
      <w:szCs w:val="18"/>
    </w:rPr>
  </w:style>
  <w:style w:type="character" w:customStyle="1" w:styleId="fontstyle21">
    <w:name w:val="fontstyle21"/>
    <w:qFormat/>
    <w:rsid w:val="005912D9"/>
    <w:rPr>
      <w:rFonts w:ascii="Arial" w:hAnsi="Arial" w:cs="Arial" w:hint="default"/>
      <w:color w:val="000000"/>
      <w:sz w:val="22"/>
      <w:szCs w:val="22"/>
    </w:rPr>
  </w:style>
  <w:style w:type="character" w:customStyle="1" w:styleId="Char35">
    <w:name w:val="批注文字 Char3"/>
    <w:uiPriority w:val="99"/>
    <w:qFormat/>
    <w:rsid w:val="005912D9"/>
    <w:rPr>
      <w:rFonts w:ascii="Times New Roman" w:eastAsia="宋体"/>
      <w:kern w:val="2"/>
      <w:sz w:val="21"/>
      <w:szCs w:val="24"/>
    </w:rPr>
  </w:style>
  <w:style w:type="character" w:customStyle="1" w:styleId="apple-converted-space">
    <w:name w:val="apple-converted-space"/>
    <w:qFormat/>
    <w:rsid w:val="005912D9"/>
  </w:style>
  <w:style w:type="character" w:customStyle="1" w:styleId="style21">
    <w:name w:val="style21"/>
    <w:qFormat/>
    <w:rsid w:val="005912D9"/>
    <w:rPr>
      <w:sz w:val="18"/>
      <w:szCs w:val="18"/>
    </w:rPr>
  </w:style>
  <w:style w:type="character" w:customStyle="1" w:styleId="ReportTextCharChar">
    <w:name w:val="Report Text Char Char"/>
    <w:link w:val="ReportText"/>
    <w:qFormat/>
    <w:rsid w:val="005912D9"/>
    <w:rPr>
      <w:rFonts w:eastAsia="方正楷体_GBK"/>
      <w:sz w:val="24"/>
      <w:szCs w:val="24"/>
      <w:lang w:val="en-GB" w:eastAsia="en-US"/>
    </w:rPr>
  </w:style>
  <w:style w:type="paragraph" w:customStyle="1" w:styleId="ReportText">
    <w:name w:val="Report Text"/>
    <w:basedOn w:val="a3"/>
    <w:link w:val="ReportTextCharChar"/>
    <w:qFormat/>
    <w:rsid w:val="005912D9"/>
    <w:pPr>
      <w:widowControl/>
      <w:overflowPunct w:val="0"/>
      <w:autoSpaceDE w:val="0"/>
      <w:autoSpaceDN w:val="0"/>
      <w:adjustRightInd w:val="0"/>
      <w:spacing w:before="130" w:line="260" w:lineRule="atLeast"/>
      <w:ind w:left="20"/>
      <w:textAlignment w:val="baseline"/>
    </w:pPr>
    <w:rPr>
      <w:rFonts w:eastAsia="方正楷体_GBK"/>
      <w:kern w:val="0"/>
      <w:sz w:val="24"/>
      <w:lang w:val="en-GB" w:eastAsia="en-US"/>
    </w:rPr>
  </w:style>
  <w:style w:type="character" w:customStyle="1" w:styleId="1ffff4">
    <w:name w:val="页脚 字符1"/>
    <w:uiPriority w:val="99"/>
    <w:qFormat/>
    <w:rsid w:val="005912D9"/>
    <w:rPr>
      <w:rFonts w:ascii="Times New Roman" w:eastAsia="宋体" w:hAnsi="Times New Roman" w:cs="Times New Roman"/>
      <w:kern w:val="2"/>
      <w:sz w:val="18"/>
      <w:szCs w:val="18"/>
      <w:lang w:val="en-US"/>
    </w:rPr>
  </w:style>
  <w:style w:type="character" w:customStyle="1" w:styleId="Affffffffff3">
    <w:name w:val="无 A"/>
    <w:qFormat/>
    <w:rsid w:val="005912D9"/>
    <w:rPr>
      <w:lang w:val="zh-TW" w:eastAsia="zh-TW"/>
    </w:rPr>
  </w:style>
  <w:style w:type="character" w:customStyle="1" w:styleId="2Char30">
    <w:name w:val="正文文本缩进 2 Char3"/>
    <w:uiPriority w:val="99"/>
    <w:qFormat/>
    <w:rsid w:val="005912D9"/>
    <w:rPr>
      <w:rFonts w:ascii="Times New Roman" w:hAnsi="Times New Roman"/>
      <w:kern w:val="2"/>
      <w:sz w:val="21"/>
      <w:szCs w:val="24"/>
    </w:rPr>
  </w:style>
  <w:style w:type="character" w:customStyle="1" w:styleId="MainCharChar">
    <w:name w:val="Main Char Char"/>
    <w:link w:val="Main"/>
    <w:qFormat/>
    <w:rsid w:val="005912D9"/>
    <w:rPr>
      <w:rFonts w:eastAsia="方正楷体_GBK"/>
      <w:sz w:val="24"/>
      <w:lang w:val="en-GB" w:eastAsia="en-US"/>
    </w:rPr>
  </w:style>
  <w:style w:type="paragraph" w:customStyle="1" w:styleId="Main">
    <w:name w:val="Main"/>
    <w:basedOn w:val="a3"/>
    <w:link w:val="MainCharChar"/>
    <w:qFormat/>
    <w:rsid w:val="005912D9"/>
    <w:pPr>
      <w:widowControl/>
      <w:tabs>
        <w:tab w:val="left" w:pos="440"/>
        <w:tab w:val="left" w:pos="900"/>
        <w:tab w:val="left" w:pos="1340"/>
      </w:tabs>
      <w:overflowPunct w:val="0"/>
      <w:autoSpaceDE w:val="0"/>
      <w:autoSpaceDN w:val="0"/>
      <w:adjustRightInd w:val="0"/>
      <w:ind w:right="18"/>
      <w:jc w:val="left"/>
      <w:textAlignment w:val="baseline"/>
    </w:pPr>
    <w:rPr>
      <w:rFonts w:eastAsia="方正楷体_GBK"/>
      <w:kern w:val="0"/>
      <w:sz w:val="24"/>
      <w:szCs w:val="20"/>
      <w:lang w:val="en-GB" w:eastAsia="en-US"/>
    </w:rPr>
  </w:style>
  <w:style w:type="character" w:customStyle="1" w:styleId="820">
    <w:name w:val="标题 8 字符2"/>
    <w:uiPriority w:val="99"/>
    <w:qFormat/>
    <w:rsid w:val="005912D9"/>
    <w:rPr>
      <w:rFonts w:eastAsia="宋体"/>
      <w:kern w:val="2"/>
      <w:sz w:val="21"/>
      <w:lang w:val="en-US" w:eastAsia="zh-CN" w:bidi="ar-SA"/>
    </w:rPr>
  </w:style>
  <w:style w:type="character" w:customStyle="1" w:styleId="2fff2">
    <w:name w:val="批注文字 字符2"/>
    <w:qFormat/>
    <w:rsid w:val="005912D9"/>
    <w:rPr>
      <w:rFonts w:eastAsia="宋体"/>
      <w:kern w:val="2"/>
      <w:lang w:val="en-US" w:eastAsia="zh-CN" w:bidi="ar-SA"/>
    </w:rPr>
  </w:style>
  <w:style w:type="character" w:customStyle="1" w:styleId="4f0">
    <w:name w:val="批注文字 字符4"/>
    <w:uiPriority w:val="99"/>
    <w:qFormat/>
    <w:rsid w:val="005912D9"/>
    <w:rPr>
      <w:rFonts w:ascii="Calibri" w:eastAsia="宋体" w:hAnsi="Calibri" w:cs="Times New Roman"/>
    </w:rPr>
  </w:style>
  <w:style w:type="character" w:customStyle="1" w:styleId="Char26">
    <w:name w:val="正文文本 Char2"/>
    <w:qFormat/>
    <w:rsid w:val="005912D9"/>
    <w:rPr>
      <w:rFonts w:ascii="Times New Roman" w:eastAsia="宋体"/>
      <w:kern w:val="2"/>
      <w:sz w:val="21"/>
      <w:szCs w:val="24"/>
    </w:rPr>
  </w:style>
  <w:style w:type="character" w:customStyle="1" w:styleId="Char27">
    <w:name w:val="批注框文本 Char2"/>
    <w:qFormat/>
    <w:rsid w:val="005912D9"/>
    <w:rPr>
      <w:rFonts w:ascii="Times New Roman" w:eastAsia="宋体"/>
      <w:kern w:val="2"/>
      <w:sz w:val="18"/>
      <w:szCs w:val="18"/>
    </w:rPr>
  </w:style>
  <w:style w:type="character" w:customStyle="1" w:styleId="Char36">
    <w:name w:val="批注主题 Char3"/>
    <w:uiPriority w:val="99"/>
    <w:semiHidden/>
    <w:qFormat/>
    <w:rsid w:val="005912D9"/>
    <w:rPr>
      <w:b/>
      <w:bCs/>
      <w:kern w:val="2"/>
      <w:sz w:val="21"/>
      <w:szCs w:val="24"/>
    </w:rPr>
  </w:style>
  <w:style w:type="character" w:customStyle="1" w:styleId="5CharChar">
    <w:name w:val="标题 5 Char Char"/>
    <w:link w:val="512"/>
    <w:qFormat/>
    <w:rsid w:val="005912D9"/>
    <w:rPr>
      <w:b/>
      <w:bCs/>
      <w:sz w:val="28"/>
      <w:szCs w:val="28"/>
    </w:rPr>
  </w:style>
  <w:style w:type="paragraph" w:customStyle="1" w:styleId="512">
    <w:name w:val="标题 51"/>
    <w:basedOn w:val="a3"/>
    <w:link w:val="5CharChar"/>
    <w:qFormat/>
    <w:rsid w:val="005912D9"/>
    <w:pPr>
      <w:widowControl/>
    </w:pPr>
    <w:rPr>
      <w:b/>
      <w:bCs/>
      <w:kern w:val="0"/>
      <w:sz w:val="28"/>
      <w:szCs w:val="28"/>
    </w:rPr>
  </w:style>
  <w:style w:type="character" w:customStyle="1" w:styleId="2Char20">
    <w:name w:val="正文文本缩进 2 Char2"/>
    <w:qFormat/>
    <w:rsid w:val="005912D9"/>
    <w:rPr>
      <w:rFonts w:ascii="Times New Roman" w:eastAsia="宋体"/>
      <w:kern w:val="2"/>
      <w:sz w:val="21"/>
      <w:szCs w:val="24"/>
    </w:rPr>
  </w:style>
  <w:style w:type="character" w:customStyle="1" w:styleId="Char1f0">
    <w:name w:val="普通(网站) Char1"/>
    <w:uiPriority w:val="34"/>
    <w:qFormat/>
    <w:locked/>
    <w:rsid w:val="005912D9"/>
    <w:rPr>
      <w:sz w:val="18"/>
      <w:szCs w:val="18"/>
    </w:rPr>
  </w:style>
  <w:style w:type="character" w:customStyle="1" w:styleId="TableTextCharChar">
    <w:name w:val="Table Text Char Char"/>
    <w:link w:val="TableText"/>
    <w:qFormat/>
    <w:rsid w:val="005912D9"/>
    <w:rPr>
      <w:snapToGrid w:val="0"/>
      <w:color w:val="000000"/>
      <w:sz w:val="22"/>
      <w:lang w:eastAsia="en-US"/>
    </w:rPr>
  </w:style>
  <w:style w:type="paragraph" w:customStyle="1" w:styleId="TableText">
    <w:name w:val="Table Text"/>
    <w:link w:val="TableTextCharChar"/>
    <w:qFormat/>
    <w:rsid w:val="005912D9"/>
    <w:pPr>
      <w:jc w:val="center"/>
    </w:pPr>
    <w:rPr>
      <w:snapToGrid w:val="0"/>
      <w:color w:val="000000"/>
      <w:sz w:val="22"/>
      <w:lang w:eastAsia="en-US"/>
    </w:rPr>
  </w:style>
  <w:style w:type="character" w:customStyle="1" w:styleId="ReportTextChar">
    <w:name w:val="Report Text Char"/>
    <w:qFormat/>
    <w:rsid w:val="005912D9"/>
    <w:rPr>
      <w:rFonts w:eastAsia="方正楷体_GBK"/>
      <w:sz w:val="24"/>
      <w:szCs w:val="24"/>
      <w:lang w:val="en-GB" w:eastAsia="en-US"/>
    </w:rPr>
  </w:style>
  <w:style w:type="character" w:customStyle="1" w:styleId="3CharChar1">
    <w:name w:val="3一后内容 Char Char"/>
    <w:qFormat/>
    <w:rsid w:val="005912D9"/>
    <w:rPr>
      <w:rFonts w:ascii="仿宋_GB2312" w:eastAsia="仿宋_GB2312" w:hAnsi="宋体"/>
      <w:color w:val="000000"/>
      <w:sz w:val="28"/>
      <w:szCs w:val="24"/>
    </w:rPr>
  </w:style>
  <w:style w:type="character" w:customStyle="1" w:styleId="Char28">
    <w:name w:val="脚注文本 Char2"/>
    <w:qFormat/>
    <w:rsid w:val="005912D9"/>
    <w:rPr>
      <w:rFonts w:ascii="Times New Roman" w:eastAsia="宋体"/>
      <w:kern w:val="2"/>
      <w:sz w:val="18"/>
      <w:szCs w:val="18"/>
    </w:rPr>
  </w:style>
  <w:style w:type="character" w:customStyle="1" w:styleId="322">
    <w:name w:val="正文文本 3 字符2"/>
    <w:uiPriority w:val="99"/>
    <w:qFormat/>
    <w:rsid w:val="005912D9"/>
    <w:rPr>
      <w:rFonts w:eastAsia="宋体"/>
      <w:kern w:val="22"/>
      <w:sz w:val="16"/>
      <w:szCs w:val="16"/>
      <w:lang w:val="en-US" w:eastAsia="zh-CN" w:bidi="ar-SA"/>
    </w:rPr>
  </w:style>
  <w:style w:type="character" w:customStyle="1" w:styleId="Char37">
    <w:name w:val="纯文本 Char3"/>
    <w:uiPriority w:val="99"/>
    <w:semiHidden/>
    <w:qFormat/>
    <w:rsid w:val="005912D9"/>
    <w:rPr>
      <w:rFonts w:ascii="宋体" w:hAnsi="Courier New" w:cs="Courier New"/>
      <w:kern w:val="2"/>
      <w:sz w:val="21"/>
      <w:szCs w:val="21"/>
    </w:rPr>
  </w:style>
  <w:style w:type="character" w:customStyle="1" w:styleId="4CharChar">
    <w:name w:val="标题 4 Char Char"/>
    <w:link w:val="412"/>
    <w:qFormat/>
    <w:rsid w:val="005912D9"/>
    <w:rPr>
      <w:rFonts w:ascii="Cambria" w:hAnsi="Cambria"/>
      <w:b/>
      <w:bCs/>
      <w:sz w:val="28"/>
      <w:szCs w:val="28"/>
    </w:rPr>
  </w:style>
  <w:style w:type="paragraph" w:customStyle="1" w:styleId="412">
    <w:name w:val="标题 41"/>
    <w:basedOn w:val="a3"/>
    <w:link w:val="4CharChar"/>
    <w:qFormat/>
    <w:rsid w:val="005912D9"/>
    <w:pPr>
      <w:widowControl/>
    </w:pPr>
    <w:rPr>
      <w:rFonts w:ascii="Cambria" w:hAnsi="Cambria"/>
      <w:b/>
      <w:bCs/>
      <w:kern w:val="0"/>
      <w:sz w:val="28"/>
      <w:szCs w:val="28"/>
    </w:rPr>
  </w:style>
  <w:style w:type="character" w:customStyle="1" w:styleId="Char29">
    <w:name w:val="日期 Char2"/>
    <w:qFormat/>
    <w:rsid w:val="005912D9"/>
    <w:rPr>
      <w:rFonts w:ascii="Times New Roman" w:eastAsia="宋体"/>
      <w:kern w:val="2"/>
      <w:sz w:val="21"/>
      <w:szCs w:val="24"/>
    </w:rPr>
  </w:style>
  <w:style w:type="character" w:customStyle="1" w:styleId="Char41">
    <w:name w:val="页脚 Char4"/>
    <w:uiPriority w:val="99"/>
    <w:qFormat/>
    <w:rsid w:val="005912D9"/>
    <w:rPr>
      <w:sz w:val="18"/>
      <w:szCs w:val="18"/>
    </w:rPr>
  </w:style>
  <w:style w:type="character" w:customStyle="1" w:styleId="2fff3">
    <w:name w:val="页脚 字符2"/>
    <w:uiPriority w:val="99"/>
    <w:qFormat/>
    <w:rsid w:val="005912D9"/>
    <w:rPr>
      <w:rFonts w:eastAsia="宋体"/>
      <w:kern w:val="2"/>
      <w:sz w:val="18"/>
      <w:szCs w:val="18"/>
    </w:rPr>
  </w:style>
  <w:style w:type="character" w:customStyle="1" w:styleId="2fff4">
    <w:name w:val="批注引用2"/>
    <w:qFormat/>
    <w:rsid w:val="005912D9"/>
    <w:rPr>
      <w:sz w:val="21"/>
      <w:szCs w:val="21"/>
    </w:rPr>
  </w:style>
  <w:style w:type="character" w:customStyle="1" w:styleId="Reset2Char">
    <w:name w:val="Reset 标题 2 Char"/>
    <w:qFormat/>
    <w:rsid w:val="005912D9"/>
    <w:rPr>
      <w:rFonts w:ascii="黑体" w:eastAsia="黑体"/>
      <w:b/>
      <w:kern w:val="44"/>
      <w:sz w:val="32"/>
      <w:szCs w:val="32"/>
      <w:lang w:val="en-US" w:eastAsia="zh-CN" w:bidi="ar-SA"/>
    </w:rPr>
  </w:style>
  <w:style w:type="character" w:customStyle="1" w:styleId="2fff5">
    <w:name w:val="脚注文本 字符2"/>
    <w:qFormat/>
    <w:rsid w:val="005912D9"/>
    <w:rPr>
      <w:rFonts w:eastAsia="宋体"/>
    </w:rPr>
  </w:style>
  <w:style w:type="character" w:customStyle="1" w:styleId="3ff7">
    <w:name w:val="正文文本 字符3"/>
    <w:uiPriority w:val="1"/>
    <w:qFormat/>
    <w:rsid w:val="005912D9"/>
    <w:rPr>
      <w:rFonts w:ascii="Times New Roman" w:eastAsia="宋体" w:hAnsi="Times New Roman" w:cs="Times New Roman"/>
      <w:kern w:val="0"/>
      <w:sz w:val="20"/>
      <w:szCs w:val="24"/>
    </w:rPr>
  </w:style>
  <w:style w:type="character" w:customStyle="1" w:styleId="afff0">
    <w:name w:val="普通(网站) 字符"/>
    <w:link w:val="afff"/>
    <w:qFormat/>
    <w:locked/>
    <w:rsid w:val="005912D9"/>
    <w:rPr>
      <w:rFonts w:ascii="Cambria" w:hAnsi="Cambria"/>
      <w:b/>
      <w:bCs/>
      <w:color w:val="365F91"/>
      <w:sz w:val="28"/>
      <w:szCs w:val="28"/>
    </w:rPr>
  </w:style>
  <w:style w:type="character" w:customStyle="1" w:styleId="11pt">
    <w:name w:val="11pt"/>
    <w:qFormat/>
    <w:rsid w:val="005912D9"/>
  </w:style>
  <w:style w:type="character" w:customStyle="1" w:styleId="Char2a">
    <w:name w:val="纯文本 Char2"/>
    <w:qFormat/>
    <w:rsid w:val="005912D9"/>
    <w:rPr>
      <w:rFonts w:ascii="宋体" w:eastAsia="宋体" w:hAnsi="Courier New" w:cs="Courier New"/>
      <w:kern w:val="2"/>
      <w:sz w:val="21"/>
      <w:szCs w:val="21"/>
    </w:rPr>
  </w:style>
  <w:style w:type="character" w:customStyle="1" w:styleId="Char2b">
    <w:name w:val="页眉 Char2"/>
    <w:uiPriority w:val="39"/>
    <w:qFormat/>
    <w:rsid w:val="005912D9"/>
    <w:rPr>
      <w:rFonts w:ascii="Times New Roman" w:eastAsia="宋体"/>
      <w:kern w:val="2"/>
      <w:sz w:val="18"/>
      <w:szCs w:val="18"/>
    </w:rPr>
  </w:style>
  <w:style w:type="character" w:customStyle="1" w:styleId="2fff6">
    <w:name w:val="页码2"/>
    <w:qFormat/>
    <w:rsid w:val="005912D9"/>
  </w:style>
  <w:style w:type="character" w:customStyle="1" w:styleId="1ffff5">
    <w:name w:val="已访问的超链接1"/>
    <w:qFormat/>
    <w:rsid w:val="005912D9"/>
    <w:rPr>
      <w:rFonts w:ascii="Times New Roman" w:eastAsia="宋体"/>
      <w:color w:val="954F72"/>
      <w:sz w:val="24"/>
      <w:szCs w:val="24"/>
      <w:u w:val="single"/>
    </w:rPr>
  </w:style>
  <w:style w:type="character" w:customStyle="1" w:styleId="2Char21">
    <w:name w:val="正文文本 2 Char2"/>
    <w:qFormat/>
    <w:rsid w:val="005912D9"/>
    <w:rPr>
      <w:rFonts w:ascii="Times New Roman" w:eastAsia="宋体"/>
      <w:kern w:val="2"/>
      <w:sz w:val="21"/>
      <w:szCs w:val="24"/>
    </w:rPr>
  </w:style>
  <w:style w:type="character" w:customStyle="1" w:styleId="6CharChar">
    <w:name w:val="标题 6 Char Char"/>
    <w:link w:val="611"/>
    <w:qFormat/>
    <w:rsid w:val="005912D9"/>
    <w:rPr>
      <w:rFonts w:ascii="Cambria" w:hAnsi="Cambria"/>
      <w:b/>
      <w:bCs/>
      <w:sz w:val="24"/>
      <w:szCs w:val="24"/>
    </w:rPr>
  </w:style>
  <w:style w:type="paragraph" w:customStyle="1" w:styleId="611">
    <w:name w:val="标题 61"/>
    <w:basedOn w:val="a3"/>
    <w:link w:val="6CharChar"/>
    <w:qFormat/>
    <w:rsid w:val="005912D9"/>
    <w:pPr>
      <w:widowControl/>
    </w:pPr>
    <w:rPr>
      <w:rFonts w:ascii="Cambria" w:hAnsi="Cambria"/>
      <w:b/>
      <w:bCs/>
      <w:kern w:val="0"/>
      <w:sz w:val="24"/>
    </w:rPr>
  </w:style>
  <w:style w:type="character" w:customStyle="1" w:styleId="3Char20">
    <w:name w:val="正文文本 3 Char2"/>
    <w:qFormat/>
    <w:rsid w:val="005912D9"/>
    <w:rPr>
      <w:rFonts w:ascii="Times New Roman" w:eastAsia="宋体"/>
      <w:kern w:val="2"/>
      <w:sz w:val="16"/>
      <w:szCs w:val="16"/>
    </w:rPr>
  </w:style>
  <w:style w:type="character" w:customStyle="1" w:styleId="3Char21">
    <w:name w:val="正文文本缩进 3 Char2"/>
    <w:qFormat/>
    <w:rsid w:val="005912D9"/>
    <w:rPr>
      <w:rFonts w:ascii="Times New Roman" w:eastAsia="宋体"/>
      <w:kern w:val="2"/>
      <w:sz w:val="16"/>
      <w:szCs w:val="16"/>
    </w:rPr>
  </w:style>
  <w:style w:type="character" w:customStyle="1" w:styleId="Char2c">
    <w:name w:val="正文首行缩进 Char2"/>
    <w:qFormat/>
    <w:rsid w:val="005912D9"/>
  </w:style>
  <w:style w:type="character" w:customStyle="1" w:styleId="HTMLChar1">
    <w:name w:val="HTML 预设格式 Char1"/>
    <w:uiPriority w:val="99"/>
    <w:qFormat/>
    <w:rsid w:val="005912D9"/>
    <w:rPr>
      <w:rFonts w:ascii="Courier New" w:eastAsia="宋体" w:hAnsi="Courier New" w:cs="Courier New"/>
      <w:kern w:val="2"/>
      <w:sz w:val="24"/>
      <w:szCs w:val="24"/>
    </w:rPr>
  </w:style>
  <w:style w:type="character" w:customStyle="1" w:styleId="Char2d">
    <w:name w:val="文档结构图 Char2"/>
    <w:qFormat/>
    <w:rsid w:val="005912D9"/>
    <w:rPr>
      <w:rFonts w:ascii="宋体" w:eastAsia="宋体"/>
      <w:kern w:val="2"/>
      <w:sz w:val="18"/>
      <w:szCs w:val="18"/>
    </w:rPr>
  </w:style>
  <w:style w:type="character" w:customStyle="1" w:styleId="Char2e">
    <w:name w:val="批注主题 Char2"/>
    <w:qFormat/>
    <w:rsid w:val="005912D9"/>
    <w:rPr>
      <w:rFonts w:ascii="Times New Roman" w:eastAsia="宋体"/>
      <w:b/>
      <w:bCs/>
      <w:kern w:val="2"/>
      <w:sz w:val="21"/>
      <w:szCs w:val="24"/>
    </w:rPr>
  </w:style>
  <w:style w:type="character" w:customStyle="1" w:styleId="font31">
    <w:name w:val="font31"/>
    <w:qFormat/>
    <w:rsid w:val="005912D9"/>
    <w:rPr>
      <w:rFonts w:ascii="宋体" w:eastAsia="宋体" w:hAnsi="宋体" w:cs="宋体" w:hint="eastAsia"/>
      <w:color w:val="000000"/>
      <w:sz w:val="21"/>
      <w:szCs w:val="21"/>
      <w:u w:val="none"/>
    </w:rPr>
  </w:style>
  <w:style w:type="character" w:customStyle="1" w:styleId="MainChar">
    <w:name w:val="Main Char"/>
    <w:qFormat/>
    <w:rsid w:val="005912D9"/>
    <w:rPr>
      <w:rFonts w:eastAsia="方正楷体_GBK"/>
      <w:sz w:val="24"/>
      <w:lang w:val="en-GB" w:eastAsia="en-US"/>
    </w:rPr>
  </w:style>
  <w:style w:type="character" w:customStyle="1" w:styleId="2fff7">
    <w:name w:val="批注主题 字符2"/>
    <w:uiPriority w:val="99"/>
    <w:qFormat/>
    <w:rsid w:val="005912D9"/>
    <w:rPr>
      <w:rFonts w:eastAsia="宋体"/>
      <w:b/>
      <w:bCs/>
      <w:kern w:val="2"/>
      <w:lang w:val="en-US" w:eastAsia="zh-CN" w:bidi="ar-SA"/>
    </w:rPr>
  </w:style>
  <w:style w:type="character" w:customStyle="1" w:styleId="text1">
    <w:name w:val="text1"/>
    <w:qFormat/>
    <w:rsid w:val="005912D9"/>
    <w:rPr>
      <w:rFonts w:ascii="Arial" w:hAnsi="Arial" w:cs="Arial" w:hint="default"/>
      <w:sz w:val="18"/>
      <w:szCs w:val="18"/>
    </w:rPr>
  </w:style>
  <w:style w:type="character" w:customStyle="1" w:styleId="c141">
    <w:name w:val="c141"/>
    <w:qFormat/>
    <w:rsid w:val="005912D9"/>
    <w:rPr>
      <w:spacing w:val="280"/>
      <w:sz w:val="22"/>
      <w:szCs w:val="22"/>
    </w:rPr>
  </w:style>
  <w:style w:type="character" w:customStyle="1" w:styleId="221">
    <w:name w:val="标题 2 字符2"/>
    <w:uiPriority w:val="99"/>
    <w:qFormat/>
    <w:rsid w:val="005912D9"/>
    <w:rPr>
      <w:rFonts w:eastAsia="宋体"/>
      <w:b/>
      <w:i/>
      <w:kern w:val="2"/>
      <w:sz w:val="24"/>
      <w:lang w:val="en-US" w:eastAsia="zh-CN" w:bidi="ar-SA"/>
    </w:rPr>
  </w:style>
  <w:style w:type="character" w:customStyle="1" w:styleId="CharChard">
    <w:name w:val="批注文字 Char Char"/>
    <w:qFormat/>
    <w:rsid w:val="005912D9"/>
    <w:rPr>
      <w:rFonts w:ascii="Times New Roman" w:eastAsia="宋体" w:hAnsi="Times New Roman" w:cs="Times New Roman"/>
      <w:szCs w:val="24"/>
    </w:rPr>
  </w:style>
  <w:style w:type="character" w:customStyle="1" w:styleId="1ffff6">
    <w:name w:val="页码1"/>
    <w:qFormat/>
    <w:rsid w:val="005912D9"/>
  </w:style>
  <w:style w:type="character" w:customStyle="1" w:styleId="520">
    <w:name w:val="标题 5 字符2"/>
    <w:uiPriority w:val="99"/>
    <w:qFormat/>
    <w:rsid w:val="005912D9"/>
    <w:rPr>
      <w:rFonts w:eastAsia="宋体"/>
      <w:kern w:val="2"/>
      <w:sz w:val="21"/>
      <w:lang w:val="en-US" w:eastAsia="zh-CN" w:bidi="ar-SA"/>
    </w:rPr>
  </w:style>
  <w:style w:type="character" w:customStyle="1" w:styleId="Char2f">
    <w:name w:val="页脚 Char2"/>
    <w:uiPriority w:val="99"/>
    <w:qFormat/>
    <w:rsid w:val="005912D9"/>
    <w:rPr>
      <w:rFonts w:ascii="Times New Roman" w:eastAsia="宋体"/>
      <w:kern w:val="2"/>
      <w:sz w:val="18"/>
      <w:szCs w:val="18"/>
    </w:rPr>
  </w:style>
  <w:style w:type="character" w:customStyle="1" w:styleId="HTMLChar2">
    <w:name w:val="HTML 预设格式 Char2"/>
    <w:uiPriority w:val="99"/>
    <w:qFormat/>
    <w:rsid w:val="005912D9"/>
    <w:rPr>
      <w:rFonts w:ascii="Courier New" w:eastAsia="宋体" w:hAnsi="Courier New" w:cs="Courier New"/>
      <w:kern w:val="2"/>
      <w:sz w:val="24"/>
      <w:szCs w:val="24"/>
    </w:rPr>
  </w:style>
  <w:style w:type="character" w:customStyle="1" w:styleId="2Char31">
    <w:name w:val="正文文本 2 Char3"/>
    <w:qFormat/>
    <w:rsid w:val="005912D9"/>
    <w:rPr>
      <w:rFonts w:ascii="Times New Roman" w:hAnsi="Times New Roman"/>
      <w:kern w:val="2"/>
      <w:sz w:val="21"/>
      <w:szCs w:val="24"/>
    </w:rPr>
  </w:style>
  <w:style w:type="character" w:customStyle="1" w:styleId="3Char3">
    <w:name w:val="正文文本 3 Char3"/>
    <w:qFormat/>
    <w:rsid w:val="005912D9"/>
    <w:rPr>
      <w:rFonts w:ascii="Times New Roman" w:hAnsi="Times New Roman"/>
      <w:kern w:val="2"/>
      <w:sz w:val="16"/>
      <w:szCs w:val="16"/>
    </w:rPr>
  </w:style>
  <w:style w:type="character" w:customStyle="1" w:styleId="Char1f1">
    <w:name w:val="称呼 Char1"/>
    <w:uiPriority w:val="99"/>
    <w:qFormat/>
    <w:rsid w:val="005912D9"/>
    <w:rPr>
      <w:rFonts w:ascii="Times New Roman" w:hAnsi="Times New Roman"/>
      <w:kern w:val="2"/>
      <w:sz w:val="21"/>
      <w:szCs w:val="24"/>
    </w:rPr>
  </w:style>
  <w:style w:type="character" w:customStyle="1" w:styleId="4f1">
    <w:name w:val="批注引用4"/>
    <w:qFormat/>
    <w:rsid w:val="005912D9"/>
    <w:rPr>
      <w:rFonts w:ascii="Times New Roman" w:eastAsia="宋体"/>
      <w:sz w:val="21"/>
      <w:szCs w:val="24"/>
    </w:rPr>
  </w:style>
  <w:style w:type="character" w:customStyle="1" w:styleId="Char38">
    <w:name w:val="脚注文本 Char3"/>
    <w:uiPriority w:val="99"/>
    <w:semiHidden/>
    <w:qFormat/>
    <w:rsid w:val="005912D9"/>
    <w:rPr>
      <w:kern w:val="2"/>
      <w:sz w:val="18"/>
      <w:szCs w:val="18"/>
    </w:rPr>
  </w:style>
  <w:style w:type="character" w:customStyle="1" w:styleId="Char42">
    <w:name w:val="批注文字 Char4"/>
    <w:uiPriority w:val="99"/>
    <w:semiHidden/>
    <w:qFormat/>
    <w:rsid w:val="005912D9"/>
    <w:rPr>
      <w:kern w:val="2"/>
      <w:sz w:val="21"/>
      <w:szCs w:val="24"/>
    </w:rPr>
  </w:style>
  <w:style w:type="character" w:customStyle="1" w:styleId="Char39">
    <w:name w:val="正文文本缩进 Char3"/>
    <w:qFormat/>
    <w:rsid w:val="005912D9"/>
    <w:rPr>
      <w:kern w:val="2"/>
      <w:sz w:val="21"/>
      <w:szCs w:val="24"/>
    </w:rPr>
  </w:style>
  <w:style w:type="character" w:customStyle="1" w:styleId="3Char30">
    <w:name w:val="正文文本缩进 3 Char3"/>
    <w:qFormat/>
    <w:rsid w:val="005912D9"/>
    <w:rPr>
      <w:kern w:val="2"/>
      <w:sz w:val="16"/>
      <w:szCs w:val="16"/>
    </w:rPr>
  </w:style>
  <w:style w:type="character" w:customStyle="1" w:styleId="Char3a">
    <w:name w:val="页眉 Char3"/>
    <w:uiPriority w:val="99"/>
    <w:semiHidden/>
    <w:qFormat/>
    <w:rsid w:val="005912D9"/>
    <w:rPr>
      <w:kern w:val="2"/>
      <w:sz w:val="18"/>
      <w:szCs w:val="18"/>
    </w:rPr>
  </w:style>
  <w:style w:type="character" w:customStyle="1" w:styleId="Char3b">
    <w:name w:val="正文首行缩进 Char3"/>
    <w:qFormat/>
    <w:rsid w:val="005912D9"/>
  </w:style>
  <w:style w:type="character" w:customStyle="1" w:styleId="Char3c">
    <w:name w:val="文档结构图 Char3"/>
    <w:qFormat/>
    <w:rsid w:val="005912D9"/>
    <w:rPr>
      <w:rFonts w:ascii="宋体"/>
      <w:kern w:val="2"/>
      <w:sz w:val="18"/>
      <w:szCs w:val="18"/>
    </w:rPr>
  </w:style>
  <w:style w:type="character" w:customStyle="1" w:styleId="Char3d">
    <w:name w:val="批注框文本 Char3"/>
    <w:uiPriority w:val="99"/>
    <w:semiHidden/>
    <w:qFormat/>
    <w:rsid w:val="005912D9"/>
    <w:rPr>
      <w:kern w:val="2"/>
      <w:sz w:val="18"/>
      <w:szCs w:val="18"/>
    </w:rPr>
  </w:style>
  <w:style w:type="character" w:customStyle="1" w:styleId="2fff8">
    <w:name w:val="文档结构图 字符2"/>
    <w:uiPriority w:val="99"/>
    <w:qFormat/>
    <w:rsid w:val="005912D9"/>
    <w:rPr>
      <w:rFonts w:ascii="Tahoma" w:eastAsia="宋体" w:hAnsi="Tahoma" w:cs="Tahoma"/>
      <w:kern w:val="22"/>
      <w:sz w:val="16"/>
      <w:szCs w:val="16"/>
    </w:rPr>
  </w:style>
  <w:style w:type="character" w:customStyle="1" w:styleId="620">
    <w:name w:val="标题 6 字符2"/>
    <w:uiPriority w:val="99"/>
    <w:qFormat/>
    <w:rsid w:val="005912D9"/>
    <w:rPr>
      <w:rFonts w:eastAsia="宋体"/>
      <w:kern w:val="2"/>
      <w:sz w:val="21"/>
      <w:lang w:val="en-US" w:eastAsia="zh-CN" w:bidi="ar-SA"/>
    </w:rPr>
  </w:style>
  <w:style w:type="character" w:customStyle="1" w:styleId="st1">
    <w:name w:val="st1"/>
    <w:qFormat/>
    <w:rsid w:val="005912D9"/>
  </w:style>
  <w:style w:type="character" w:customStyle="1" w:styleId="2fff9">
    <w:name w:val="纯文本 字符2"/>
    <w:uiPriority w:val="99"/>
    <w:qFormat/>
    <w:rsid w:val="005912D9"/>
    <w:rPr>
      <w:rFonts w:ascii="Consolas" w:eastAsia="宋体" w:hAnsi="Consolas" w:cs="宋体"/>
      <w:sz w:val="21"/>
      <w:szCs w:val="21"/>
    </w:rPr>
  </w:style>
  <w:style w:type="character" w:customStyle="1" w:styleId="1ffff7">
    <w:name w:val="正文文本 字符1"/>
    <w:uiPriority w:val="99"/>
    <w:qFormat/>
    <w:rsid w:val="005912D9"/>
    <w:rPr>
      <w:rFonts w:ascii="Times New Roman" w:eastAsia="宋体" w:hAnsi="Times New Roman" w:cs="Times New Roman"/>
      <w:kern w:val="2"/>
      <w:sz w:val="21"/>
      <w:szCs w:val="20"/>
      <w:lang w:val="en-US"/>
    </w:rPr>
  </w:style>
  <w:style w:type="character" w:customStyle="1" w:styleId="font61">
    <w:name w:val="font61"/>
    <w:qFormat/>
    <w:rsid w:val="005912D9"/>
    <w:rPr>
      <w:rFonts w:ascii="Arial" w:hAnsi="Arial" w:cs="Arial" w:hint="default"/>
      <w:color w:val="auto"/>
      <w:sz w:val="18"/>
      <w:szCs w:val="18"/>
      <w:u w:val="none"/>
    </w:rPr>
  </w:style>
  <w:style w:type="character" w:customStyle="1" w:styleId="font71">
    <w:name w:val="font71"/>
    <w:qFormat/>
    <w:rsid w:val="005912D9"/>
    <w:rPr>
      <w:rFonts w:ascii="微软雅黑" w:eastAsia="微软雅黑" w:hAnsi="微软雅黑" w:cs="微软雅黑" w:hint="eastAsia"/>
      <w:color w:val="auto"/>
      <w:sz w:val="18"/>
      <w:szCs w:val="18"/>
      <w:u w:val="none"/>
    </w:rPr>
  </w:style>
  <w:style w:type="paragraph" w:customStyle="1" w:styleId="xl62756">
    <w:name w:val="xl6275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14">
    <w:name w:val="修订11"/>
    <w:uiPriority w:val="99"/>
    <w:qFormat/>
    <w:rsid w:val="005912D9"/>
    <w:rPr>
      <w:rFonts w:ascii="Times New Roman" w:hAnsi="Times New Roman"/>
      <w:kern w:val="2"/>
      <w:sz w:val="21"/>
      <w:szCs w:val="24"/>
    </w:rPr>
  </w:style>
  <w:style w:type="paragraph" w:customStyle="1" w:styleId="07100505">
    <w:name w:val="样式 左侧:  0.71 厘米 首行缩进:  0 厘米 段前: 0.5 行 段后: 0.5 行"/>
    <w:basedOn w:val="a3"/>
    <w:qFormat/>
    <w:rsid w:val="005912D9"/>
    <w:pPr>
      <w:widowControl/>
      <w:spacing w:beforeLines="50" w:afterLines="50" w:line="360" w:lineRule="auto"/>
      <w:ind w:left="400"/>
      <w:jc w:val="left"/>
    </w:pPr>
    <w:rPr>
      <w:rFonts w:ascii="Times New Roman" w:hAnsi="Times New Roman" w:cs="宋体"/>
      <w:sz w:val="24"/>
      <w:szCs w:val="20"/>
    </w:rPr>
  </w:style>
  <w:style w:type="paragraph" w:customStyle="1" w:styleId="Char1CharChar">
    <w:name w:val="Char1 Char Char"/>
    <w:basedOn w:val="a3"/>
    <w:qFormat/>
    <w:rsid w:val="005912D9"/>
    <w:rPr>
      <w:rFonts w:ascii="Times New Roman" w:hAnsi="Times New Roman"/>
    </w:rPr>
  </w:style>
  <w:style w:type="paragraph" w:customStyle="1" w:styleId="xl218">
    <w:name w:val="xl21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2fffa">
    <w:name w:val="列出段落2"/>
    <w:basedOn w:val="a3"/>
    <w:uiPriority w:val="34"/>
    <w:qFormat/>
    <w:rsid w:val="005912D9"/>
    <w:pPr>
      <w:ind w:firstLineChars="200" w:firstLine="420"/>
    </w:pPr>
    <w:rPr>
      <w:rFonts w:ascii="Times New Roman" w:hAnsi="Times New Roman"/>
    </w:rPr>
  </w:style>
  <w:style w:type="paragraph" w:customStyle="1" w:styleId="xl61880">
    <w:name w:val="xl6188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495">
    <w:name w:val="xl495"/>
    <w:basedOn w:val="a3"/>
    <w:uiPriority w:val="39"/>
    <w:qFormat/>
    <w:rsid w:val="005912D9"/>
    <w:pPr>
      <w:widowControl/>
      <w:spacing w:before="100" w:beforeAutospacing="1" w:after="100" w:afterAutospacing="1"/>
      <w:jc w:val="center"/>
    </w:pPr>
    <w:rPr>
      <w:rFonts w:ascii="宋体" w:hAnsi="宋体" w:cs="宋体"/>
      <w:b/>
      <w:bCs/>
      <w:kern w:val="0"/>
      <w:sz w:val="24"/>
    </w:rPr>
  </w:style>
  <w:style w:type="paragraph" w:customStyle="1" w:styleId="BodyText0">
    <w:name w:val="_Body Text"/>
    <w:basedOn w:val="a3"/>
    <w:uiPriority w:val="39"/>
    <w:qFormat/>
    <w:rsid w:val="005912D9"/>
    <w:pPr>
      <w:spacing w:after="280" w:line="288" w:lineRule="atLeast"/>
    </w:pPr>
    <w:rPr>
      <w:rFonts w:ascii="Arial" w:hAnsi="Arial"/>
      <w:color w:val="000000"/>
      <w:sz w:val="24"/>
      <w:lang w:val="en-GB" w:eastAsia="en-US"/>
    </w:rPr>
  </w:style>
  <w:style w:type="paragraph" w:customStyle="1" w:styleId="1ffff8">
    <w:name w:val="批注框文本1"/>
    <w:basedOn w:val="a3"/>
    <w:qFormat/>
    <w:rsid w:val="005912D9"/>
    <w:pPr>
      <w:widowControl/>
    </w:pPr>
    <w:rPr>
      <w:rFonts w:ascii="Times New Roman" w:eastAsia="Times New Roman" w:hAnsi="Times New Roman"/>
      <w:kern w:val="0"/>
      <w:sz w:val="20"/>
      <w:szCs w:val="20"/>
    </w:rPr>
  </w:style>
  <w:style w:type="paragraph" w:customStyle="1" w:styleId="xl233">
    <w:name w:val="xl23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xl61890">
    <w:name w:val="xl6189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xl216">
    <w:name w:val="xl21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Style77">
    <w:name w:val="_Style 77"/>
    <w:basedOn w:val="a3"/>
    <w:qFormat/>
    <w:rsid w:val="005912D9"/>
    <w:pPr>
      <w:spacing w:beforeLines="30" w:afterLines="30" w:line="360" w:lineRule="exact"/>
      <w:ind w:firstLineChars="200" w:firstLine="200"/>
    </w:pPr>
    <w:rPr>
      <w:rFonts w:ascii="Times New Roman" w:hAnsi="Times New Roman"/>
      <w:sz w:val="24"/>
    </w:rPr>
  </w:style>
  <w:style w:type="paragraph" w:customStyle="1" w:styleId="NormalComplexArial">
    <w:name w:val="Normal + (Complex) Arial"/>
    <w:basedOn w:val="a3"/>
    <w:qFormat/>
    <w:rsid w:val="005912D9"/>
    <w:pPr>
      <w:widowControl/>
      <w:spacing w:before="60" w:after="60"/>
      <w:jc w:val="right"/>
    </w:pPr>
    <w:rPr>
      <w:rFonts w:ascii="Times New Roman" w:hAnsi="Times New Roman" w:cs="Arial"/>
      <w:kern w:val="0"/>
      <w:sz w:val="18"/>
      <w:szCs w:val="18"/>
    </w:rPr>
  </w:style>
  <w:style w:type="paragraph" w:customStyle="1" w:styleId="TOC1111">
    <w:name w:val="TOC 标题1111"/>
    <w:basedOn w:val="11"/>
    <w:next w:val="a3"/>
    <w:uiPriority w:val="39"/>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4f2">
    <w:name w:val="列出段落4"/>
    <w:basedOn w:val="a3"/>
    <w:qFormat/>
    <w:rsid w:val="005912D9"/>
    <w:pPr>
      <w:ind w:firstLineChars="200" w:firstLine="420"/>
    </w:pPr>
    <w:rPr>
      <w:rFonts w:ascii="Times New Roman" w:hAnsi="Times New Roman"/>
    </w:rPr>
  </w:style>
  <w:style w:type="paragraph" w:customStyle="1" w:styleId="xl62696">
    <w:name w:val="xl62696"/>
    <w:basedOn w:val="a3"/>
    <w:uiPriority w:val="39"/>
    <w:qFormat/>
    <w:rsid w:val="005912D9"/>
    <w:pPr>
      <w:widowControl/>
      <w:shd w:val="clear" w:color="000000" w:fill="FFFFFF"/>
      <w:spacing w:before="100" w:beforeAutospacing="1" w:after="100" w:afterAutospacing="1"/>
      <w:jc w:val="right"/>
    </w:pPr>
    <w:rPr>
      <w:rFonts w:ascii="Arial" w:eastAsia="Times New Roman" w:hAnsi="Arial" w:cs="Arial"/>
      <w:kern w:val="0"/>
      <w:sz w:val="10"/>
      <w:szCs w:val="10"/>
      <w:lang w:val="en-GB"/>
    </w:rPr>
  </w:style>
  <w:style w:type="paragraph" w:customStyle="1" w:styleId="122">
    <w:name w:val="修订12"/>
    <w:uiPriority w:val="99"/>
    <w:qFormat/>
    <w:rsid w:val="005912D9"/>
    <w:rPr>
      <w:rFonts w:ascii="Times New Roman" w:hAnsi="Times New Roman"/>
      <w:kern w:val="2"/>
      <w:sz w:val="21"/>
      <w:szCs w:val="24"/>
    </w:rPr>
  </w:style>
  <w:style w:type="paragraph" w:customStyle="1" w:styleId="xl230">
    <w:name w:val="xl23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xl61881">
    <w:name w:val="xl6188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62703">
    <w:name w:val="xl6270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61953">
    <w:name w:val="xl6195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18"/>
      <w:szCs w:val="18"/>
    </w:rPr>
  </w:style>
  <w:style w:type="paragraph" w:customStyle="1" w:styleId="xl231">
    <w:name w:val="xl23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266241">
    <w:name w:val="样式 样式 标题 2 + (西文) 宋体 非加粗 段前: 6 磅 段后: 6 磅 行距: 固定值 24 磅 + 段前: 1 行..."/>
    <w:basedOn w:val="a3"/>
    <w:qFormat/>
    <w:rsid w:val="005912D9"/>
    <w:pPr>
      <w:keepNext/>
      <w:keepLines/>
      <w:tabs>
        <w:tab w:val="left" w:pos="960"/>
      </w:tabs>
      <w:spacing w:beforeLines="150" w:afterLines="150" w:line="480" w:lineRule="exact"/>
      <w:ind w:left="960" w:hanging="960"/>
      <w:outlineLvl w:val="1"/>
    </w:pPr>
    <w:rPr>
      <w:rFonts w:ascii="宋体" w:eastAsia="黑体" w:hAnsi="Arial" w:cs="宋体"/>
      <w:b/>
      <w:kern w:val="0"/>
      <w:sz w:val="28"/>
      <w:szCs w:val="20"/>
    </w:rPr>
  </w:style>
  <w:style w:type="paragraph" w:customStyle="1" w:styleId="xl62753">
    <w:name w:val="xl6275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237">
    <w:name w:val="xl23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18"/>
      <w:szCs w:val="18"/>
    </w:rPr>
  </w:style>
  <w:style w:type="paragraph" w:customStyle="1" w:styleId="xl62">
    <w:name w:val="xl62"/>
    <w:basedOn w:val="a3"/>
    <w:qFormat/>
    <w:rsid w:val="005912D9"/>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xl62702">
    <w:name w:val="xl6270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18"/>
      <w:szCs w:val="18"/>
    </w:rPr>
  </w:style>
  <w:style w:type="paragraph" w:customStyle="1" w:styleId="xl494">
    <w:name w:val="xl494"/>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xl62711">
    <w:name w:val="xl6271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705">
    <w:name w:val="xl6270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kern w:val="0"/>
      <w:sz w:val="18"/>
      <w:szCs w:val="18"/>
    </w:rPr>
  </w:style>
  <w:style w:type="paragraph" w:customStyle="1" w:styleId="Figure">
    <w:name w:val="Figure"/>
    <w:basedOn w:val="a3"/>
    <w:qFormat/>
    <w:rsid w:val="005912D9"/>
    <w:pPr>
      <w:widowControl/>
      <w:tabs>
        <w:tab w:val="decimal" w:pos="1080"/>
      </w:tabs>
      <w:overflowPunct w:val="0"/>
      <w:autoSpaceDE w:val="0"/>
      <w:autoSpaceDN w:val="0"/>
      <w:adjustRightInd w:val="0"/>
      <w:jc w:val="left"/>
      <w:textAlignment w:val="baseline"/>
    </w:pPr>
    <w:rPr>
      <w:rFonts w:ascii="Times" w:hAnsi="Times"/>
      <w:kern w:val="0"/>
      <w:sz w:val="24"/>
      <w:szCs w:val="20"/>
    </w:rPr>
  </w:style>
  <w:style w:type="paragraph" w:customStyle="1" w:styleId="xl496">
    <w:name w:val="xl496"/>
    <w:basedOn w:val="a3"/>
    <w:uiPriority w:val="39"/>
    <w:qFormat/>
    <w:rsid w:val="005912D9"/>
    <w:pPr>
      <w:widowControl/>
      <w:spacing w:before="100" w:beforeAutospacing="1" w:after="100" w:afterAutospacing="1"/>
      <w:jc w:val="center"/>
    </w:pPr>
    <w:rPr>
      <w:rFonts w:ascii="宋体" w:hAnsi="宋体" w:cs="宋体"/>
      <w:b/>
      <w:bCs/>
      <w:kern w:val="0"/>
      <w:sz w:val="24"/>
    </w:rPr>
  </w:style>
  <w:style w:type="paragraph" w:customStyle="1" w:styleId="xl61884">
    <w:name w:val="xl6188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227">
    <w:name w:val="xl22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26624">
    <w:name w:val="样式 标题 2 + (西文) 宋体 非加粗 段前: 6 磅 段后: 6 磅 行距: 固定值 24 磅"/>
    <w:basedOn w:val="2"/>
    <w:qFormat/>
    <w:rsid w:val="005912D9"/>
    <w:pPr>
      <w:spacing w:beforeLines="100" w:before="260" w:afterLines="100" w:line="480" w:lineRule="exact"/>
      <w:ind w:firstLineChars="0" w:firstLine="0"/>
    </w:pPr>
    <w:rPr>
      <w:rFonts w:ascii="宋体" w:cs="宋体"/>
      <w:b w:val="0"/>
      <w:bCs w:val="0"/>
      <w:kern w:val="0"/>
      <w:szCs w:val="20"/>
    </w:rPr>
  </w:style>
  <w:style w:type="paragraph" w:customStyle="1" w:styleId="xl62760">
    <w:name w:val="xl6276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font20">
    <w:name w:val="font20"/>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xl234">
    <w:name w:val="xl23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226">
    <w:name w:val="xl22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220">
    <w:name w:val="xl22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p18">
    <w:name w:val="p18"/>
    <w:basedOn w:val="a3"/>
    <w:qFormat/>
    <w:rsid w:val="005912D9"/>
    <w:pPr>
      <w:widowControl/>
      <w:ind w:firstLine="420"/>
    </w:pPr>
    <w:rPr>
      <w:rFonts w:ascii="Times New Roman" w:hAnsi="Times New Roman"/>
      <w:kern w:val="0"/>
      <w:szCs w:val="21"/>
    </w:rPr>
  </w:style>
  <w:style w:type="paragraph" w:customStyle="1" w:styleId="xl244">
    <w:name w:val="xl24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xl61898">
    <w:name w:val="xl61898"/>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1ffff9">
    <w:name w:val="样式 标题 1 + 黑体 小二"/>
    <w:basedOn w:val="11"/>
    <w:qFormat/>
    <w:rsid w:val="005912D9"/>
    <w:pPr>
      <w:spacing w:afterLines="200" w:after="0" w:line="480" w:lineRule="exact"/>
      <w:ind w:firstLineChars="0" w:firstLine="0"/>
    </w:pPr>
    <w:rPr>
      <w:rFonts w:ascii="黑体" w:eastAsia="黑体" w:hAnsi="黑体"/>
      <w:sz w:val="36"/>
    </w:rPr>
  </w:style>
  <w:style w:type="paragraph" w:customStyle="1" w:styleId="5b">
    <w:name w:val="列出段落5"/>
    <w:basedOn w:val="a3"/>
    <w:qFormat/>
    <w:rsid w:val="005912D9"/>
    <w:pPr>
      <w:spacing w:after="160" w:line="259" w:lineRule="auto"/>
      <w:ind w:left="720"/>
      <w:contextualSpacing/>
    </w:pPr>
    <w:rPr>
      <w:rFonts w:ascii="Times New Roman" w:hAnsi="Times New Roman"/>
    </w:rPr>
  </w:style>
  <w:style w:type="paragraph" w:customStyle="1" w:styleId="xl61950">
    <w:name w:val="xl6195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61959">
    <w:name w:val="xl6195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left"/>
    </w:pPr>
    <w:rPr>
      <w:rFonts w:ascii="宋体" w:hAnsi="宋体" w:cs="宋体"/>
      <w:kern w:val="0"/>
      <w:sz w:val="20"/>
      <w:szCs w:val="20"/>
    </w:rPr>
  </w:style>
  <w:style w:type="paragraph" w:customStyle="1" w:styleId="xl212">
    <w:name w:val="xl21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TOC21">
    <w:name w:val="TOC 标题2"/>
    <w:basedOn w:val="11"/>
    <w:next w:val="a3"/>
    <w:uiPriority w:val="39"/>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xl232">
    <w:name w:val="xl23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affffffffff4">
    <w:name w:val="王正文"/>
    <w:basedOn w:val="a3"/>
    <w:qFormat/>
    <w:rsid w:val="005912D9"/>
    <w:pPr>
      <w:widowControl/>
      <w:tabs>
        <w:tab w:val="center" w:pos="480"/>
      </w:tabs>
      <w:adjustRightInd w:val="0"/>
      <w:spacing w:beforeLines="50" w:afterLines="50" w:line="360" w:lineRule="auto"/>
      <w:ind w:firstLineChars="200" w:firstLine="200"/>
      <w:jc w:val="left"/>
    </w:pPr>
    <w:rPr>
      <w:rFonts w:ascii="Tahoma" w:hAnsi="Tahoma" w:cs="Arial"/>
      <w:color w:val="000000"/>
      <w:sz w:val="24"/>
      <w:szCs w:val="28"/>
    </w:rPr>
  </w:style>
  <w:style w:type="paragraph" w:customStyle="1" w:styleId="Body">
    <w:name w:val="Body"/>
    <w:basedOn w:val="a3"/>
    <w:qFormat/>
    <w:rsid w:val="005912D9"/>
    <w:pPr>
      <w:widowControl/>
      <w:spacing w:after="260" w:line="260" w:lineRule="atLeast"/>
    </w:pPr>
    <w:rPr>
      <w:rFonts w:ascii="Times New Roman" w:hAnsi="Times New Roman"/>
      <w:kern w:val="0"/>
      <w:sz w:val="24"/>
      <w:szCs w:val="20"/>
      <w:lang w:val="en-GB"/>
    </w:rPr>
  </w:style>
  <w:style w:type="paragraph" w:customStyle="1" w:styleId="xl62698">
    <w:name w:val="xl62698"/>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xl61947">
    <w:name w:val="xl6194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239">
    <w:name w:val="xl23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xl62715">
    <w:name w:val="xl6271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font13">
    <w:name w:val="font13"/>
    <w:basedOn w:val="a3"/>
    <w:qFormat/>
    <w:rsid w:val="005912D9"/>
    <w:pPr>
      <w:widowControl/>
      <w:spacing w:before="100" w:beforeAutospacing="1" w:after="100" w:afterAutospacing="1"/>
      <w:jc w:val="left"/>
    </w:pPr>
    <w:rPr>
      <w:rFonts w:ascii="宋体" w:hAnsi="宋体" w:cs="宋体"/>
      <w:kern w:val="0"/>
      <w:sz w:val="18"/>
      <w:szCs w:val="18"/>
    </w:rPr>
  </w:style>
  <w:style w:type="paragraph" w:customStyle="1" w:styleId="xl491">
    <w:name w:val="xl491"/>
    <w:basedOn w:val="a3"/>
    <w:uiPriority w:val="39"/>
    <w:qFormat/>
    <w:rsid w:val="005912D9"/>
    <w:pPr>
      <w:widowControl/>
      <w:spacing w:before="100" w:beforeAutospacing="1" w:after="100" w:afterAutospacing="1"/>
      <w:jc w:val="center"/>
    </w:pPr>
    <w:rPr>
      <w:rFonts w:ascii="宋体" w:hAnsi="宋体" w:cs="宋体"/>
      <w:kern w:val="0"/>
      <w:sz w:val="24"/>
    </w:rPr>
  </w:style>
  <w:style w:type="paragraph" w:customStyle="1" w:styleId="Style52">
    <w:name w:val="_Style 52"/>
    <w:basedOn w:val="a3"/>
    <w:qFormat/>
    <w:rsid w:val="005912D9"/>
    <w:pPr>
      <w:spacing w:beforeLines="30" w:afterLines="30" w:line="360" w:lineRule="exact"/>
      <w:ind w:firstLineChars="200" w:firstLine="200"/>
    </w:pPr>
    <w:rPr>
      <w:rFonts w:ascii="Times New Roman" w:hAnsi="Times New Roman"/>
      <w:sz w:val="24"/>
    </w:rPr>
  </w:style>
  <w:style w:type="paragraph" w:customStyle="1" w:styleId="xl493">
    <w:name w:val="xl493"/>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xl61954">
    <w:name w:val="xl6195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kern w:val="0"/>
      <w:sz w:val="18"/>
      <w:szCs w:val="18"/>
    </w:rPr>
  </w:style>
  <w:style w:type="paragraph" w:customStyle="1" w:styleId="xl61883">
    <w:name w:val="xl61883"/>
    <w:basedOn w:val="a3"/>
    <w:uiPriority w:val="39"/>
    <w:qFormat/>
    <w:rsid w:val="005912D9"/>
    <w:pPr>
      <w:widowControl/>
      <w:spacing w:before="100" w:beforeAutospacing="1" w:after="100" w:afterAutospacing="1"/>
      <w:jc w:val="left"/>
    </w:pPr>
    <w:rPr>
      <w:rFonts w:ascii="Times New Roman" w:hAnsi="Times New Roman"/>
      <w:b/>
      <w:bCs/>
      <w:kern w:val="0"/>
      <w:sz w:val="18"/>
      <w:szCs w:val="18"/>
    </w:rPr>
  </w:style>
  <w:style w:type="paragraph" w:customStyle="1" w:styleId="xl62713">
    <w:name w:val="xl6271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18"/>
      <w:szCs w:val="18"/>
    </w:rPr>
  </w:style>
  <w:style w:type="paragraph" w:customStyle="1" w:styleId="xl61886">
    <w:name w:val="xl6188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1952">
    <w:name w:val="xl6195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62762">
    <w:name w:val="xl6276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Style29">
    <w:name w:val="_Style 29"/>
    <w:basedOn w:val="a3"/>
    <w:qFormat/>
    <w:rsid w:val="005912D9"/>
    <w:pPr>
      <w:spacing w:beforeLines="30" w:afterLines="30" w:line="360" w:lineRule="exact"/>
      <w:ind w:firstLineChars="200" w:firstLine="200"/>
    </w:pPr>
    <w:rPr>
      <w:rFonts w:ascii="Times New Roman" w:hAnsi="Times New Roman"/>
      <w:sz w:val="24"/>
    </w:rPr>
  </w:style>
  <w:style w:type="paragraph" w:customStyle="1" w:styleId="BodyTextIndent31">
    <w:name w:val="Body Text Indent 31"/>
    <w:basedOn w:val="a3"/>
    <w:qFormat/>
    <w:rsid w:val="005912D9"/>
    <w:pPr>
      <w:adjustRightInd w:val="0"/>
      <w:spacing w:line="420" w:lineRule="atLeast"/>
      <w:ind w:left="1260"/>
      <w:textAlignment w:val="baseline"/>
    </w:pPr>
    <w:rPr>
      <w:rFonts w:ascii="Times New Roman" w:hAnsi="Times New Roman"/>
      <w:sz w:val="24"/>
      <w:szCs w:val="20"/>
      <w:u w:val="single"/>
    </w:rPr>
  </w:style>
  <w:style w:type="paragraph" w:customStyle="1" w:styleId="xl222">
    <w:name w:val="xl222"/>
    <w:basedOn w:val="a3"/>
    <w:uiPriority w:val="39"/>
    <w:qFormat/>
    <w:rsid w:val="005912D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Section">
    <w:name w:val="Section"/>
    <w:next w:val="a3"/>
    <w:qFormat/>
    <w:rsid w:val="005912D9"/>
    <w:pPr>
      <w:keepNext/>
      <w:keepLines/>
      <w:widowControl w:val="0"/>
      <w:spacing w:before="300" w:after="300" w:line="241" w:lineRule="auto"/>
      <w:jc w:val="both"/>
    </w:pPr>
    <w:rPr>
      <w:rFonts w:ascii="Times New Roman" w:hAnsi="Times New Roman"/>
      <w:b/>
      <w:bCs/>
      <w:kern w:val="28"/>
      <w:sz w:val="21"/>
      <w:szCs w:val="21"/>
    </w:rPr>
  </w:style>
  <w:style w:type="paragraph" w:customStyle="1" w:styleId="C0">
    <w:name w:val="C"/>
    <w:basedOn w:val="a3"/>
    <w:qFormat/>
    <w:rsid w:val="005912D9"/>
    <w:pPr>
      <w:widowControl/>
      <w:spacing w:beforeLines="50" w:afterLines="50" w:line="360" w:lineRule="auto"/>
      <w:jc w:val="left"/>
    </w:pPr>
    <w:rPr>
      <w:rFonts w:ascii="Times New Roman" w:hAnsi="Times New Roman"/>
      <w:sz w:val="24"/>
    </w:rPr>
  </w:style>
  <w:style w:type="paragraph" w:customStyle="1" w:styleId="Affffffffff5">
    <w:name w:val="A"/>
    <w:basedOn w:val="a3"/>
    <w:qFormat/>
    <w:rsid w:val="005912D9"/>
    <w:pPr>
      <w:widowControl/>
      <w:spacing w:beforeLines="50" w:afterLines="50" w:line="360" w:lineRule="auto"/>
      <w:jc w:val="left"/>
    </w:pPr>
    <w:rPr>
      <w:rFonts w:ascii="Times New Roman" w:hAnsi="Times New Roman"/>
      <w:b/>
      <w:bCs/>
      <w:sz w:val="28"/>
    </w:rPr>
  </w:style>
  <w:style w:type="paragraph" w:customStyle="1" w:styleId="xl62707">
    <w:name w:val="xl6270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b/>
      <w:bCs/>
      <w:kern w:val="0"/>
      <w:sz w:val="18"/>
      <w:szCs w:val="18"/>
    </w:rPr>
  </w:style>
  <w:style w:type="paragraph" w:customStyle="1" w:styleId="xl62754">
    <w:name w:val="xl6275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61895">
    <w:name w:val="xl6189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CoverDescription">
    <w:name w:val="Cover Description"/>
    <w:basedOn w:val="a3"/>
    <w:qFormat/>
    <w:rsid w:val="005912D9"/>
    <w:pPr>
      <w:framePr w:w="5947" w:hSpace="180" w:vSpace="180" w:wrap="around" w:vAnchor="page" w:hAnchor="text" w:xAlign="center" w:y="6918"/>
      <w:widowControl/>
      <w:overflowPunct w:val="0"/>
      <w:autoSpaceDE w:val="0"/>
      <w:autoSpaceDN w:val="0"/>
      <w:adjustRightInd w:val="0"/>
      <w:spacing w:line="260" w:lineRule="atLeast"/>
      <w:jc w:val="center"/>
      <w:textAlignment w:val="baseline"/>
    </w:pPr>
    <w:rPr>
      <w:rFonts w:ascii="Times New Roman" w:eastAsia="PMingLiU" w:hAnsi="Times New Roman"/>
      <w:kern w:val="0"/>
      <w:sz w:val="24"/>
      <w:szCs w:val="18"/>
      <w:lang w:val="en-GB" w:eastAsia="en-US"/>
    </w:rPr>
  </w:style>
  <w:style w:type="paragraph" w:customStyle="1" w:styleId="TOC110">
    <w:name w:val="TOC 标题11"/>
    <w:basedOn w:val="11"/>
    <w:next w:val="a3"/>
    <w:qFormat/>
    <w:rsid w:val="005912D9"/>
    <w:pPr>
      <w:widowControl/>
      <w:spacing w:beforeLines="0" w:after="0" w:line="259" w:lineRule="auto"/>
      <w:ind w:firstLineChars="0" w:firstLine="0"/>
      <w:jc w:val="left"/>
      <w:outlineLvl w:val="9"/>
    </w:pPr>
    <w:rPr>
      <w:rFonts w:ascii="Calibri Light" w:hAnsi="Calibri Light"/>
      <w:b w:val="0"/>
      <w:bCs w:val="0"/>
      <w:color w:val="2E74B5"/>
      <w:kern w:val="0"/>
      <w:sz w:val="32"/>
      <w:szCs w:val="32"/>
    </w:rPr>
  </w:style>
  <w:style w:type="paragraph" w:customStyle="1" w:styleId="font15">
    <w:name w:val="font15"/>
    <w:basedOn w:val="a3"/>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085787824">
    <w:name w:val="样式 宋体 小四 左侧:  0.85 厘米 段前: 7.8 磅 段后: 7.8 磅 行距: 固定值 24 磅"/>
    <w:basedOn w:val="a3"/>
    <w:qFormat/>
    <w:rsid w:val="005912D9"/>
    <w:pPr>
      <w:spacing w:before="156" w:after="156" w:line="480" w:lineRule="exact"/>
      <w:ind w:left="480"/>
    </w:pPr>
    <w:rPr>
      <w:rFonts w:ascii="宋体" w:hAnsi="宋体" w:cs="宋体"/>
      <w:sz w:val="24"/>
      <w:szCs w:val="20"/>
    </w:rPr>
  </w:style>
  <w:style w:type="paragraph" w:customStyle="1" w:styleId="Chapter">
    <w:name w:val="Chapter"/>
    <w:next w:val="a3"/>
    <w:uiPriority w:val="99"/>
    <w:qFormat/>
    <w:rsid w:val="005912D9"/>
    <w:pPr>
      <w:keepNext/>
      <w:keepLines/>
      <w:widowControl w:val="0"/>
      <w:spacing w:before="300" w:after="300" w:line="241" w:lineRule="auto"/>
      <w:jc w:val="both"/>
    </w:pPr>
    <w:rPr>
      <w:rFonts w:ascii="Times New Roman" w:hAnsi="Times New Roman"/>
      <w:b/>
      <w:bCs/>
      <w:kern w:val="28"/>
      <w:sz w:val="24"/>
      <w:szCs w:val="24"/>
    </w:rPr>
  </w:style>
  <w:style w:type="paragraph" w:customStyle="1" w:styleId="xl61">
    <w:name w:val="xl61"/>
    <w:basedOn w:val="a3"/>
    <w:qFormat/>
    <w:rsid w:val="005912D9"/>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xl213">
    <w:name w:val="xl21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xl62701">
    <w:name w:val="xl6270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xl240">
    <w:name w:val="xl24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Arial" w:hAnsi="Arial" w:cs="Arial"/>
      <w:kern w:val="0"/>
      <w:sz w:val="18"/>
      <w:szCs w:val="18"/>
    </w:rPr>
  </w:style>
  <w:style w:type="paragraph" w:customStyle="1" w:styleId="xl229">
    <w:name w:val="xl22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xl61885">
    <w:name w:val="xl6188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affffffffff6">
    <w:name w:val="第二节"/>
    <w:basedOn w:val="a3"/>
    <w:qFormat/>
    <w:rsid w:val="005912D9"/>
    <w:pPr>
      <w:widowControl/>
      <w:tabs>
        <w:tab w:val="left" w:pos="851"/>
      </w:tabs>
      <w:spacing w:beforeLines="50" w:afterLines="50" w:line="360" w:lineRule="auto"/>
      <w:ind w:left="720" w:hanging="153"/>
      <w:jc w:val="left"/>
    </w:pPr>
    <w:rPr>
      <w:rFonts w:ascii="Times New Roman" w:hAnsi="Times New Roman"/>
      <w:sz w:val="24"/>
    </w:rPr>
  </w:style>
  <w:style w:type="paragraph" w:customStyle="1" w:styleId="xl61949">
    <w:name w:val="xl6194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xl61956">
    <w:name w:val="xl6195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1896">
    <w:name w:val="xl6189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1893">
    <w:name w:val="xl61893"/>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xl250">
    <w:name w:val="xl250"/>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488">
    <w:name w:val="xl488"/>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xl59">
    <w:name w:val="xl59"/>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MacPacTrailer">
    <w:name w:val="MacPac Trailer"/>
    <w:uiPriority w:val="39"/>
    <w:qFormat/>
    <w:rsid w:val="005912D9"/>
    <w:pPr>
      <w:widowControl w:val="0"/>
      <w:spacing w:line="200" w:lineRule="exact"/>
    </w:pPr>
    <w:rPr>
      <w:rFonts w:ascii="Times New Roman" w:eastAsia="Times New Roman" w:hAnsi="Times New Roman"/>
      <w:sz w:val="16"/>
      <w:szCs w:val="22"/>
      <w:lang w:eastAsia="en-US"/>
    </w:rPr>
  </w:style>
  <w:style w:type="paragraph" w:customStyle="1" w:styleId="Note">
    <w:name w:val="Note"/>
    <w:basedOn w:val="a3"/>
    <w:qFormat/>
    <w:rsid w:val="005912D9"/>
    <w:pPr>
      <w:widowControl/>
      <w:jc w:val="right"/>
    </w:pPr>
    <w:rPr>
      <w:rFonts w:ascii="Times" w:hAnsi="Times"/>
      <w:kern w:val="0"/>
      <w:sz w:val="24"/>
      <w:szCs w:val="20"/>
      <w:lang w:eastAsia="en-US"/>
    </w:rPr>
  </w:style>
  <w:style w:type="paragraph" w:customStyle="1" w:styleId="xl243">
    <w:name w:val="xl24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xl62697">
    <w:name w:val="xl62697"/>
    <w:basedOn w:val="a3"/>
    <w:uiPriority w:val="39"/>
    <w:qFormat/>
    <w:rsid w:val="005912D9"/>
    <w:pPr>
      <w:widowControl/>
      <w:shd w:val="clear" w:color="000000" w:fill="FFFFFF"/>
      <w:spacing w:before="100" w:beforeAutospacing="1" w:after="100" w:afterAutospacing="1"/>
      <w:jc w:val="right"/>
    </w:pPr>
    <w:rPr>
      <w:rFonts w:ascii="Arial" w:eastAsia="Times New Roman" w:hAnsi="Arial" w:cs="Arial"/>
      <w:kern w:val="0"/>
      <w:sz w:val="10"/>
      <w:szCs w:val="10"/>
      <w:lang w:val="en-GB"/>
    </w:rPr>
  </w:style>
  <w:style w:type="paragraph" w:customStyle="1" w:styleId="xl492">
    <w:name w:val="xl492"/>
    <w:basedOn w:val="a3"/>
    <w:uiPriority w:val="39"/>
    <w:qFormat/>
    <w:rsid w:val="005912D9"/>
    <w:pPr>
      <w:widowControl/>
      <w:shd w:val="clear" w:color="000000" w:fill="F79646"/>
      <w:spacing w:before="100" w:beforeAutospacing="1" w:after="100" w:afterAutospacing="1"/>
      <w:jc w:val="center"/>
    </w:pPr>
    <w:rPr>
      <w:rFonts w:ascii="宋体" w:hAnsi="宋体" w:cs="宋体"/>
      <w:kern w:val="0"/>
      <w:sz w:val="24"/>
    </w:rPr>
  </w:style>
  <w:style w:type="paragraph" w:customStyle="1" w:styleId="xl490">
    <w:name w:val="xl490"/>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kern w:val="0"/>
      <w:sz w:val="24"/>
    </w:rPr>
  </w:style>
  <w:style w:type="paragraph" w:customStyle="1" w:styleId="xl62758">
    <w:name w:val="xl6275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487">
    <w:name w:val="xl487"/>
    <w:basedOn w:val="a3"/>
    <w:uiPriority w:val="39"/>
    <w:qFormat/>
    <w:rsid w:val="005912D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B0">
    <w:name w:val="B"/>
    <w:basedOn w:val="a3"/>
    <w:qFormat/>
    <w:rsid w:val="005912D9"/>
    <w:pPr>
      <w:widowControl/>
      <w:spacing w:beforeLines="50" w:afterLines="50" w:line="360" w:lineRule="auto"/>
      <w:jc w:val="left"/>
    </w:pPr>
    <w:rPr>
      <w:rFonts w:ascii="Times New Roman" w:hAnsi="Times New Roman"/>
      <w:sz w:val="24"/>
    </w:rPr>
  </w:style>
  <w:style w:type="paragraph" w:customStyle="1" w:styleId="xl238">
    <w:name w:val="xl23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xl61891">
    <w:name w:val="xl6189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affffffffff7">
    <w:name w:val="表格格式"/>
    <w:basedOn w:val="a3"/>
    <w:uiPriority w:val="30"/>
    <w:qFormat/>
    <w:rsid w:val="005912D9"/>
    <w:rPr>
      <w:rFonts w:ascii="Times New Roman" w:hAnsi="Times New Roman"/>
      <w:szCs w:val="20"/>
    </w:rPr>
  </w:style>
  <w:style w:type="paragraph" w:customStyle="1" w:styleId="Style246">
    <w:name w:val="_Style 246"/>
    <w:next w:val="a3"/>
    <w:qFormat/>
    <w:rsid w:val="005912D9"/>
    <w:pPr>
      <w:widowControl w:val="0"/>
      <w:jc w:val="both"/>
    </w:pPr>
    <w:rPr>
      <w:rFonts w:ascii="Times New Roman" w:hAnsi="Times New Roman"/>
      <w:kern w:val="2"/>
      <w:sz w:val="21"/>
    </w:rPr>
  </w:style>
  <w:style w:type="paragraph" w:customStyle="1" w:styleId="D">
    <w:name w:val="D"/>
    <w:basedOn w:val="a3"/>
    <w:qFormat/>
    <w:rsid w:val="005912D9"/>
    <w:pPr>
      <w:widowControl/>
      <w:spacing w:beforeLines="50" w:afterLines="50" w:line="360" w:lineRule="auto"/>
      <w:ind w:firstLineChars="200" w:firstLine="200"/>
      <w:jc w:val="left"/>
    </w:pPr>
    <w:rPr>
      <w:rFonts w:ascii="Times New Roman" w:hAnsi="Times New Roman"/>
      <w:sz w:val="24"/>
    </w:rPr>
  </w:style>
  <w:style w:type="paragraph" w:customStyle="1" w:styleId="xl62755">
    <w:name w:val="xl6275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62751">
    <w:name w:val="xl62751"/>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d0">
    <w:name w:val="d"/>
    <w:basedOn w:val="af7"/>
    <w:qFormat/>
    <w:rsid w:val="005912D9"/>
    <w:pPr>
      <w:adjustRightInd w:val="0"/>
      <w:spacing w:beforeLines="0" w:before="100" w:after="100" w:line="360" w:lineRule="atLeast"/>
      <w:ind w:leftChars="0" w:left="1259" w:firstLineChars="0" w:firstLine="360"/>
      <w:textAlignment w:val="baseline"/>
    </w:pPr>
    <w:rPr>
      <w:szCs w:val="20"/>
    </w:rPr>
  </w:style>
  <w:style w:type="paragraph" w:customStyle="1" w:styleId="p17">
    <w:name w:val="p17"/>
    <w:basedOn w:val="a3"/>
    <w:qFormat/>
    <w:rsid w:val="005912D9"/>
    <w:pPr>
      <w:widowControl/>
      <w:ind w:firstLine="420"/>
    </w:pPr>
    <w:rPr>
      <w:rFonts w:ascii="Times New Roman" w:hAnsi="Times New Roman"/>
      <w:kern w:val="0"/>
      <w:szCs w:val="21"/>
    </w:rPr>
  </w:style>
  <w:style w:type="paragraph" w:customStyle="1" w:styleId="xl62752">
    <w:name w:val="xl62752"/>
    <w:basedOn w:val="a3"/>
    <w:uiPriority w:val="39"/>
    <w:qFormat/>
    <w:rsid w:val="005912D9"/>
    <w:pPr>
      <w:widowControl/>
      <w:spacing w:before="100" w:beforeAutospacing="1" w:after="100" w:afterAutospacing="1"/>
      <w:jc w:val="center"/>
      <w:textAlignment w:val="center"/>
    </w:pPr>
    <w:rPr>
      <w:rFonts w:ascii="宋体" w:hAnsi="宋体" w:cs="宋体"/>
      <w:kern w:val="0"/>
      <w:sz w:val="18"/>
      <w:szCs w:val="18"/>
    </w:rPr>
  </w:style>
  <w:style w:type="paragraph" w:customStyle="1" w:styleId="xl217">
    <w:name w:val="xl21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BodyText21">
    <w:name w:val="Body Text 21"/>
    <w:basedOn w:val="a3"/>
    <w:uiPriority w:val="34"/>
    <w:qFormat/>
    <w:rsid w:val="005912D9"/>
    <w:pPr>
      <w:adjustRightInd w:val="0"/>
      <w:spacing w:line="420" w:lineRule="atLeast"/>
      <w:ind w:left="1260"/>
      <w:textAlignment w:val="baseline"/>
    </w:pPr>
    <w:rPr>
      <w:rFonts w:ascii="Times New Roman" w:hAnsi="宋体"/>
      <w:sz w:val="24"/>
      <w:szCs w:val="20"/>
    </w:rPr>
  </w:style>
  <w:style w:type="paragraph" w:customStyle="1" w:styleId="xl62712">
    <w:name w:val="xl6271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242">
    <w:name w:val="xl24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61961">
    <w:name w:val="xl6196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62757">
    <w:name w:val="xl6275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218">
    <w:name w:val="标题 21"/>
    <w:basedOn w:val="a3"/>
    <w:qFormat/>
    <w:rsid w:val="005912D9"/>
    <w:pPr>
      <w:widowControl/>
    </w:pPr>
    <w:rPr>
      <w:rFonts w:ascii="Times New Roman" w:eastAsia="Times New Roman" w:hAnsi="Times New Roman"/>
      <w:b/>
      <w:bCs/>
      <w:i/>
      <w:iCs/>
      <w:kern w:val="0"/>
      <w:sz w:val="20"/>
      <w:szCs w:val="20"/>
    </w:rPr>
  </w:style>
  <w:style w:type="paragraph" w:customStyle="1" w:styleId="xl58">
    <w:name w:val="xl58"/>
    <w:basedOn w:val="a3"/>
    <w:qFormat/>
    <w:rsid w:val="005912D9"/>
    <w:pPr>
      <w:widowControl/>
      <w:spacing w:before="100" w:beforeAutospacing="1" w:after="100" w:afterAutospacing="1"/>
      <w:jc w:val="left"/>
    </w:pPr>
    <w:rPr>
      <w:rFonts w:ascii="Times New Roman" w:hAnsi="Times New Roman"/>
      <w:color w:val="000000"/>
      <w:kern w:val="0"/>
      <w:sz w:val="16"/>
      <w:szCs w:val="16"/>
    </w:rPr>
  </w:style>
  <w:style w:type="paragraph" w:customStyle="1" w:styleId="xl246">
    <w:name w:val="xl24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2fffb">
    <w:name w:val="批注主题2"/>
    <w:basedOn w:val="af1"/>
    <w:next w:val="af1"/>
    <w:qFormat/>
    <w:rsid w:val="005912D9"/>
    <w:pPr>
      <w:spacing w:beforeLines="0" w:line="240" w:lineRule="auto"/>
      <w:ind w:firstLineChars="0" w:firstLine="0"/>
    </w:pPr>
    <w:rPr>
      <w:b/>
      <w:bCs/>
      <w:kern w:val="0"/>
      <w:sz w:val="20"/>
    </w:rPr>
  </w:style>
  <w:style w:type="paragraph" w:customStyle="1" w:styleId="affffffffff8">
    <w:name w:val="二标题"/>
    <w:basedOn w:val="a3"/>
    <w:uiPriority w:val="99"/>
    <w:qFormat/>
    <w:rsid w:val="005912D9"/>
    <w:pPr>
      <w:tabs>
        <w:tab w:val="left" w:pos="1033"/>
      </w:tabs>
      <w:ind w:left="1033" w:hanging="855"/>
    </w:pPr>
    <w:rPr>
      <w:rFonts w:ascii="Times New Roman" w:hAnsi="Times New Roman"/>
      <w:b/>
      <w:sz w:val="28"/>
    </w:rPr>
  </w:style>
  <w:style w:type="paragraph" w:customStyle="1" w:styleId="xl61960">
    <w:name w:val="xl6196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236">
    <w:name w:val="xl236"/>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xl214">
    <w:name w:val="xl214"/>
    <w:basedOn w:val="a3"/>
    <w:uiPriority w:val="39"/>
    <w:qFormat/>
    <w:rsid w:val="005912D9"/>
    <w:pPr>
      <w:widowControl/>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xl61888">
    <w:name w:val="xl6188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2695">
    <w:name w:val="xl62695"/>
    <w:basedOn w:val="a3"/>
    <w:uiPriority w:val="39"/>
    <w:qFormat/>
    <w:rsid w:val="005912D9"/>
    <w:pPr>
      <w:widowControl/>
      <w:shd w:val="clear" w:color="000000" w:fill="FFFFFF"/>
      <w:spacing w:before="100" w:beforeAutospacing="1" w:after="100" w:afterAutospacing="1"/>
      <w:jc w:val="left"/>
    </w:pPr>
    <w:rPr>
      <w:rFonts w:ascii="微软雅黑" w:eastAsia="微软雅黑" w:hAnsi="微软雅黑"/>
      <w:kern w:val="0"/>
      <w:sz w:val="10"/>
      <w:szCs w:val="10"/>
      <w:lang w:val="en-GB"/>
    </w:rPr>
  </w:style>
  <w:style w:type="paragraph" w:customStyle="1" w:styleId="115">
    <w:name w:val="标题 11"/>
    <w:basedOn w:val="a3"/>
    <w:qFormat/>
    <w:rsid w:val="005912D9"/>
    <w:pPr>
      <w:widowControl/>
    </w:pPr>
    <w:rPr>
      <w:rFonts w:ascii="Times New Roman" w:hAnsi="Times New Roman"/>
      <w:b/>
      <w:bCs/>
      <w:kern w:val="44"/>
      <w:sz w:val="44"/>
      <w:szCs w:val="44"/>
    </w:rPr>
  </w:style>
  <w:style w:type="paragraph" w:customStyle="1" w:styleId="xl61945">
    <w:name w:val="xl6194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2fffc">
    <w:name w:val="文档结构图2"/>
    <w:basedOn w:val="a3"/>
    <w:qFormat/>
    <w:rsid w:val="005912D9"/>
    <w:rPr>
      <w:rFonts w:ascii="宋体" w:hAnsi="Times New Roman"/>
      <w:kern w:val="0"/>
      <w:sz w:val="18"/>
      <w:szCs w:val="18"/>
    </w:rPr>
  </w:style>
  <w:style w:type="paragraph" w:customStyle="1" w:styleId="xl252">
    <w:name w:val="xl252"/>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489">
    <w:name w:val="xl489"/>
    <w:basedOn w:val="a3"/>
    <w:uiPriority w:val="39"/>
    <w:qFormat/>
    <w:rsid w:val="005912D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ffffa">
    <w:name w:val="批注文字1"/>
    <w:basedOn w:val="a3"/>
    <w:qFormat/>
    <w:rsid w:val="005912D9"/>
    <w:pPr>
      <w:widowControl/>
    </w:pPr>
    <w:rPr>
      <w:szCs w:val="22"/>
    </w:rPr>
  </w:style>
  <w:style w:type="paragraph" w:customStyle="1" w:styleId="xl228">
    <w:name w:val="xl22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xl61878">
    <w:name w:val="xl61878"/>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xl61882">
    <w:name w:val="xl6188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247">
    <w:name w:val="xl24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1957">
    <w:name w:val="xl6195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62759">
    <w:name w:val="xl6275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6624">
    <w:name w:val="样式 小四 段前: 6 磅 段后: 6 磅 行距: 固定值 24 磅"/>
    <w:basedOn w:val="a3"/>
    <w:qFormat/>
    <w:rsid w:val="005912D9"/>
    <w:pPr>
      <w:spacing w:beforeLines="100" w:afterLines="100" w:line="480" w:lineRule="exact"/>
    </w:pPr>
    <w:rPr>
      <w:rFonts w:ascii="Times New Roman" w:hAnsi="Times New Roman" w:cs="宋体"/>
      <w:sz w:val="24"/>
      <w:szCs w:val="20"/>
    </w:rPr>
  </w:style>
  <w:style w:type="paragraph" w:customStyle="1" w:styleId="xl61892">
    <w:name w:val="xl6189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b/>
      <w:bCs/>
      <w:kern w:val="0"/>
      <w:sz w:val="18"/>
      <w:szCs w:val="18"/>
    </w:rPr>
  </w:style>
  <w:style w:type="paragraph" w:customStyle="1" w:styleId="xl62700">
    <w:name w:val="xl62700"/>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xl223">
    <w:name w:val="xl223"/>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kern w:val="0"/>
      <w:sz w:val="18"/>
      <w:szCs w:val="18"/>
    </w:rPr>
  </w:style>
  <w:style w:type="paragraph" w:customStyle="1" w:styleId="xl61958">
    <w:name w:val="xl6195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xl224">
    <w:name w:val="xl224"/>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font12">
    <w:name w:val="font12"/>
    <w:basedOn w:val="a3"/>
    <w:qFormat/>
    <w:rsid w:val="005912D9"/>
    <w:pPr>
      <w:widowControl/>
      <w:spacing w:before="100" w:beforeAutospacing="1" w:after="100" w:afterAutospacing="1"/>
      <w:jc w:val="left"/>
    </w:pPr>
    <w:rPr>
      <w:rFonts w:ascii="宋体" w:hAnsi="宋体" w:cs="宋体"/>
      <w:kern w:val="0"/>
      <w:sz w:val="18"/>
      <w:szCs w:val="18"/>
    </w:rPr>
  </w:style>
  <w:style w:type="paragraph" w:customStyle="1" w:styleId="affffffffff9">
    <w:name w:val="本文正文字体"/>
    <w:basedOn w:val="a3"/>
    <w:uiPriority w:val="34"/>
    <w:qFormat/>
    <w:rsid w:val="005912D9"/>
    <w:pPr>
      <w:spacing w:line="360" w:lineRule="auto"/>
      <w:ind w:firstLineChars="200" w:firstLine="200"/>
      <w:jc w:val="left"/>
    </w:pPr>
    <w:rPr>
      <w:rFonts w:ascii="宋体" w:hAnsi="宋体" w:cs="宋体"/>
      <w:sz w:val="24"/>
      <w:szCs w:val="20"/>
    </w:rPr>
  </w:style>
  <w:style w:type="paragraph" w:customStyle="1" w:styleId="xl251">
    <w:name w:val="xl25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hAnsi="宋体" w:cs="宋体"/>
      <w:kern w:val="0"/>
      <w:sz w:val="18"/>
      <w:szCs w:val="18"/>
    </w:rPr>
  </w:style>
  <w:style w:type="paragraph" w:customStyle="1" w:styleId="3ff8">
    <w:name w:val="列出段落3"/>
    <w:basedOn w:val="a3"/>
    <w:uiPriority w:val="34"/>
    <w:qFormat/>
    <w:rsid w:val="005912D9"/>
    <w:pPr>
      <w:ind w:firstLineChars="200" w:firstLine="420"/>
    </w:pPr>
    <w:rPr>
      <w:rFonts w:ascii="Times New Roman" w:hAnsi="Times New Roman"/>
    </w:rPr>
  </w:style>
  <w:style w:type="paragraph" w:customStyle="1" w:styleId="xl61955">
    <w:name w:val="xl61955"/>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Times New Roman" w:hAnsi="Times New Roman"/>
      <w:kern w:val="0"/>
      <w:sz w:val="18"/>
      <w:szCs w:val="18"/>
    </w:rPr>
  </w:style>
  <w:style w:type="paragraph" w:customStyle="1" w:styleId="CharCharCharCharCharCharCharChar1CharCharCharCharCharChar">
    <w:name w:val="Char Char Char Char Char Char Char Char1 Char Char Char Char Char Char"/>
    <w:basedOn w:val="a3"/>
    <w:qFormat/>
    <w:rsid w:val="005912D9"/>
    <w:pPr>
      <w:tabs>
        <w:tab w:val="left" w:pos="4665"/>
        <w:tab w:val="left" w:pos="8970"/>
      </w:tabs>
      <w:ind w:firstLine="400"/>
    </w:pPr>
    <w:rPr>
      <w:rFonts w:ascii="Tahoma" w:hAnsi="Tahoma"/>
      <w:sz w:val="24"/>
      <w:szCs w:val="20"/>
    </w:rPr>
  </w:style>
  <w:style w:type="paragraph" w:customStyle="1" w:styleId="xl248">
    <w:name w:val="xl24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4">
    <w:name w:val="xl64"/>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xl219">
    <w:name w:val="xl219"/>
    <w:basedOn w:val="a3"/>
    <w:uiPriority w:val="39"/>
    <w:qFormat/>
    <w:rsid w:val="005912D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0850505">
    <w:name w:val="样式 首行缩进:  0.85 厘米 段前: 0.5 行 段后: 0.5 行"/>
    <w:basedOn w:val="a3"/>
    <w:qFormat/>
    <w:rsid w:val="005912D9"/>
    <w:pPr>
      <w:widowControl/>
      <w:spacing w:beforeLines="50" w:afterLines="50" w:line="360" w:lineRule="auto"/>
      <w:jc w:val="left"/>
    </w:pPr>
    <w:rPr>
      <w:rFonts w:ascii="Times New Roman" w:hAnsi="Times New Roman" w:cs="宋体"/>
      <w:sz w:val="24"/>
      <w:szCs w:val="20"/>
    </w:rPr>
  </w:style>
  <w:style w:type="paragraph" w:customStyle="1" w:styleId="xl225">
    <w:name w:val="xl22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w:hAnsi="Arial" w:cs="Arial"/>
      <w:kern w:val="0"/>
      <w:sz w:val="18"/>
      <w:szCs w:val="18"/>
    </w:rPr>
  </w:style>
  <w:style w:type="paragraph" w:customStyle="1" w:styleId="c1">
    <w:name w:val="c"/>
    <w:basedOn w:val="3"/>
    <w:uiPriority w:val="99"/>
    <w:qFormat/>
    <w:rsid w:val="005912D9"/>
    <w:pPr>
      <w:widowControl/>
      <w:spacing w:before="156" w:afterLines="50" w:after="0" w:line="240" w:lineRule="auto"/>
      <w:ind w:firstLineChars="0" w:firstLine="0"/>
      <w:contextualSpacing/>
      <w:jc w:val="left"/>
    </w:pPr>
    <w:rPr>
      <w:bCs w:val="0"/>
      <w:kern w:val="0"/>
      <w:sz w:val="21"/>
      <w:szCs w:val="20"/>
    </w:rPr>
  </w:style>
  <w:style w:type="paragraph" w:customStyle="1" w:styleId="xl61943">
    <w:name w:val="xl6194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18"/>
      <w:szCs w:val="18"/>
    </w:rPr>
  </w:style>
  <w:style w:type="paragraph" w:customStyle="1" w:styleId="CharCharCharCharCharCharCharChar1CharCharCharCharCharChar1">
    <w:name w:val="Char Char Char Char Char Char Char Char1 Char Char Char Char Char Char1"/>
    <w:basedOn w:val="a3"/>
    <w:qFormat/>
    <w:rsid w:val="005912D9"/>
    <w:pPr>
      <w:tabs>
        <w:tab w:val="left" w:pos="4665"/>
        <w:tab w:val="left" w:pos="8970"/>
      </w:tabs>
      <w:ind w:firstLine="400"/>
    </w:pPr>
    <w:rPr>
      <w:rFonts w:ascii="Tahoma" w:hAnsi="Tahoma"/>
      <w:sz w:val="24"/>
      <w:szCs w:val="20"/>
    </w:rPr>
  </w:style>
  <w:style w:type="paragraph" w:customStyle="1" w:styleId="TOC30">
    <w:name w:val="TOC 标题3"/>
    <w:basedOn w:val="11"/>
    <w:next w:val="a3"/>
    <w:uiPriority w:val="39"/>
    <w:qFormat/>
    <w:rsid w:val="005912D9"/>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xl241">
    <w:name w:val="xl241"/>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xl61944">
    <w:name w:val="xl6194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18"/>
      <w:szCs w:val="18"/>
    </w:rPr>
  </w:style>
  <w:style w:type="paragraph" w:customStyle="1" w:styleId="font23">
    <w:name w:val="font23"/>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116">
    <w:name w:val="1.1"/>
    <w:basedOn w:val="a3"/>
    <w:qFormat/>
    <w:rsid w:val="005912D9"/>
    <w:pPr>
      <w:widowControl/>
      <w:tabs>
        <w:tab w:val="left" w:pos="634"/>
        <w:tab w:val="left" w:pos="992"/>
      </w:tabs>
      <w:spacing w:beforeLines="50" w:afterLines="50" w:line="360" w:lineRule="auto"/>
      <w:ind w:left="992" w:hanging="567"/>
      <w:jc w:val="left"/>
    </w:pPr>
    <w:rPr>
      <w:rFonts w:ascii="宋体" w:hAnsi="宋体"/>
      <w:kern w:val="0"/>
      <w:sz w:val="24"/>
      <w:szCs w:val="20"/>
    </w:rPr>
  </w:style>
  <w:style w:type="paragraph" w:customStyle="1" w:styleId="117">
    <w:name w:val="列出段落11"/>
    <w:basedOn w:val="a3"/>
    <w:uiPriority w:val="34"/>
    <w:qFormat/>
    <w:rsid w:val="005912D9"/>
    <w:pPr>
      <w:ind w:firstLineChars="200" w:firstLine="420"/>
    </w:pPr>
    <w:rPr>
      <w:rFonts w:ascii="Times New Roman" w:hAnsi="Times New Roman"/>
    </w:rPr>
  </w:style>
  <w:style w:type="paragraph" w:customStyle="1" w:styleId="xl61942">
    <w:name w:val="xl61942"/>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18"/>
      <w:szCs w:val="18"/>
    </w:rPr>
  </w:style>
  <w:style w:type="paragraph" w:customStyle="1" w:styleId="xl245">
    <w:name w:val="xl24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b/>
      <w:bCs/>
      <w:kern w:val="0"/>
      <w:sz w:val="18"/>
      <w:szCs w:val="18"/>
    </w:rPr>
  </w:style>
  <w:style w:type="paragraph" w:customStyle="1" w:styleId="xl61889">
    <w:name w:val="xl6188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font18">
    <w:name w:val="font18"/>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1113">
    <w:name w:val="1.1.1"/>
    <w:basedOn w:val="a3"/>
    <w:qFormat/>
    <w:rsid w:val="005912D9"/>
    <w:pPr>
      <w:widowControl/>
      <w:tabs>
        <w:tab w:val="left" w:pos="844"/>
        <w:tab w:val="left" w:pos="1571"/>
      </w:tabs>
      <w:adjustRightInd w:val="0"/>
      <w:spacing w:beforeLines="50" w:afterLines="50" w:line="360" w:lineRule="auto"/>
      <w:ind w:left="1418" w:hanging="567"/>
      <w:jc w:val="left"/>
    </w:pPr>
    <w:rPr>
      <w:rFonts w:ascii="宋体" w:hAnsi="宋体"/>
      <w:kern w:val="0"/>
      <w:sz w:val="24"/>
      <w:szCs w:val="20"/>
    </w:rPr>
  </w:style>
  <w:style w:type="paragraph" w:customStyle="1" w:styleId="xl215">
    <w:name w:val="xl215"/>
    <w:basedOn w:val="a3"/>
    <w:uiPriority w:val="39"/>
    <w:qFormat/>
    <w:rsid w:val="005912D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CharChar30CharCharCharCharCharCharCharCharCharCharCharChar1CharCharCharCharCharCharCharCharCharChar">
    <w:name w:val="Char Char30 Char Char Char Char Char Char Char Char Char Char Char Char1 Char Char Char Char Char Char Char Char Char Char"/>
    <w:basedOn w:val="a3"/>
    <w:qFormat/>
    <w:rsid w:val="005912D9"/>
    <w:pPr>
      <w:widowControl/>
      <w:spacing w:after="160" w:line="240" w:lineRule="exact"/>
      <w:jc w:val="left"/>
    </w:pPr>
    <w:rPr>
      <w:rFonts w:ascii="Verdana" w:eastAsia="Times New Roman" w:hAnsi="Verdana"/>
      <w:kern w:val="0"/>
      <w:sz w:val="20"/>
      <w:szCs w:val="20"/>
      <w:lang w:eastAsia="en-US"/>
    </w:rPr>
  </w:style>
  <w:style w:type="paragraph" w:customStyle="1" w:styleId="font22">
    <w:name w:val="font22"/>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xl249">
    <w:name w:val="xl249"/>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xl62714">
    <w:name w:val="xl6271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18"/>
      <w:szCs w:val="18"/>
    </w:rPr>
  </w:style>
  <w:style w:type="paragraph" w:customStyle="1" w:styleId="CharChar1CharCharCharCharCharCharCharCharCharCharCharCharCharChar">
    <w:name w:val="Char Char1 Char Char Char Char Char Char Char Char Char Char Char Char Char Char"/>
    <w:basedOn w:val="a3"/>
    <w:uiPriority w:val="34"/>
    <w:qFormat/>
    <w:rsid w:val="005912D9"/>
    <w:pPr>
      <w:widowControl/>
      <w:spacing w:after="160" w:line="240" w:lineRule="exact"/>
      <w:jc w:val="left"/>
    </w:pPr>
    <w:rPr>
      <w:rFonts w:ascii="Verdana" w:hAnsi="Verdana" w:cs="Verdana"/>
      <w:kern w:val="0"/>
      <w:sz w:val="20"/>
      <w:szCs w:val="20"/>
      <w:lang w:eastAsia="en-US"/>
    </w:rPr>
  </w:style>
  <w:style w:type="paragraph" w:customStyle="1" w:styleId="kpmg">
    <w:name w:val="kpmg"/>
    <w:basedOn w:val="a3"/>
    <w:uiPriority w:val="39"/>
    <w:qFormat/>
    <w:rsid w:val="005912D9"/>
    <w:rPr>
      <w:rFonts w:ascii="Times New Roman" w:eastAsia="华文楷体" w:hAnsi="Times New Roman" w:cs="Arial"/>
      <w:color w:val="000000"/>
      <w:kern w:val="22"/>
      <w:sz w:val="13"/>
      <w:szCs w:val="13"/>
    </w:rPr>
  </w:style>
  <w:style w:type="paragraph" w:customStyle="1" w:styleId="1ffffb">
    <w:name w:val="标题 1_"/>
    <w:basedOn w:val="11"/>
    <w:next w:val="a3"/>
    <w:uiPriority w:val="34"/>
    <w:qFormat/>
    <w:rsid w:val="005912D9"/>
    <w:pPr>
      <w:pageBreakBefore/>
      <w:spacing w:beforeLines="200" w:afterLines="50" w:after="0" w:line="480" w:lineRule="auto"/>
      <w:ind w:firstLineChars="0" w:firstLine="0"/>
      <w:jc w:val="center"/>
      <w:outlineLvl w:val="9"/>
    </w:pPr>
    <w:rPr>
      <w:sz w:val="36"/>
      <w:szCs w:val="36"/>
    </w:rPr>
  </w:style>
  <w:style w:type="paragraph" w:customStyle="1" w:styleId="font16">
    <w:name w:val="font16"/>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xl62710">
    <w:name w:val="xl62710"/>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affffffffffa">
    <w:name w:val="第一条"/>
    <w:basedOn w:val="a3"/>
    <w:qFormat/>
    <w:rsid w:val="005912D9"/>
    <w:pPr>
      <w:tabs>
        <w:tab w:val="left" w:pos="750"/>
      </w:tabs>
      <w:ind w:left="750" w:hanging="750"/>
    </w:pPr>
    <w:rPr>
      <w:rFonts w:ascii="Times New Roman" w:hAnsi="Times New Roman"/>
      <w:sz w:val="24"/>
    </w:rPr>
  </w:style>
  <w:style w:type="paragraph" w:customStyle="1" w:styleId="font17">
    <w:name w:val="font17"/>
    <w:basedOn w:val="a3"/>
    <w:uiPriority w:val="39"/>
    <w:qFormat/>
    <w:rsid w:val="005912D9"/>
    <w:pPr>
      <w:widowControl/>
      <w:spacing w:before="100" w:beforeAutospacing="1" w:after="100" w:afterAutospacing="1"/>
      <w:jc w:val="left"/>
    </w:pPr>
    <w:rPr>
      <w:rFonts w:ascii="宋体" w:hAnsi="宋体" w:cs="宋体"/>
      <w:kern w:val="0"/>
      <w:sz w:val="18"/>
      <w:szCs w:val="18"/>
    </w:rPr>
  </w:style>
  <w:style w:type="paragraph" w:customStyle="1" w:styleId="xl61897">
    <w:name w:val="xl61897"/>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77">
    <w:name w:val="样式7"/>
    <w:basedOn w:val="116"/>
    <w:qFormat/>
    <w:rsid w:val="005912D9"/>
    <w:pPr>
      <w:tabs>
        <w:tab w:val="clear" w:pos="992"/>
      </w:tabs>
      <w:ind w:left="0" w:firstLine="0"/>
    </w:pPr>
  </w:style>
  <w:style w:type="paragraph" w:customStyle="1" w:styleId="xl61877">
    <w:name w:val="xl61877"/>
    <w:basedOn w:val="a3"/>
    <w:uiPriority w:val="39"/>
    <w:qFormat/>
    <w:rsid w:val="005912D9"/>
    <w:pPr>
      <w:widowControl/>
      <w:spacing w:before="100" w:beforeAutospacing="1" w:after="100" w:afterAutospacing="1"/>
      <w:jc w:val="left"/>
    </w:pPr>
    <w:rPr>
      <w:rFonts w:ascii="Times New Roman" w:hAnsi="Times New Roman"/>
      <w:kern w:val="0"/>
      <w:sz w:val="18"/>
      <w:szCs w:val="18"/>
    </w:rPr>
  </w:style>
  <w:style w:type="paragraph" w:customStyle="1" w:styleId="b2">
    <w:name w:val="b"/>
    <w:basedOn w:val="2"/>
    <w:qFormat/>
    <w:rsid w:val="005912D9"/>
    <w:pPr>
      <w:widowControl/>
      <w:spacing w:before="260" w:afterLines="50" w:line="360" w:lineRule="auto"/>
      <w:ind w:firstLineChars="0" w:firstLine="0"/>
      <w:jc w:val="left"/>
    </w:pPr>
    <w:rPr>
      <w:rFonts w:ascii="Times New Roman" w:eastAsia="宋体" w:hAnsi="Times New Roman"/>
      <w:b w:val="0"/>
      <w:bCs w:val="0"/>
      <w:kern w:val="0"/>
      <w:sz w:val="24"/>
      <w:szCs w:val="20"/>
    </w:rPr>
  </w:style>
  <w:style w:type="paragraph" w:customStyle="1" w:styleId="xmsonormal">
    <w:name w:val="xmsonormal"/>
    <w:basedOn w:val="a3"/>
    <w:uiPriority w:val="39"/>
    <w:qFormat/>
    <w:rsid w:val="005912D9"/>
    <w:pPr>
      <w:widowControl/>
      <w:spacing w:before="100" w:beforeAutospacing="1" w:after="100" w:afterAutospacing="1"/>
      <w:jc w:val="left"/>
    </w:pPr>
    <w:rPr>
      <w:rFonts w:ascii="宋体" w:hAnsi="宋体" w:cs="宋体"/>
      <w:kern w:val="0"/>
      <w:sz w:val="24"/>
    </w:rPr>
  </w:style>
  <w:style w:type="paragraph" w:customStyle="1" w:styleId="xl61946">
    <w:name w:val="xl6194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235">
    <w:name w:val="xl235"/>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24">
    <w:name w:val="列出段落12"/>
    <w:basedOn w:val="a3"/>
    <w:qFormat/>
    <w:rsid w:val="005912D9"/>
    <w:pPr>
      <w:ind w:firstLineChars="200" w:firstLine="420"/>
    </w:pPr>
    <w:rPr>
      <w:rFonts w:ascii="Times New Roman" w:hAnsi="Times New Roman"/>
    </w:rPr>
  </w:style>
  <w:style w:type="paragraph" w:customStyle="1" w:styleId="CharChare">
    <w:name w:val="Char Char"/>
    <w:basedOn w:val="a3"/>
    <w:uiPriority w:val="99"/>
    <w:qFormat/>
    <w:rsid w:val="005912D9"/>
    <w:pPr>
      <w:tabs>
        <w:tab w:val="left" w:pos="4665"/>
        <w:tab w:val="left" w:pos="8970"/>
      </w:tabs>
      <w:ind w:firstLine="400"/>
    </w:pPr>
    <w:rPr>
      <w:rFonts w:ascii="Tahoma" w:hAnsi="Tahoma"/>
      <w:sz w:val="24"/>
      <w:szCs w:val="20"/>
    </w:rPr>
  </w:style>
  <w:style w:type="paragraph" w:customStyle="1" w:styleId="1ffffc">
    <w:name w:val="文档结构图1"/>
    <w:basedOn w:val="a3"/>
    <w:link w:val="DocumentMapCharChar"/>
    <w:qFormat/>
    <w:rsid w:val="005912D9"/>
    <w:rPr>
      <w:rFonts w:ascii="宋体" w:hAnsi="Times New Roman"/>
      <w:kern w:val="0"/>
      <w:sz w:val="18"/>
      <w:szCs w:val="18"/>
    </w:rPr>
  </w:style>
  <w:style w:type="paragraph" w:customStyle="1" w:styleId="xl62706">
    <w:name w:val="xl62706"/>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hAnsi="Times New Roman"/>
      <w:kern w:val="0"/>
      <w:sz w:val="18"/>
      <w:szCs w:val="18"/>
    </w:rPr>
  </w:style>
  <w:style w:type="paragraph" w:customStyle="1" w:styleId="xl61887">
    <w:name w:val="xl61887"/>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18"/>
      <w:szCs w:val="18"/>
    </w:rPr>
  </w:style>
  <w:style w:type="paragraph" w:customStyle="1" w:styleId="xl63">
    <w:name w:val="xl63"/>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2662410">
    <w:name w:val="样式 样式 样式 标题 2 + (西文) 宋体 非加粗 段前: 6 磅 段后: 6 磅 行距: 固定值 24 磅 + 段前: 1..."/>
    <w:basedOn w:val="266241"/>
    <w:qFormat/>
    <w:rsid w:val="005912D9"/>
    <w:pPr>
      <w:spacing w:beforeLines="0" w:afterLines="0"/>
      <w:outlineLvl w:val="2"/>
    </w:pPr>
    <w:rPr>
      <w:bCs/>
      <w:sz w:val="24"/>
    </w:rPr>
  </w:style>
  <w:style w:type="paragraph" w:customStyle="1" w:styleId="xl60">
    <w:name w:val="xl60"/>
    <w:basedOn w:val="a3"/>
    <w:qFormat/>
    <w:rsid w:val="005912D9"/>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xl62763">
    <w:name w:val="xl62763"/>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18"/>
      <w:szCs w:val="18"/>
    </w:rPr>
  </w:style>
  <w:style w:type="paragraph" w:customStyle="1" w:styleId="p15">
    <w:name w:val="p15"/>
    <w:basedOn w:val="a3"/>
    <w:qFormat/>
    <w:rsid w:val="005912D9"/>
    <w:pPr>
      <w:widowControl/>
      <w:ind w:firstLine="420"/>
    </w:pPr>
    <w:rPr>
      <w:rFonts w:ascii="Times New Roman" w:hAnsi="Times New Roman"/>
      <w:kern w:val="0"/>
      <w:szCs w:val="21"/>
    </w:rPr>
  </w:style>
  <w:style w:type="paragraph" w:customStyle="1" w:styleId="xl61894">
    <w:name w:val="xl6189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708">
    <w:name w:val="xl62708"/>
    <w:basedOn w:val="a3"/>
    <w:uiPriority w:val="39"/>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Times New Roman" w:hAnsi="Times New Roman"/>
      <w:kern w:val="0"/>
      <w:sz w:val="18"/>
      <w:szCs w:val="18"/>
    </w:rPr>
  </w:style>
  <w:style w:type="paragraph" w:customStyle="1" w:styleId="font24">
    <w:name w:val="font24"/>
    <w:basedOn w:val="a3"/>
    <w:uiPriority w:val="39"/>
    <w:qFormat/>
    <w:rsid w:val="005912D9"/>
    <w:pPr>
      <w:widowControl/>
      <w:spacing w:before="100" w:beforeAutospacing="1" w:after="100" w:afterAutospacing="1"/>
      <w:jc w:val="left"/>
    </w:pPr>
    <w:rPr>
      <w:rFonts w:ascii="宋体" w:hAnsi="宋体" w:cs="宋体"/>
      <w:b/>
      <w:bCs/>
      <w:color w:val="000000"/>
      <w:kern w:val="0"/>
      <w:sz w:val="18"/>
      <w:szCs w:val="18"/>
    </w:rPr>
  </w:style>
  <w:style w:type="paragraph" w:customStyle="1" w:styleId="font19">
    <w:name w:val="font19"/>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2H2Resetnumberingh211">
    <w:name w:val="样式 标题 2H2Reset numbering二级二级标题h2 + 段前: 1 行 段后: 1 行"/>
    <w:basedOn w:val="2"/>
    <w:qFormat/>
    <w:rsid w:val="005912D9"/>
    <w:pPr>
      <w:spacing w:beforeLines="100" w:before="260" w:afterLines="100" w:line="288" w:lineRule="auto"/>
      <w:ind w:leftChars="200" w:left="200" w:firstLineChars="196" w:firstLine="196"/>
    </w:pPr>
    <w:rPr>
      <w:rFonts w:eastAsia="楷体_GB2312"/>
      <w:bCs w:val="0"/>
      <w:kern w:val="0"/>
      <w:sz w:val="24"/>
      <w:szCs w:val="20"/>
    </w:rPr>
  </w:style>
  <w:style w:type="paragraph" w:customStyle="1" w:styleId="xl62761">
    <w:name w:val="xl6276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18"/>
      <w:szCs w:val="18"/>
    </w:rPr>
  </w:style>
  <w:style w:type="paragraph" w:customStyle="1" w:styleId="xl62704">
    <w:name w:val="xl62704"/>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b">
    <w:name w:val="[無段落樣式]"/>
    <w:basedOn w:val="a3"/>
    <w:qFormat/>
    <w:rsid w:val="005912D9"/>
    <w:pPr>
      <w:widowControl/>
      <w:autoSpaceDE w:val="0"/>
      <w:autoSpaceDN w:val="0"/>
      <w:spacing w:line="288" w:lineRule="auto"/>
    </w:pPr>
    <w:rPr>
      <w:rFonts w:ascii="Adobe 明體 Std L" w:hAnsi="Adobe 明體 Std L" w:cs="宋体"/>
      <w:color w:val="000000"/>
      <w:kern w:val="0"/>
      <w:sz w:val="24"/>
      <w:lang w:eastAsia="zh-TW"/>
    </w:rPr>
  </w:style>
  <w:style w:type="paragraph" w:customStyle="1" w:styleId="xl61879">
    <w:name w:val="xl6187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font14">
    <w:name w:val="font14"/>
    <w:basedOn w:val="a3"/>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p16">
    <w:name w:val="p16"/>
    <w:basedOn w:val="a3"/>
    <w:qFormat/>
    <w:rsid w:val="005912D9"/>
    <w:pPr>
      <w:widowControl/>
      <w:ind w:firstLine="420"/>
    </w:pPr>
    <w:rPr>
      <w:rFonts w:ascii="Times New Roman" w:hAnsi="Times New Roman"/>
      <w:kern w:val="0"/>
      <w:szCs w:val="21"/>
    </w:rPr>
  </w:style>
  <w:style w:type="paragraph" w:customStyle="1" w:styleId="xl221">
    <w:name w:val="xl221"/>
    <w:basedOn w:val="a3"/>
    <w:uiPriority w:val="39"/>
    <w:qFormat/>
    <w:rsid w:val="005912D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font25">
    <w:name w:val="font25"/>
    <w:basedOn w:val="a3"/>
    <w:uiPriority w:val="39"/>
    <w:qFormat/>
    <w:rsid w:val="005912D9"/>
    <w:pPr>
      <w:widowControl/>
      <w:spacing w:before="100" w:beforeAutospacing="1" w:after="100" w:afterAutospacing="1"/>
      <w:jc w:val="left"/>
    </w:pPr>
    <w:rPr>
      <w:rFonts w:ascii="宋体" w:hAnsi="宋体" w:cs="宋体"/>
      <w:color w:val="000000"/>
      <w:kern w:val="0"/>
      <w:sz w:val="18"/>
      <w:szCs w:val="18"/>
    </w:rPr>
  </w:style>
  <w:style w:type="paragraph" w:customStyle="1" w:styleId="xl61948">
    <w:name w:val="xl61948"/>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kern w:val="0"/>
      <w:sz w:val="18"/>
      <w:szCs w:val="18"/>
    </w:rPr>
  </w:style>
  <w:style w:type="paragraph" w:customStyle="1" w:styleId="affffffffffc">
    <w:name w:val="（一）"/>
    <w:basedOn w:val="a3"/>
    <w:uiPriority w:val="99"/>
    <w:qFormat/>
    <w:rsid w:val="005912D9"/>
    <w:pPr>
      <w:widowControl/>
      <w:spacing w:beforeLines="50" w:afterLines="50" w:line="360" w:lineRule="auto"/>
      <w:jc w:val="left"/>
      <w:outlineLvl w:val="1"/>
    </w:pPr>
    <w:rPr>
      <w:rFonts w:ascii="黑体" w:eastAsia="黑体" w:hAnsi="黑体"/>
      <w:sz w:val="24"/>
    </w:rPr>
  </w:style>
  <w:style w:type="paragraph" w:customStyle="1" w:styleId="xl62709">
    <w:name w:val="xl62709"/>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kern w:val="0"/>
      <w:sz w:val="18"/>
      <w:szCs w:val="18"/>
    </w:rPr>
  </w:style>
  <w:style w:type="paragraph" w:customStyle="1" w:styleId="xl62699">
    <w:name w:val="xl62699"/>
    <w:basedOn w:val="a3"/>
    <w:uiPriority w:val="39"/>
    <w:qFormat/>
    <w:rsid w:val="005912D9"/>
    <w:pPr>
      <w:widowControl/>
      <w:shd w:val="clear" w:color="000000" w:fill="FFFFFF"/>
      <w:spacing w:before="100" w:beforeAutospacing="1" w:after="100" w:afterAutospacing="1"/>
      <w:jc w:val="left"/>
    </w:pPr>
    <w:rPr>
      <w:rFonts w:ascii="Arial" w:eastAsia="Times New Roman" w:hAnsi="Arial" w:cs="Arial"/>
      <w:kern w:val="0"/>
      <w:sz w:val="10"/>
      <w:szCs w:val="10"/>
      <w:lang w:val="en-GB"/>
    </w:rPr>
  </w:style>
  <w:style w:type="paragraph" w:customStyle="1" w:styleId="CharCharCharCharCharChar1CharCharChar2">
    <w:name w:val="Char Char Char Char Char Char1 Char Char Char2"/>
    <w:basedOn w:val="a3"/>
    <w:qFormat/>
    <w:rsid w:val="005912D9"/>
    <w:pPr>
      <w:autoSpaceDE w:val="0"/>
      <w:autoSpaceDN w:val="0"/>
      <w:adjustRightInd w:val="0"/>
      <w:jc w:val="left"/>
      <w:textAlignment w:val="baseline"/>
    </w:pPr>
    <w:rPr>
      <w:rFonts w:ascii="Times New Roman" w:eastAsia="方正仿宋简体" w:hAnsi="Times New Roman"/>
      <w:sz w:val="32"/>
      <w:szCs w:val="20"/>
    </w:rPr>
  </w:style>
  <w:style w:type="paragraph" w:customStyle="1" w:styleId="xl61951">
    <w:name w:val="xl61951"/>
    <w:basedOn w:val="a3"/>
    <w:uiPriority w:val="39"/>
    <w:qFormat/>
    <w:rsid w:val="005912D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18"/>
      <w:szCs w:val="18"/>
    </w:rPr>
  </w:style>
  <w:style w:type="table" w:customStyle="1" w:styleId="332">
    <w:name w:val="网格型3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网格型浅色4"/>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4120">
    <w:name w:val="网格型4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网格型12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d">
    <w:name w:val="典雅型1"/>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1">
    <w:name w:val="网格型2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1">
    <w:name w:val="Grid Table 1 Light - Accent 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0">
    <w:name w:val="网格型131"/>
    <w:basedOn w:val="a5"/>
    <w:uiPriority w:val="5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网格型31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网格型111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网格型3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网格型6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网格型34"/>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网格型8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网格型213"/>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网格型4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网格型5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网格型1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网格型11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网格型14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e">
    <w:name w:val="网格型浅色1"/>
    <w:basedOn w:val="a5"/>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a5"/>
    <w:uiPriority w:val="9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网格型341"/>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网格型15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表 1 浅色 - 着色 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440">
    <w:name w:val="网格型4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网格型5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d">
    <w:name w:val="网格型浅色2"/>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71">
    <w:name w:val="网格型171"/>
    <w:basedOn w:val="a5"/>
    <w:uiPriority w:val="39"/>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11">
    <w:name w:val="Grid Table 1 Light - Accent 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GridLight1">
    <w:name w:val="Table Grid Light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921">
    <w:name w:val="网格型92"/>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网格型6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网格型123"/>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40">
    <w:name w:val="网格型24"/>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表 1 浅色 - 着色 12"/>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4">
    <w:name w:val="网格表 1 浅色 - 着色 14"/>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20">
    <w:name w:val="网格型132"/>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网格型321"/>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网格型12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网格型浅色1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1">
    <w:name w:val="Table Grid11"/>
    <w:basedOn w:val="a5"/>
    <w:uiPriority w:val="99"/>
    <w:qFormat/>
    <w:rsid w:val="005912D9"/>
    <w:rPr>
      <w:rFonts w:ascii="Times New Roman" w:hAnsi="Times New Roman"/>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网格表 1 浅色 - 着色 12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9">
    <w:name w:val="网格型浅色21"/>
    <w:basedOn w:val="a5"/>
    <w:uiPriority w:val="40"/>
    <w:qFormat/>
    <w:rsid w:val="005912D9"/>
    <w:rPr>
      <w:rFonts w:ascii="Times New Roman" w:hAnsi="Times New Roman"/>
      <w:lang w:val="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411">
    <w:name w:val="网格型141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1">
    <w:name w:val="Table Grid Light11"/>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1">
    <w:name w:val="网格型1511"/>
    <w:basedOn w:val="a5"/>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0">
    <w:name w:val="网格型711"/>
    <w:basedOn w:val="a5"/>
    <w:uiPriority w:val="59"/>
    <w:qFormat/>
    <w:rsid w:val="005912D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
    <w:name w:val="网格表 1 浅色 - 着色 13"/>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ff9">
    <w:name w:val="网格型浅色3"/>
    <w:basedOn w:val="a5"/>
    <w:uiPriority w:val="40"/>
    <w:qFormat/>
    <w:rsid w:val="005912D9"/>
    <w:rPr>
      <w:rFonts w:ascii="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01">
    <w:name w:val="网格型101"/>
    <w:basedOn w:val="a5"/>
    <w:uiPriority w:val="3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sonormal1">
    <w:name w:val="msonormal1"/>
    <w:qFormat/>
    <w:rsid w:val="005912D9"/>
  </w:style>
  <w:style w:type="character" w:customStyle="1" w:styleId="HTML21">
    <w:name w:val="HTML 预设格式 字符2"/>
    <w:uiPriority w:val="99"/>
    <w:semiHidden/>
    <w:qFormat/>
    <w:rsid w:val="005912D9"/>
    <w:rPr>
      <w:rFonts w:ascii="Courier New" w:hAnsi="Courier New" w:cs="Courier New" w:hint="default"/>
      <w:kern w:val="2"/>
    </w:rPr>
  </w:style>
  <w:style w:type="character" w:customStyle="1" w:styleId="342">
    <w:name w:val="正文文本 3 字符4"/>
    <w:semiHidden/>
    <w:qFormat/>
    <w:rsid w:val="005912D9"/>
    <w:rPr>
      <w:kern w:val="2"/>
      <w:sz w:val="16"/>
      <w:szCs w:val="16"/>
    </w:rPr>
  </w:style>
  <w:style w:type="character" w:customStyle="1" w:styleId="4f4">
    <w:name w:val="正文文本 字符4"/>
    <w:uiPriority w:val="1"/>
    <w:semiHidden/>
    <w:qFormat/>
    <w:locked/>
    <w:rsid w:val="005912D9"/>
    <w:rPr>
      <w:kern w:val="2"/>
      <w:sz w:val="21"/>
      <w:szCs w:val="24"/>
    </w:rPr>
  </w:style>
  <w:style w:type="character" w:customStyle="1" w:styleId="1fffff">
    <w:name w:val="正文文本首行缩进 字符1"/>
    <w:uiPriority w:val="99"/>
    <w:semiHidden/>
    <w:qFormat/>
    <w:rsid w:val="005912D9"/>
  </w:style>
  <w:style w:type="character" w:customStyle="1" w:styleId="2fffe">
    <w:name w:val="正文文本缩进 字符2"/>
    <w:uiPriority w:val="99"/>
    <w:qFormat/>
    <w:rsid w:val="005912D9"/>
    <w:rPr>
      <w:kern w:val="2"/>
      <w:sz w:val="21"/>
      <w:szCs w:val="24"/>
    </w:rPr>
  </w:style>
  <w:style w:type="character" w:customStyle="1" w:styleId="4f5">
    <w:name w:val="尾注文本 字符4"/>
    <w:uiPriority w:val="99"/>
    <w:semiHidden/>
    <w:qFormat/>
    <w:rsid w:val="005912D9"/>
    <w:rPr>
      <w:kern w:val="2"/>
      <w:sz w:val="21"/>
      <w:szCs w:val="24"/>
    </w:rPr>
  </w:style>
  <w:style w:type="character" w:customStyle="1" w:styleId="4f6">
    <w:name w:val="批注框文本 字符4"/>
    <w:uiPriority w:val="99"/>
    <w:semiHidden/>
    <w:qFormat/>
    <w:rsid w:val="005912D9"/>
    <w:rPr>
      <w:kern w:val="2"/>
      <w:sz w:val="18"/>
      <w:szCs w:val="18"/>
    </w:rPr>
  </w:style>
  <w:style w:type="character" w:customStyle="1" w:styleId="222">
    <w:name w:val="正文文本缩进 2 字符2"/>
    <w:uiPriority w:val="99"/>
    <w:semiHidden/>
    <w:qFormat/>
    <w:rsid w:val="005912D9"/>
    <w:rPr>
      <w:kern w:val="2"/>
      <w:sz w:val="21"/>
      <w:szCs w:val="24"/>
    </w:rPr>
  </w:style>
  <w:style w:type="character" w:customStyle="1" w:styleId="5c">
    <w:name w:val="批注文字 字符5"/>
    <w:uiPriority w:val="99"/>
    <w:semiHidden/>
    <w:qFormat/>
    <w:rsid w:val="005912D9"/>
    <w:rPr>
      <w:kern w:val="2"/>
      <w:sz w:val="21"/>
      <w:szCs w:val="24"/>
    </w:rPr>
  </w:style>
  <w:style w:type="character" w:customStyle="1" w:styleId="4f7">
    <w:name w:val="批注主题 字符4"/>
    <w:uiPriority w:val="99"/>
    <w:semiHidden/>
    <w:qFormat/>
    <w:rsid w:val="005912D9"/>
    <w:rPr>
      <w:b/>
      <w:bCs/>
      <w:kern w:val="2"/>
      <w:sz w:val="21"/>
      <w:szCs w:val="24"/>
    </w:rPr>
  </w:style>
  <w:style w:type="character" w:customStyle="1" w:styleId="4f8">
    <w:name w:val="纯文本 字符4"/>
    <w:uiPriority w:val="99"/>
    <w:semiHidden/>
    <w:qFormat/>
    <w:rsid w:val="005912D9"/>
    <w:rPr>
      <w:rFonts w:ascii="等线" w:eastAsia="等线" w:hAnsi="Courier New" w:cs="Courier New" w:hint="eastAsia"/>
      <w:kern w:val="2"/>
      <w:sz w:val="21"/>
      <w:szCs w:val="24"/>
    </w:rPr>
  </w:style>
  <w:style w:type="character" w:customStyle="1" w:styleId="4f9">
    <w:name w:val="文档结构图 字符4"/>
    <w:uiPriority w:val="99"/>
    <w:semiHidden/>
    <w:qFormat/>
    <w:rsid w:val="005912D9"/>
    <w:rPr>
      <w:rFonts w:ascii="Microsoft YaHei UI" w:eastAsia="Microsoft YaHei UI" w:hAnsi="Microsoft YaHei UI" w:hint="eastAsia"/>
      <w:kern w:val="2"/>
      <w:sz w:val="18"/>
      <w:szCs w:val="18"/>
    </w:rPr>
  </w:style>
  <w:style w:type="character" w:customStyle="1" w:styleId="323">
    <w:name w:val="正文文本缩进 3 字符2"/>
    <w:uiPriority w:val="99"/>
    <w:semiHidden/>
    <w:qFormat/>
    <w:rsid w:val="005912D9"/>
    <w:rPr>
      <w:kern w:val="2"/>
      <w:sz w:val="16"/>
      <w:szCs w:val="16"/>
    </w:rPr>
  </w:style>
  <w:style w:type="character" w:customStyle="1" w:styleId="4fa">
    <w:name w:val="页眉 字符4"/>
    <w:uiPriority w:val="99"/>
    <w:semiHidden/>
    <w:qFormat/>
    <w:rsid w:val="005912D9"/>
    <w:rPr>
      <w:kern w:val="2"/>
      <w:sz w:val="18"/>
      <w:szCs w:val="18"/>
    </w:rPr>
  </w:style>
  <w:style w:type="character" w:customStyle="1" w:styleId="4fb">
    <w:name w:val="页脚 字符4"/>
    <w:uiPriority w:val="99"/>
    <w:semiHidden/>
    <w:qFormat/>
    <w:rsid w:val="005912D9"/>
    <w:rPr>
      <w:kern w:val="2"/>
      <w:sz w:val="18"/>
      <w:szCs w:val="18"/>
    </w:rPr>
  </w:style>
  <w:style w:type="character" w:customStyle="1" w:styleId="4fc">
    <w:name w:val="称呼 字符4"/>
    <w:uiPriority w:val="99"/>
    <w:semiHidden/>
    <w:qFormat/>
    <w:rsid w:val="005912D9"/>
    <w:rPr>
      <w:kern w:val="2"/>
      <w:sz w:val="21"/>
      <w:szCs w:val="24"/>
    </w:rPr>
  </w:style>
  <w:style w:type="character" w:customStyle="1" w:styleId="223">
    <w:name w:val="正文文本 2 字符2"/>
    <w:uiPriority w:val="99"/>
    <w:semiHidden/>
    <w:qFormat/>
    <w:rsid w:val="005912D9"/>
    <w:rPr>
      <w:kern w:val="2"/>
      <w:sz w:val="21"/>
      <w:szCs w:val="24"/>
    </w:rPr>
  </w:style>
  <w:style w:type="character" w:customStyle="1" w:styleId="4fd">
    <w:name w:val="脚注文本 字符4"/>
    <w:uiPriority w:val="99"/>
    <w:semiHidden/>
    <w:qFormat/>
    <w:rsid w:val="005912D9"/>
    <w:rPr>
      <w:kern w:val="2"/>
      <w:sz w:val="18"/>
      <w:szCs w:val="18"/>
    </w:rPr>
  </w:style>
  <w:style w:type="character" w:customStyle="1" w:styleId="2ffff">
    <w:name w:val="日期 字符2"/>
    <w:uiPriority w:val="99"/>
    <w:semiHidden/>
    <w:qFormat/>
    <w:rsid w:val="005912D9"/>
    <w:rPr>
      <w:kern w:val="2"/>
      <w:sz w:val="21"/>
      <w:szCs w:val="24"/>
    </w:rPr>
  </w:style>
  <w:style w:type="table" w:customStyle="1" w:styleId="2ffff0">
    <w:name w:val="典雅型2"/>
    <w:basedOn w:val="a5"/>
    <w:unhideWhenUsed/>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9">
    <w:name w:val="典雅型11"/>
    <w:basedOn w:val="a5"/>
    <w:qFormat/>
    <w:rsid w:val="005912D9"/>
    <w:pPr>
      <w:widowControl w:val="0"/>
      <w:jc w:val="both"/>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GridTable1Light-Accent1111">
    <w:name w:val="Grid Table 1 Light - Accent 1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11">
    <w:name w:val="网格表 1 浅色 - 着色 111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1Light-Accent112">
    <w:name w:val="Grid Table 1 Light - Accent 112"/>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2">
    <w:name w:val="网格表 1 浅色 - 着色 112"/>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22">
    <w:name w:val="网格表 1 浅色 - 着色 122"/>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41">
    <w:name w:val="网格表 1 浅色 - 着色 14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211">
    <w:name w:val="网格表 1 浅色 - 着色 1211"/>
    <w:basedOn w:val="a5"/>
    <w:uiPriority w:val="46"/>
    <w:qFormat/>
    <w:rsid w:val="005912D9"/>
    <w:rPr>
      <w:rFonts w:ascii="Times New Roman" w:hAnsi="Times New Roman"/>
      <w:lang w:val="en-GB"/>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31">
    <w:name w:val="网格表 1 浅色 - 着色 131"/>
    <w:basedOn w:val="a5"/>
    <w:uiPriority w:val="46"/>
    <w:qFormat/>
    <w:rsid w:val="005912D9"/>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affffffffffd">
    <w:name w:val="跟踪评级安排内容"/>
    <w:basedOn w:val="a3"/>
    <w:link w:val="Charfe"/>
    <w:qFormat/>
    <w:rsid w:val="005912D9"/>
    <w:pPr>
      <w:spacing w:after="100" w:line="360" w:lineRule="auto"/>
      <w:ind w:firstLineChars="200" w:firstLine="200"/>
    </w:pPr>
    <w:rPr>
      <w:rFonts w:ascii="Times New Roman" w:eastAsia="仿宋" w:hAnsi="Times New Roman"/>
      <w:color w:val="000000"/>
      <w:sz w:val="24"/>
    </w:rPr>
  </w:style>
  <w:style w:type="character" w:customStyle="1" w:styleId="Charfe">
    <w:name w:val="跟踪评级安排内容 Char"/>
    <w:link w:val="affffffffffd"/>
    <w:qFormat/>
    <w:rsid w:val="005912D9"/>
    <w:rPr>
      <w:rFonts w:ascii="Times New Roman" w:eastAsia="仿宋" w:hAnsi="Times New Roman"/>
      <w:color w:val="000000"/>
      <w:kern w:val="2"/>
      <w:sz w:val="24"/>
      <w:szCs w:val="24"/>
    </w:rPr>
  </w:style>
  <w:style w:type="table" w:customStyle="1" w:styleId="181">
    <w:name w:val="网格型181"/>
    <w:basedOn w:val="a5"/>
    <w:uiPriority w:val="59"/>
    <w:qFormat/>
    <w:rsid w:val="005912D9"/>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
    <w:name w:val="网格型19"/>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fa">
    <w:name w:val="典雅型3"/>
    <w:basedOn w:val="a5"/>
    <w:unhideWhenUsed/>
    <w:qFormat/>
    <w:rsid w:val="005912D9"/>
    <w:rPr>
      <w:rFonts w:ascii="Arial" w:eastAsia="楷体" w:hAnsi="Arial"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250">
    <w:name w:val="网格型25"/>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图表"/>
    <w:basedOn w:val="a3"/>
    <w:link w:val="afffffffffff"/>
    <w:qFormat/>
    <w:rsid w:val="005912D9"/>
    <w:pPr>
      <w:widowControl/>
      <w:jc w:val="left"/>
    </w:pPr>
    <w:rPr>
      <w:rFonts w:ascii="Times New Roman" w:eastAsia="楷体" w:hAnsi="Times New Roman"/>
      <w:kern w:val="0"/>
      <w:sz w:val="24"/>
    </w:rPr>
  </w:style>
  <w:style w:type="character" w:customStyle="1" w:styleId="afffffffffff">
    <w:name w:val="图表 字符"/>
    <w:link w:val="affffffffffe"/>
    <w:qFormat/>
    <w:rsid w:val="005912D9"/>
    <w:rPr>
      <w:rFonts w:ascii="Times New Roman" w:eastAsia="楷体" w:hAnsi="Times New Roman"/>
      <w:sz w:val="24"/>
      <w:szCs w:val="24"/>
    </w:rPr>
  </w:style>
  <w:style w:type="table" w:customStyle="1" w:styleId="2140">
    <w:name w:val="网格型214"/>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网格型22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网格型115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网格型35"/>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1">
    <w:name w:val="网格型124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网格型22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网格型23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网格型45"/>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网格型21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网格型1114"/>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网格型314"/>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ParagraphFontNew">
    <w:name w:val="Default Paragraph Font New"/>
    <w:qFormat/>
    <w:rsid w:val="005912D9"/>
    <w:rPr>
      <w:rFonts w:hint="default"/>
    </w:rPr>
  </w:style>
  <w:style w:type="character" w:customStyle="1" w:styleId="CharCharf">
    <w:name w:val="附注二级 Char Char"/>
    <w:link w:val="afffffffffff0"/>
    <w:qFormat/>
    <w:rsid w:val="005912D9"/>
    <w:rPr>
      <w:rFonts w:ascii="宋体" w:hAnsi="宋体"/>
      <w:b/>
      <w:szCs w:val="21"/>
    </w:rPr>
  </w:style>
  <w:style w:type="paragraph" w:customStyle="1" w:styleId="afffffffffff0">
    <w:name w:val="附注二级"/>
    <w:basedOn w:val="a3"/>
    <w:link w:val="CharCharf"/>
    <w:qFormat/>
    <w:rsid w:val="005912D9"/>
    <w:pPr>
      <w:widowControl/>
      <w:tabs>
        <w:tab w:val="left" w:pos="714"/>
      </w:tabs>
      <w:adjustRightInd w:val="0"/>
      <w:snapToGrid w:val="0"/>
      <w:spacing w:line="400" w:lineRule="atLeast"/>
      <w:jc w:val="left"/>
      <w:outlineLvl w:val="0"/>
    </w:pPr>
    <w:rPr>
      <w:rFonts w:ascii="宋体" w:hAnsi="宋体"/>
      <w:b/>
      <w:kern w:val="0"/>
      <w:sz w:val="20"/>
      <w:szCs w:val="21"/>
    </w:rPr>
  </w:style>
  <w:style w:type="character" w:customStyle="1" w:styleId="1fffff0">
    <w:name w:val="默认段落字体1"/>
    <w:qFormat/>
    <w:rsid w:val="005912D9"/>
    <w:rPr>
      <w:rFonts w:hint="default"/>
    </w:rPr>
  </w:style>
  <w:style w:type="character" w:customStyle="1" w:styleId="Charff">
    <w:name w:val="页脚 Char"/>
    <w:uiPriority w:val="99"/>
    <w:qFormat/>
    <w:rsid w:val="005912D9"/>
    <w:rPr>
      <w:sz w:val="18"/>
      <w:szCs w:val="18"/>
    </w:rPr>
  </w:style>
  <w:style w:type="character" w:customStyle="1" w:styleId="yzj12b1">
    <w:name w:val="yzj12b1"/>
    <w:qFormat/>
    <w:rsid w:val="005912D9"/>
    <w:rPr>
      <w:rFonts w:ascii="Verdana" w:eastAsia="宋体" w:hAnsi="Verdana" w:cs="Verdana"/>
      <w:color w:val="333333"/>
      <w:sz w:val="18"/>
      <w:szCs w:val="18"/>
      <w:lang w:val="en-US" w:eastAsia="en-US" w:bidi="ar-SA"/>
    </w:rPr>
  </w:style>
  <w:style w:type="character" w:customStyle="1" w:styleId="hei141">
    <w:name w:val="hei141"/>
    <w:qFormat/>
    <w:rsid w:val="005912D9"/>
    <w:rPr>
      <w:rFonts w:ascii="宋体" w:eastAsia="宋体" w:hAnsi="宋体" w:cs="Verdana" w:hint="eastAsia"/>
      <w:color w:val="000000"/>
      <w:sz w:val="21"/>
      <w:szCs w:val="21"/>
      <w:u w:val="none"/>
      <w:lang w:val="en-US" w:eastAsia="en-US" w:bidi="ar-SA"/>
    </w:rPr>
  </w:style>
  <w:style w:type="character" w:customStyle="1" w:styleId="widthline1">
    <w:name w:val="widthline1"/>
    <w:basedOn w:val="a4"/>
    <w:qFormat/>
    <w:rsid w:val="005912D9"/>
  </w:style>
  <w:style w:type="character" w:customStyle="1" w:styleId="dualuo1">
    <w:name w:val="dualuo1"/>
    <w:qFormat/>
    <w:rsid w:val="005912D9"/>
    <w:rPr>
      <w:rFonts w:ascii="Verdana" w:eastAsia="宋体" w:hAnsi="Verdana" w:cs="Verdana"/>
      <w:color w:val="333333"/>
      <w:sz w:val="16"/>
      <w:szCs w:val="16"/>
      <w:u w:val="none"/>
      <w:lang w:val="en-US" w:eastAsia="en-US" w:bidi="ar-SA"/>
    </w:rPr>
  </w:style>
  <w:style w:type="character" w:customStyle="1" w:styleId="DefaultParagraphFontNewNew">
    <w:name w:val="Default Paragraph Font New New"/>
    <w:qFormat/>
    <w:rsid w:val="005912D9"/>
    <w:rPr>
      <w:rFonts w:hint="default"/>
    </w:rPr>
  </w:style>
  <w:style w:type="character" w:customStyle="1" w:styleId="Char1CharCharCharCharChar">
    <w:name w:val="招股书正文 Char1 Char Char Char Char Char"/>
    <w:qFormat/>
    <w:rsid w:val="005912D9"/>
    <w:rPr>
      <w:rFonts w:ascii="Verdana" w:hAnsi="Verdana" w:cs="Verdana"/>
      <w:sz w:val="24"/>
      <w:szCs w:val="24"/>
    </w:rPr>
  </w:style>
  <w:style w:type="character" w:customStyle="1" w:styleId="316">
    <w:name w:val="无格式表格 31"/>
    <w:qFormat/>
    <w:rsid w:val="005912D9"/>
    <w:rPr>
      <w:i/>
      <w:iCs/>
      <w:color w:val="404040"/>
    </w:rPr>
  </w:style>
  <w:style w:type="character" w:customStyle="1" w:styleId="p1481">
    <w:name w:val="p1481"/>
    <w:qFormat/>
    <w:rsid w:val="005912D9"/>
    <w:rPr>
      <w:rFonts w:ascii="Verdana" w:eastAsia="宋体" w:hAnsi="Verdana" w:cs="Verdana"/>
      <w:color w:val="515151"/>
      <w:sz w:val="22"/>
      <w:szCs w:val="22"/>
      <w:lang w:val="en-US" w:eastAsia="en-US" w:bidi="ar-SA"/>
    </w:rPr>
  </w:style>
  <w:style w:type="character" w:customStyle="1" w:styleId="DefaultParagraphFontNewNewNewNew">
    <w:name w:val="Default Paragraph Font New New New New"/>
    <w:qFormat/>
    <w:rsid w:val="005912D9"/>
    <w:rPr>
      <w:rFonts w:hint="default"/>
    </w:rPr>
  </w:style>
  <w:style w:type="character" w:customStyle="1" w:styleId="2ffff1">
    <w:name w:val="默认段落字体2"/>
    <w:qFormat/>
    <w:rsid w:val="005912D9"/>
    <w:rPr>
      <w:rFonts w:hint="default"/>
    </w:rPr>
  </w:style>
  <w:style w:type="character" w:customStyle="1" w:styleId="-CharChar">
    <w:name w:val="对外贸-正文 Char Char"/>
    <w:link w:val="-New"/>
    <w:qFormat/>
    <w:rsid w:val="005912D9"/>
    <w:rPr>
      <w:rFonts w:eastAsia="楷体_GB2312"/>
      <w:sz w:val="24"/>
    </w:rPr>
  </w:style>
  <w:style w:type="paragraph" w:customStyle="1" w:styleId="-New">
    <w:name w:val="对外贸-正文 New"/>
    <w:basedOn w:val="NormalNewNewNewNewNewNewNewNewNew"/>
    <w:link w:val="-CharChar"/>
    <w:qFormat/>
    <w:rsid w:val="005912D9"/>
    <w:pPr>
      <w:spacing w:beforeLines="50" w:before="156" w:afterLines="50" w:after="156" w:line="288" w:lineRule="auto"/>
      <w:ind w:firstLineChars="200" w:firstLine="200"/>
    </w:pPr>
    <w:rPr>
      <w:rFonts w:ascii="Calibri" w:eastAsia="楷体_GB2312" w:hAnsi="Calibri" w:hint="default"/>
      <w:kern w:val="0"/>
      <w:sz w:val="24"/>
    </w:rPr>
  </w:style>
  <w:style w:type="paragraph" w:customStyle="1" w:styleId="NormalNewNewNewNewNewNewNewNewNew">
    <w:name w:val="Normal New New New New New New New New New"/>
    <w:qFormat/>
    <w:rsid w:val="005912D9"/>
    <w:pPr>
      <w:widowControl w:val="0"/>
      <w:jc w:val="both"/>
    </w:pPr>
    <w:rPr>
      <w:rFonts w:ascii="Times New Roman" w:hAnsi="Times New Roman" w:hint="eastAsia"/>
      <w:kern w:val="2"/>
      <w:sz w:val="21"/>
    </w:rPr>
  </w:style>
  <w:style w:type="character" w:customStyle="1" w:styleId="DefaultParagraphFontNewNewNew">
    <w:name w:val="Default Paragraph Font New New New"/>
    <w:qFormat/>
    <w:rsid w:val="005912D9"/>
    <w:rPr>
      <w:rFonts w:hint="default"/>
    </w:rPr>
  </w:style>
  <w:style w:type="character" w:customStyle="1" w:styleId="1fffff1">
    <w:name w:val="不明显强调1"/>
    <w:uiPriority w:val="19"/>
    <w:qFormat/>
    <w:rsid w:val="005912D9"/>
    <w:rPr>
      <w:i/>
      <w:iCs/>
      <w:color w:val="404040"/>
    </w:rPr>
  </w:style>
  <w:style w:type="character" w:customStyle="1" w:styleId="CharCharf0">
    <w:name w:val="数据来源 Char Char"/>
    <w:link w:val="afffffffffff1"/>
    <w:qFormat/>
    <w:rsid w:val="005912D9"/>
    <w:rPr>
      <w:rFonts w:ascii="宋体" w:eastAsia="楷体_GB2312" w:hAnsi="宋体" w:cs="Verdana"/>
      <w:sz w:val="18"/>
      <w:szCs w:val="24"/>
    </w:rPr>
  </w:style>
  <w:style w:type="paragraph" w:customStyle="1" w:styleId="afffffffffff1">
    <w:name w:val="数据来源"/>
    <w:basedOn w:val="a3"/>
    <w:next w:val="a3"/>
    <w:link w:val="CharCharf0"/>
    <w:qFormat/>
    <w:rsid w:val="005912D9"/>
    <w:pPr>
      <w:widowControl/>
      <w:tabs>
        <w:tab w:val="left" w:pos="1440"/>
      </w:tabs>
      <w:ind w:leftChars="400" w:left="400"/>
      <w:jc w:val="left"/>
    </w:pPr>
    <w:rPr>
      <w:rFonts w:ascii="宋体" w:eastAsia="楷体_GB2312" w:hAnsi="宋体" w:cs="Verdana"/>
      <w:kern w:val="0"/>
      <w:sz w:val="18"/>
    </w:rPr>
  </w:style>
  <w:style w:type="character" w:customStyle="1" w:styleId="New">
    <w:name w:val="页码 New"/>
    <w:qFormat/>
    <w:rsid w:val="005912D9"/>
    <w:rPr>
      <w:rFonts w:cs="Times New Roman"/>
    </w:rPr>
  </w:style>
  <w:style w:type="paragraph" w:customStyle="1" w:styleId="ding1">
    <w:name w:val="ding1正文"/>
    <w:basedOn w:val="a3"/>
    <w:qFormat/>
    <w:rsid w:val="005912D9"/>
    <w:pPr>
      <w:widowControl/>
      <w:spacing w:afterLines="50" w:after="156" w:line="288" w:lineRule="auto"/>
      <w:ind w:firstLineChars="200" w:firstLine="480"/>
      <w:jc w:val="left"/>
    </w:pPr>
    <w:rPr>
      <w:rFonts w:ascii="Times New Roman" w:eastAsia="楷体_GB2312" w:hAnsi="Times New Roman"/>
      <w:kern w:val="0"/>
      <w:sz w:val="24"/>
    </w:rPr>
  </w:style>
  <w:style w:type="paragraph" w:customStyle="1" w:styleId="New0">
    <w:name w:val="正文 New"/>
    <w:qFormat/>
    <w:rsid w:val="005912D9"/>
    <w:pPr>
      <w:widowControl w:val="0"/>
      <w:jc w:val="both"/>
    </w:pPr>
    <w:rPr>
      <w:rFonts w:ascii="Times New Roman" w:hAnsi="Times New Roman"/>
      <w:kern w:val="2"/>
      <w:sz w:val="21"/>
      <w:szCs w:val="24"/>
    </w:rPr>
  </w:style>
  <w:style w:type="paragraph" w:customStyle="1" w:styleId="NewNewNewNewNewNewNewNewNew">
    <w:name w:val="正文 New New New New New New New New New"/>
    <w:qFormat/>
    <w:rsid w:val="005912D9"/>
    <w:pPr>
      <w:widowControl w:val="0"/>
      <w:jc w:val="both"/>
    </w:pPr>
    <w:rPr>
      <w:rFonts w:ascii="Times New Roman" w:hAnsi="Times New Roman"/>
      <w:kern w:val="2"/>
      <w:sz w:val="21"/>
    </w:rPr>
  </w:style>
  <w:style w:type="paragraph" w:customStyle="1" w:styleId="NewNewNewNewNewNew">
    <w:name w:val="正文 New New New New New New"/>
    <w:qFormat/>
    <w:rsid w:val="005912D9"/>
    <w:pPr>
      <w:widowControl w:val="0"/>
      <w:jc w:val="both"/>
    </w:pPr>
    <w:rPr>
      <w:rFonts w:ascii="Times New Roman" w:hAnsi="Times New Roman"/>
      <w:kern w:val="2"/>
      <w:sz w:val="21"/>
    </w:rPr>
  </w:style>
  <w:style w:type="paragraph" w:customStyle="1" w:styleId="NewNewNewNewNewNewNew">
    <w:name w:val="页眉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ormalNewNewNewNewNew">
    <w:name w:val="Normal New New New New New"/>
    <w:qFormat/>
    <w:rsid w:val="005912D9"/>
    <w:pPr>
      <w:jc w:val="both"/>
    </w:pPr>
    <w:rPr>
      <w:rFonts w:ascii="Times New Roman" w:hAnsi="Times New Roman"/>
      <w:kern w:val="2"/>
      <w:sz w:val="21"/>
    </w:rPr>
  </w:style>
  <w:style w:type="paragraph" w:customStyle="1" w:styleId="-11">
    <w:name w:val="彩色底纹 - 着色 11"/>
    <w:qFormat/>
    <w:rsid w:val="005912D9"/>
    <w:rPr>
      <w:rFonts w:ascii="Times New Roman" w:hAnsi="Times New Roman"/>
      <w:kern w:val="2"/>
      <w:sz w:val="21"/>
      <w:szCs w:val="24"/>
    </w:rPr>
  </w:style>
  <w:style w:type="paragraph" w:customStyle="1" w:styleId="05Body">
    <w:name w:val="05 Body"/>
    <w:basedOn w:val="a3"/>
    <w:uiPriority w:val="34"/>
    <w:qFormat/>
    <w:rsid w:val="005912D9"/>
    <w:pPr>
      <w:widowControl/>
      <w:spacing w:line="290" w:lineRule="auto"/>
      <w:ind w:firstLineChars="200" w:firstLine="200"/>
      <w:jc w:val="left"/>
    </w:pPr>
    <w:rPr>
      <w:rFonts w:ascii="Arial" w:hAnsi="Arial"/>
      <w:spacing w:val="20"/>
      <w:kern w:val="20"/>
      <w:sz w:val="24"/>
      <w:lang w:val="en-GB" w:eastAsia="en-US"/>
    </w:rPr>
  </w:style>
  <w:style w:type="paragraph" w:customStyle="1" w:styleId="New1">
    <w:name w:val="页脚 New"/>
    <w:basedOn w:val="a3"/>
    <w:qFormat/>
    <w:rsid w:val="005912D9"/>
    <w:pPr>
      <w:widowControl/>
      <w:tabs>
        <w:tab w:val="center" w:pos="4153"/>
        <w:tab w:val="right" w:pos="8306"/>
      </w:tabs>
      <w:snapToGrid w:val="0"/>
      <w:jc w:val="left"/>
    </w:pPr>
    <w:rPr>
      <w:rFonts w:ascii="Times New Roman" w:hAnsi="Times New Roman"/>
      <w:kern w:val="0"/>
      <w:sz w:val="18"/>
      <w:szCs w:val="18"/>
    </w:rPr>
  </w:style>
  <w:style w:type="paragraph" w:customStyle="1" w:styleId="NewNewNewNewNewNewNewNew">
    <w:name w:val="页眉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0">
    <w:name w:val="正文 New New New New New New New"/>
    <w:qFormat/>
    <w:rsid w:val="005912D9"/>
    <w:pPr>
      <w:widowControl w:val="0"/>
      <w:jc w:val="both"/>
    </w:pPr>
    <w:rPr>
      <w:rFonts w:ascii="Times New Roman" w:hAnsi="Times New Roman"/>
      <w:kern w:val="2"/>
      <w:sz w:val="21"/>
    </w:rPr>
  </w:style>
  <w:style w:type="paragraph" w:customStyle="1" w:styleId="1CharCharCharCharCharCharCharCharCharCharCharCharChar">
    <w:name w:val="1 Char Char Char Char Char Char Char Char Char Char Char Char Char"/>
    <w:basedOn w:val="a3"/>
    <w:qFormat/>
    <w:rsid w:val="005912D9"/>
    <w:pPr>
      <w:widowControl/>
      <w:jc w:val="left"/>
    </w:pPr>
    <w:rPr>
      <w:rFonts w:ascii="Tahoma" w:hAnsi="Tahoma"/>
      <w:kern w:val="0"/>
      <w:sz w:val="24"/>
      <w:szCs w:val="20"/>
    </w:rPr>
  </w:style>
  <w:style w:type="paragraph" w:customStyle="1" w:styleId="afffffffffff2">
    <w:name w:val="图"/>
    <w:qFormat/>
    <w:rsid w:val="005912D9"/>
    <w:pPr>
      <w:adjustRightInd w:val="0"/>
      <w:snapToGrid w:val="0"/>
      <w:jc w:val="center"/>
    </w:pPr>
    <w:rPr>
      <w:rFonts w:ascii="Times New Roman" w:hAnsi="Times New Roman"/>
    </w:rPr>
  </w:style>
  <w:style w:type="paragraph" w:customStyle="1" w:styleId="Subject">
    <w:name w:val="Subject"/>
    <w:basedOn w:val="a3"/>
    <w:qFormat/>
    <w:rsid w:val="005912D9"/>
    <w:pPr>
      <w:keepNext/>
      <w:keepLines/>
      <w:widowControl/>
      <w:spacing w:after="290" w:line="290" w:lineRule="atLeast"/>
      <w:jc w:val="left"/>
    </w:pPr>
    <w:rPr>
      <w:rFonts w:ascii="Times New Roman" w:eastAsia="Times New Roman" w:hAnsi="Times New Roman"/>
      <w:b/>
      <w:kern w:val="0"/>
      <w:sz w:val="24"/>
      <w:szCs w:val="20"/>
      <w:lang w:val="en-GB" w:eastAsia="en-US"/>
    </w:rPr>
  </w:style>
  <w:style w:type="paragraph" w:customStyle="1" w:styleId="513">
    <w:name w:val="列表接续 51"/>
    <w:basedOn w:val="NewNew"/>
    <w:qFormat/>
    <w:rsid w:val="005912D9"/>
    <w:pPr>
      <w:spacing w:after="120"/>
      <w:ind w:leftChars="1000" w:left="1000"/>
    </w:pPr>
    <w:rPr>
      <w:szCs w:val="24"/>
    </w:rPr>
  </w:style>
  <w:style w:type="paragraph" w:customStyle="1" w:styleId="NewNew">
    <w:name w:val="正文 New New"/>
    <w:qFormat/>
    <w:rsid w:val="005912D9"/>
    <w:pPr>
      <w:widowControl w:val="0"/>
      <w:jc w:val="both"/>
    </w:pPr>
    <w:rPr>
      <w:rFonts w:ascii="Times New Roman" w:hAnsi="Times New Roman"/>
      <w:kern w:val="2"/>
      <w:sz w:val="21"/>
    </w:rPr>
  </w:style>
  <w:style w:type="paragraph" w:customStyle="1" w:styleId="NewNewNewNewNewNewNewNewNewNewNewNewNew">
    <w:name w:val="正文 New New New New New New New New New New New New New"/>
    <w:qFormat/>
    <w:rsid w:val="005912D9"/>
    <w:pPr>
      <w:widowControl w:val="0"/>
      <w:jc w:val="both"/>
    </w:pPr>
    <w:rPr>
      <w:rFonts w:ascii="Times New Roman" w:hAnsi="Times New Roman"/>
      <w:kern w:val="2"/>
      <w:sz w:val="21"/>
      <w:szCs w:val="21"/>
    </w:rPr>
  </w:style>
  <w:style w:type="paragraph" w:customStyle="1" w:styleId="NewNewNewNewNewNewNewNewNew0">
    <w:name w:val="页眉 New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NewNewNewNew">
    <w:name w:val="页眉 New New New New New New New New New New New"/>
    <w:basedOn w:val="NewNewNewNewNewNewNewNewNewNewNewNewNewNew"/>
    <w:qFormat/>
    <w:rsid w:val="005912D9"/>
    <w:pPr>
      <w:pBdr>
        <w:bottom w:val="single" w:sz="6" w:space="1" w:color="auto"/>
      </w:pBdr>
      <w:tabs>
        <w:tab w:val="center" w:pos="4153"/>
        <w:tab w:val="right" w:pos="8306"/>
      </w:tabs>
      <w:snapToGrid w:val="0"/>
      <w:jc w:val="center"/>
    </w:pPr>
    <w:rPr>
      <w:sz w:val="18"/>
      <w:szCs w:val="18"/>
    </w:rPr>
  </w:style>
  <w:style w:type="paragraph" w:customStyle="1" w:styleId="NewNewNewNewNewNewNewNewNewNewNewNewNewNew">
    <w:name w:val="正文 New New New New New New New New New New New New New New"/>
    <w:qFormat/>
    <w:rsid w:val="005912D9"/>
    <w:pPr>
      <w:widowControl w:val="0"/>
      <w:jc w:val="both"/>
    </w:pPr>
    <w:rPr>
      <w:rFonts w:ascii="Times New Roman" w:hAnsi="Times New Roman"/>
      <w:kern w:val="2"/>
      <w:sz w:val="21"/>
      <w:szCs w:val="24"/>
    </w:rPr>
  </w:style>
  <w:style w:type="paragraph" w:customStyle="1" w:styleId="NewNew0">
    <w:name w:val="页脚 New New"/>
    <w:basedOn w:val="a3"/>
    <w:qFormat/>
    <w:rsid w:val="005912D9"/>
    <w:pPr>
      <w:widowControl/>
      <w:tabs>
        <w:tab w:val="center" w:pos="4153"/>
        <w:tab w:val="right" w:pos="8306"/>
      </w:tabs>
      <w:snapToGrid w:val="0"/>
      <w:jc w:val="left"/>
    </w:pPr>
    <w:rPr>
      <w:rFonts w:ascii="Times New Roman" w:hAnsi="Times New Roman"/>
      <w:kern w:val="0"/>
      <w:sz w:val="18"/>
      <w:szCs w:val="18"/>
    </w:rPr>
  </w:style>
  <w:style w:type="paragraph" w:customStyle="1" w:styleId="NormalNewNewNew">
    <w:name w:val="Normal New New New"/>
    <w:qFormat/>
    <w:rsid w:val="005912D9"/>
    <w:pPr>
      <w:widowControl w:val="0"/>
      <w:jc w:val="both"/>
    </w:pPr>
    <w:rPr>
      <w:rFonts w:ascii="Times New Roman" w:hAnsi="Times New Roman" w:hint="eastAsia"/>
      <w:kern w:val="2"/>
      <w:sz w:val="21"/>
    </w:rPr>
  </w:style>
  <w:style w:type="paragraph" w:customStyle="1" w:styleId="3220505">
    <w:name w:val="标题 3 + 首行缩进:  2 字符 + 首行缩进:  2 字符 段前: 0.5 行 段后: 0.5 行"/>
    <w:basedOn w:val="a3"/>
    <w:qFormat/>
    <w:rsid w:val="005912D9"/>
    <w:pPr>
      <w:widowControl/>
      <w:autoSpaceDE w:val="0"/>
      <w:autoSpaceDN w:val="0"/>
      <w:snapToGrid w:val="0"/>
      <w:spacing w:beforeLines="50" w:before="156" w:line="288" w:lineRule="auto"/>
      <w:ind w:firstLineChars="200" w:firstLine="480"/>
      <w:jc w:val="left"/>
      <w:outlineLvl w:val="2"/>
    </w:pPr>
    <w:rPr>
      <w:rFonts w:ascii="仿宋_GB2312" w:eastAsia="仿宋_GB2312" w:hAnsi="Times New Roman"/>
      <w:color w:val="000000"/>
      <w:kern w:val="0"/>
      <w:sz w:val="24"/>
      <w:szCs w:val="20"/>
      <w:lang w:val="zh-CN"/>
    </w:rPr>
  </w:style>
  <w:style w:type="paragraph" w:customStyle="1" w:styleId="CM53">
    <w:name w:val="CM53"/>
    <w:basedOn w:val="a3"/>
    <w:next w:val="a3"/>
    <w:uiPriority w:val="99"/>
    <w:qFormat/>
    <w:rsid w:val="005912D9"/>
    <w:pPr>
      <w:widowControl/>
      <w:autoSpaceDE w:val="0"/>
      <w:autoSpaceDN w:val="0"/>
      <w:adjustRightInd w:val="0"/>
      <w:spacing w:after="185"/>
      <w:jc w:val="left"/>
    </w:pPr>
    <w:rPr>
      <w:rFonts w:ascii="黑体" w:eastAsia="黑体" w:hAnsi="Times New Roman"/>
      <w:kern w:val="0"/>
      <w:sz w:val="24"/>
    </w:rPr>
  </w:style>
  <w:style w:type="paragraph" w:customStyle="1" w:styleId="afffffffffff3">
    <w:name w:val="±í¸ñµ¥ÔªÊý×Ö"/>
    <w:basedOn w:val="a3"/>
    <w:qFormat/>
    <w:rsid w:val="005912D9"/>
    <w:pPr>
      <w:widowControl/>
      <w:tabs>
        <w:tab w:val="left" w:pos="595"/>
      </w:tabs>
      <w:overflowPunct w:val="0"/>
      <w:autoSpaceDE w:val="0"/>
      <w:autoSpaceDN w:val="0"/>
      <w:adjustRightInd w:val="0"/>
      <w:spacing w:before="105"/>
      <w:jc w:val="right"/>
      <w:textAlignment w:val="baseline"/>
    </w:pPr>
    <w:rPr>
      <w:rFonts w:ascii="Times New Roman" w:hAnsi="Times New Roman"/>
      <w:kern w:val="0"/>
      <w:sz w:val="24"/>
      <w:szCs w:val="20"/>
    </w:rPr>
  </w:style>
  <w:style w:type="paragraph" w:customStyle="1" w:styleId="NewNew1">
    <w:name w:val="页眉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
    <w:name w:val="正文 New New New"/>
    <w:uiPriority w:val="99"/>
    <w:qFormat/>
    <w:rsid w:val="005912D9"/>
    <w:pPr>
      <w:widowControl w:val="0"/>
      <w:jc w:val="both"/>
    </w:pPr>
    <w:rPr>
      <w:rFonts w:ascii="Times New Roman" w:hAnsi="Times New Roman"/>
      <w:kern w:val="2"/>
      <w:sz w:val="21"/>
    </w:rPr>
  </w:style>
  <w:style w:type="paragraph" w:customStyle="1" w:styleId="NormalNew">
    <w:name w:val="Normal New"/>
    <w:qFormat/>
    <w:rsid w:val="005912D9"/>
    <w:pPr>
      <w:widowControl w:val="0"/>
      <w:jc w:val="both"/>
    </w:pPr>
    <w:rPr>
      <w:rFonts w:ascii="Times New Roman" w:hAnsi="Times New Roman" w:hint="eastAsia"/>
      <w:kern w:val="2"/>
      <w:sz w:val="21"/>
    </w:rPr>
  </w:style>
  <w:style w:type="paragraph" w:customStyle="1" w:styleId="Char5CharCharChar">
    <w:name w:val="Char5 Char Char Char"/>
    <w:basedOn w:val="a3"/>
    <w:uiPriority w:val="99"/>
    <w:qFormat/>
    <w:rsid w:val="005912D9"/>
    <w:pPr>
      <w:widowControl/>
      <w:tabs>
        <w:tab w:val="left" w:pos="2880"/>
      </w:tabs>
      <w:jc w:val="left"/>
    </w:pPr>
    <w:rPr>
      <w:rFonts w:ascii="Tahoma" w:hAnsi="Tahoma"/>
      <w:kern w:val="0"/>
      <w:sz w:val="28"/>
      <w:szCs w:val="28"/>
    </w:rPr>
  </w:style>
  <w:style w:type="paragraph" w:customStyle="1" w:styleId="NormalNewNewNewNew">
    <w:name w:val="Normal New New New New"/>
    <w:qFormat/>
    <w:rsid w:val="005912D9"/>
    <w:pPr>
      <w:jc w:val="both"/>
    </w:pPr>
    <w:rPr>
      <w:rFonts w:ascii="Times New Roman" w:hAnsi="Times New Roman"/>
      <w:kern w:val="2"/>
      <w:sz w:val="21"/>
    </w:rPr>
  </w:style>
  <w:style w:type="paragraph" w:customStyle="1" w:styleId="Char2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w:basedOn w:val="a3"/>
    <w:qFormat/>
    <w:rsid w:val="005912D9"/>
    <w:pPr>
      <w:widowControl/>
      <w:spacing w:after="20"/>
      <w:jc w:val="left"/>
    </w:pPr>
    <w:rPr>
      <w:rFonts w:ascii="Times New Roman" w:eastAsia="Times New Roman" w:hAnsi="Times New Roman"/>
      <w:kern w:val="0"/>
      <w:sz w:val="20"/>
      <w:szCs w:val="20"/>
    </w:rPr>
  </w:style>
  <w:style w:type="paragraph" w:customStyle="1" w:styleId="NewNewNewNewNewNewNewNewNewNewNew0">
    <w:name w:val="正文 New New New New New New New New New New New"/>
    <w:qFormat/>
    <w:rsid w:val="005912D9"/>
    <w:pPr>
      <w:widowControl w:val="0"/>
      <w:jc w:val="both"/>
    </w:pPr>
    <w:rPr>
      <w:rFonts w:ascii="Times New Roman" w:hAnsi="Times New Roman"/>
      <w:kern w:val="2"/>
      <w:sz w:val="21"/>
    </w:rPr>
  </w:style>
  <w:style w:type="paragraph" w:customStyle="1" w:styleId="NewNewNewNewNew">
    <w:name w:val="页眉 New New New New New"/>
    <w:basedOn w:val="NewNewNewNewNewNewNewNewNewNewNewNewNew"/>
    <w:qFormat/>
    <w:rsid w:val="005912D9"/>
    <w:pPr>
      <w:pBdr>
        <w:bottom w:val="single" w:sz="6" w:space="1" w:color="auto"/>
      </w:pBdr>
      <w:tabs>
        <w:tab w:val="center" w:pos="4153"/>
        <w:tab w:val="right" w:pos="8306"/>
      </w:tabs>
      <w:snapToGrid w:val="0"/>
      <w:jc w:val="center"/>
    </w:pPr>
    <w:rPr>
      <w:sz w:val="18"/>
      <w:szCs w:val="18"/>
    </w:rPr>
  </w:style>
  <w:style w:type="paragraph" w:customStyle="1" w:styleId="NewNewNewNewNewNewNewNewNewNewNewNewNewNewNewNew">
    <w:name w:val="正文 New New New New New New New New New New New New New New New New"/>
    <w:qFormat/>
    <w:rsid w:val="005912D9"/>
    <w:pPr>
      <w:widowControl w:val="0"/>
      <w:jc w:val="both"/>
    </w:pPr>
    <w:rPr>
      <w:rFonts w:ascii="Times New Roman" w:hAnsi="Times New Roman"/>
      <w:kern w:val="2"/>
      <w:sz w:val="21"/>
    </w:rPr>
  </w:style>
  <w:style w:type="paragraph" w:customStyle="1" w:styleId="New2">
    <w:name w:val="页眉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Bodylevel2">
    <w:name w:val="_Body_level2"/>
    <w:basedOn w:val="a3"/>
    <w:qFormat/>
    <w:rsid w:val="005912D9"/>
    <w:pPr>
      <w:widowControl/>
      <w:tabs>
        <w:tab w:val="left" w:pos="576"/>
      </w:tabs>
      <w:spacing w:after="120"/>
      <w:ind w:left="576" w:hanging="576"/>
      <w:jc w:val="left"/>
    </w:pPr>
    <w:rPr>
      <w:rFonts w:ascii="Arial" w:eastAsia="SC STKaiti" w:hAnsi="Arial"/>
      <w:kern w:val="0"/>
      <w:sz w:val="24"/>
    </w:rPr>
  </w:style>
  <w:style w:type="paragraph" w:customStyle="1" w:styleId="afffffffffff4">
    <w:name w:val="公文正文"/>
    <w:basedOn w:val="a3"/>
    <w:qFormat/>
    <w:rsid w:val="005912D9"/>
    <w:pPr>
      <w:widowControl/>
      <w:autoSpaceDE w:val="0"/>
      <w:autoSpaceDN w:val="0"/>
      <w:adjustRightInd w:val="0"/>
      <w:snapToGrid w:val="0"/>
      <w:spacing w:line="336" w:lineRule="auto"/>
      <w:ind w:firstLineChars="200" w:firstLine="200"/>
      <w:jc w:val="left"/>
      <w:textAlignment w:val="center"/>
    </w:pPr>
    <w:rPr>
      <w:rFonts w:ascii="仿宋_GB2312" w:eastAsia="仿宋_GB2312" w:hAnsi="Times New Roman"/>
      <w:kern w:val="0"/>
      <w:sz w:val="32"/>
      <w:szCs w:val="32"/>
    </w:rPr>
  </w:style>
  <w:style w:type="paragraph" w:customStyle="1" w:styleId="2ffff2">
    <w:name w:val="×Ó±êÌâ2"/>
    <w:basedOn w:val="a3"/>
    <w:qFormat/>
    <w:rsid w:val="005912D9"/>
    <w:pPr>
      <w:widowControl/>
      <w:overflowPunct w:val="0"/>
      <w:autoSpaceDE w:val="0"/>
      <w:autoSpaceDN w:val="0"/>
      <w:adjustRightInd w:val="0"/>
      <w:spacing w:after="140" w:line="360" w:lineRule="auto"/>
      <w:ind w:left="-383"/>
      <w:jc w:val="left"/>
      <w:textAlignment w:val="baseline"/>
    </w:pPr>
    <w:rPr>
      <w:rFonts w:ascii="Arial" w:hAnsi="Arial"/>
      <w:kern w:val="0"/>
      <w:sz w:val="28"/>
      <w:szCs w:val="20"/>
    </w:rPr>
  </w:style>
  <w:style w:type="paragraph" w:customStyle="1" w:styleId="Bodylevel3">
    <w:name w:val="_Body_level3"/>
    <w:basedOn w:val="a3"/>
    <w:qFormat/>
    <w:rsid w:val="005912D9"/>
    <w:pPr>
      <w:widowControl/>
      <w:tabs>
        <w:tab w:val="left" w:pos="3792"/>
      </w:tabs>
      <w:spacing w:after="120"/>
      <w:ind w:left="3792" w:hanging="792"/>
      <w:jc w:val="left"/>
    </w:pPr>
    <w:rPr>
      <w:rFonts w:ascii="Arial" w:eastAsia="SC STKaiti" w:hAnsi="Arial"/>
      <w:kern w:val="0"/>
      <w:sz w:val="24"/>
    </w:rPr>
  </w:style>
  <w:style w:type="paragraph" w:customStyle="1" w:styleId="NewNewNewNewNewNewNewNew0">
    <w:name w:val="正文 New New New New New New New New"/>
    <w:qFormat/>
    <w:rsid w:val="005912D9"/>
    <w:pPr>
      <w:widowControl w:val="0"/>
      <w:jc w:val="both"/>
    </w:pPr>
    <w:rPr>
      <w:rFonts w:ascii="Times New Roman" w:hAnsi="Times New Roman"/>
      <w:kern w:val="2"/>
      <w:sz w:val="21"/>
    </w:rPr>
  </w:style>
  <w:style w:type="paragraph" w:customStyle="1" w:styleId="1-41">
    <w:name w:val="中等深浅列表 1 - 强调文字颜色 41"/>
    <w:qFormat/>
    <w:rsid w:val="005912D9"/>
    <w:rPr>
      <w:rFonts w:ascii="Times New Roman" w:hAnsi="Times New Roman"/>
      <w:kern w:val="2"/>
      <w:sz w:val="21"/>
      <w:szCs w:val="24"/>
    </w:rPr>
  </w:style>
  <w:style w:type="paragraph" w:customStyle="1" w:styleId="NewNewNewNewNewNewNewNewNewNewNewNewNewNewNewNewNew">
    <w:name w:val="正文 New New New New New New New New New New New New New New New New New"/>
    <w:qFormat/>
    <w:rsid w:val="005912D9"/>
    <w:pPr>
      <w:widowControl w:val="0"/>
      <w:jc w:val="both"/>
    </w:pPr>
    <w:rPr>
      <w:rFonts w:ascii="Times New Roman" w:hAnsi="Times New Roman"/>
      <w:kern w:val="2"/>
      <w:sz w:val="21"/>
    </w:rPr>
  </w:style>
  <w:style w:type="paragraph" w:customStyle="1" w:styleId="NewNewNewNewNewNewNewNewNewNewNewNew">
    <w:name w:val="正文 New New New New New New New New New New New New"/>
    <w:qFormat/>
    <w:rsid w:val="005912D9"/>
    <w:pPr>
      <w:widowControl w:val="0"/>
      <w:jc w:val="both"/>
    </w:pPr>
    <w:rPr>
      <w:rFonts w:ascii="Times New Roman" w:hAnsi="Times New Roman"/>
      <w:kern w:val="2"/>
      <w:sz w:val="21"/>
    </w:rPr>
  </w:style>
  <w:style w:type="paragraph" w:customStyle="1" w:styleId="afffffffffff5">
    <w:name w:val="会计核算办法"/>
    <w:basedOn w:val="a3"/>
    <w:qFormat/>
    <w:rsid w:val="005912D9"/>
    <w:pPr>
      <w:widowControl/>
      <w:spacing w:line="288" w:lineRule="auto"/>
      <w:jc w:val="left"/>
    </w:pPr>
    <w:rPr>
      <w:rFonts w:ascii="仿宋_GB2312" w:eastAsia="仿宋_GB2312" w:hAnsi="宋体"/>
      <w:kern w:val="0"/>
      <w:sz w:val="24"/>
    </w:rPr>
  </w:style>
  <w:style w:type="paragraph" w:customStyle="1" w:styleId="afffffffffff6">
    <w:name w:val="一、标题一"/>
    <w:basedOn w:val="11"/>
    <w:qFormat/>
    <w:rsid w:val="005912D9"/>
    <w:pPr>
      <w:widowControl/>
      <w:tabs>
        <w:tab w:val="left" w:pos="360"/>
        <w:tab w:val="left" w:pos="540"/>
      </w:tabs>
      <w:spacing w:before="156" w:afterLines="50" w:after="156" w:line="288" w:lineRule="auto"/>
      <w:ind w:firstLineChars="0" w:firstLine="0"/>
      <w:jc w:val="center"/>
    </w:pPr>
    <w:rPr>
      <w:rFonts w:eastAsia="楷体_GB2312"/>
      <w:kern w:val="0"/>
      <w:sz w:val="28"/>
      <w:szCs w:val="28"/>
    </w:rPr>
  </w:style>
  <w:style w:type="paragraph" w:customStyle="1" w:styleId="2221">
    <w:name w:val="222"/>
    <w:basedOn w:val="a3"/>
    <w:qFormat/>
    <w:rsid w:val="005912D9"/>
    <w:pPr>
      <w:widowControl/>
      <w:spacing w:beforeLines="100" w:before="312" w:afterLines="100" w:after="312" w:line="288" w:lineRule="auto"/>
      <w:ind w:firstLineChars="192" w:firstLine="461"/>
      <w:jc w:val="left"/>
    </w:pPr>
    <w:rPr>
      <w:rFonts w:ascii="楷体_GB2312" w:eastAsia="楷体_GB2312" w:hAnsi="宋体"/>
      <w:b/>
      <w:bCs/>
      <w:kern w:val="0"/>
      <w:sz w:val="24"/>
    </w:rPr>
  </w:style>
  <w:style w:type="paragraph" w:customStyle="1" w:styleId="NormalNewNewNewNewNewNewNew">
    <w:name w:val="Normal New New New New New New New"/>
    <w:qFormat/>
    <w:rsid w:val="005912D9"/>
    <w:pPr>
      <w:jc w:val="both"/>
    </w:pPr>
    <w:rPr>
      <w:rFonts w:ascii="Times New Roman" w:hAnsi="Times New Roman"/>
      <w:kern w:val="2"/>
      <w:sz w:val="21"/>
    </w:rPr>
  </w:style>
  <w:style w:type="paragraph" w:customStyle="1" w:styleId="-110">
    <w:name w:val="彩色底纹 - 强调文字颜色 11"/>
    <w:uiPriority w:val="99"/>
    <w:qFormat/>
    <w:rsid w:val="005912D9"/>
    <w:rPr>
      <w:rFonts w:ascii="Times New Roman" w:hAnsi="Times New Roman"/>
      <w:kern w:val="2"/>
      <w:sz w:val="21"/>
      <w:szCs w:val="24"/>
    </w:rPr>
  </w:style>
  <w:style w:type="paragraph" w:customStyle="1" w:styleId="NewNewNewNewNewNewNewNewNewNewNewNewNewNewNew">
    <w:name w:val="正文 New New New New New New New New New New New New New New New"/>
    <w:qFormat/>
    <w:rsid w:val="005912D9"/>
    <w:pPr>
      <w:widowControl w:val="0"/>
      <w:jc w:val="both"/>
    </w:pPr>
    <w:rPr>
      <w:rFonts w:ascii="Times New Roman" w:hAnsi="Times New Roman"/>
      <w:kern w:val="2"/>
      <w:sz w:val="21"/>
      <w:szCs w:val="24"/>
    </w:rPr>
  </w:style>
  <w:style w:type="paragraph" w:customStyle="1" w:styleId="NewNewNew0">
    <w:name w:val="页脚 New New New"/>
    <w:basedOn w:val="NewNew"/>
    <w:qFormat/>
    <w:rsid w:val="005912D9"/>
    <w:pPr>
      <w:tabs>
        <w:tab w:val="center" w:pos="4153"/>
        <w:tab w:val="right" w:pos="8306"/>
      </w:tabs>
      <w:snapToGrid w:val="0"/>
      <w:jc w:val="left"/>
    </w:pPr>
    <w:rPr>
      <w:rFonts w:ascii="宋体" w:hAnsi="宋体"/>
      <w:sz w:val="18"/>
    </w:rPr>
  </w:style>
  <w:style w:type="paragraph" w:customStyle="1" w:styleId="afffffffffff7">
    <w:name w:val="图题"/>
    <w:qFormat/>
    <w:rsid w:val="005912D9"/>
    <w:pPr>
      <w:widowControl w:val="0"/>
      <w:tabs>
        <w:tab w:val="left" w:pos="3240"/>
      </w:tabs>
      <w:spacing w:before="100" w:beforeAutospacing="1" w:line="288" w:lineRule="auto"/>
      <w:jc w:val="center"/>
    </w:pPr>
    <w:rPr>
      <w:rFonts w:ascii="楷体_GB2312" w:eastAsia="楷体_GB2312" w:hAnsi="Times New Roman"/>
      <w:b/>
      <w:bCs/>
      <w:color w:val="000000"/>
      <w:kern w:val="2"/>
      <w:sz w:val="24"/>
      <w:szCs w:val="24"/>
    </w:rPr>
  </w:style>
  <w:style w:type="paragraph" w:customStyle="1" w:styleId="-111">
    <w:name w:val="彩色列表 - 强调文字颜色 11"/>
    <w:basedOn w:val="a3"/>
    <w:qFormat/>
    <w:rsid w:val="005912D9"/>
    <w:pPr>
      <w:widowControl/>
      <w:ind w:firstLineChars="200" w:firstLine="420"/>
      <w:jc w:val="left"/>
    </w:pPr>
    <w:rPr>
      <w:rFonts w:ascii="Times New Roman" w:hAnsi="Times New Roman"/>
      <w:kern w:val="0"/>
      <w:sz w:val="24"/>
    </w:rPr>
  </w:style>
  <w:style w:type="paragraph" w:customStyle="1" w:styleId="NormalNewNewNewNewNewNew">
    <w:name w:val="Normal New New New New New New"/>
    <w:qFormat/>
    <w:rsid w:val="005912D9"/>
    <w:pPr>
      <w:jc w:val="both"/>
    </w:pPr>
    <w:rPr>
      <w:rFonts w:ascii="Times New Roman" w:hAnsi="Times New Roman"/>
      <w:kern w:val="2"/>
      <w:sz w:val="21"/>
    </w:rPr>
  </w:style>
  <w:style w:type="paragraph" w:customStyle="1" w:styleId="-4">
    <w:name w:val="È±Ê¡ÎÄ±¾-×¢ÊÍ"/>
    <w:basedOn w:val="a3"/>
    <w:qFormat/>
    <w:rsid w:val="005912D9"/>
    <w:pPr>
      <w:widowControl/>
      <w:tabs>
        <w:tab w:val="left" w:pos="595"/>
        <w:tab w:val="center" w:pos="2245"/>
        <w:tab w:val="center" w:pos="6497"/>
      </w:tabs>
      <w:overflowPunct w:val="0"/>
      <w:autoSpaceDE w:val="0"/>
      <w:autoSpaceDN w:val="0"/>
      <w:adjustRightInd w:val="0"/>
      <w:spacing w:after="120" w:line="360" w:lineRule="auto"/>
      <w:jc w:val="left"/>
      <w:textAlignment w:val="baseline"/>
    </w:pPr>
    <w:rPr>
      <w:rFonts w:ascii="Times New Roman" w:hAnsi="Times New Roman"/>
      <w:kern w:val="0"/>
      <w:sz w:val="24"/>
      <w:szCs w:val="20"/>
    </w:rPr>
  </w:style>
  <w:style w:type="paragraph" w:customStyle="1" w:styleId="NewNewNewNewNewNewNewNewNewNew">
    <w:name w:val="页眉 New New New New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afffffffffff8">
    <w:name w:val="缩进"/>
    <w:basedOn w:val="a3"/>
    <w:qFormat/>
    <w:rsid w:val="005912D9"/>
    <w:pPr>
      <w:widowControl/>
      <w:adjustRightInd w:val="0"/>
      <w:spacing w:line="640" w:lineRule="exact"/>
      <w:ind w:firstLineChars="200" w:firstLine="200"/>
      <w:jc w:val="left"/>
      <w:textAlignment w:val="baseline"/>
    </w:pPr>
    <w:rPr>
      <w:rFonts w:ascii="宋体" w:hAnsi="Times New Roman"/>
      <w:kern w:val="0"/>
      <w:sz w:val="32"/>
      <w:szCs w:val="21"/>
    </w:rPr>
  </w:style>
  <w:style w:type="paragraph" w:customStyle="1" w:styleId="NormalNewNew">
    <w:name w:val="Normal New New"/>
    <w:qFormat/>
    <w:rsid w:val="005912D9"/>
    <w:pPr>
      <w:widowControl w:val="0"/>
      <w:jc w:val="both"/>
    </w:pPr>
    <w:rPr>
      <w:rFonts w:ascii="Times New Roman" w:hAnsi="Times New Roman" w:hint="eastAsia"/>
      <w:kern w:val="2"/>
      <w:sz w:val="21"/>
    </w:rPr>
  </w:style>
  <w:style w:type="paragraph" w:customStyle="1" w:styleId="NewNewNewNewNew0">
    <w:name w:val="正文 New New New New New"/>
    <w:qFormat/>
    <w:rsid w:val="005912D9"/>
    <w:pPr>
      <w:widowControl w:val="0"/>
      <w:jc w:val="both"/>
    </w:pPr>
    <w:rPr>
      <w:rFonts w:ascii="Times New Roman" w:hAnsi="Times New Roman"/>
      <w:kern w:val="2"/>
      <w:sz w:val="21"/>
    </w:rPr>
  </w:style>
  <w:style w:type="paragraph" w:customStyle="1" w:styleId="-5">
    <w:name w:val="对外贸-正文"/>
    <w:basedOn w:val="NewNewNewNewNewNewNew0"/>
    <w:qFormat/>
    <w:rsid w:val="005912D9"/>
    <w:pPr>
      <w:spacing w:beforeLines="50" w:before="156" w:afterLines="50" w:after="156" w:line="288" w:lineRule="auto"/>
      <w:ind w:firstLineChars="200" w:firstLine="200"/>
    </w:pPr>
    <w:rPr>
      <w:rFonts w:eastAsia="楷体_GB2312"/>
      <w:sz w:val="24"/>
    </w:rPr>
  </w:style>
  <w:style w:type="paragraph" w:customStyle="1" w:styleId="ding">
    <w:name w:val="ding正文"/>
    <w:basedOn w:val="a3"/>
    <w:qFormat/>
    <w:rsid w:val="005912D9"/>
    <w:pPr>
      <w:widowControl/>
      <w:autoSpaceDE w:val="0"/>
      <w:autoSpaceDN w:val="0"/>
      <w:spacing w:before="100" w:after="100" w:line="288" w:lineRule="auto"/>
      <w:ind w:firstLineChars="200" w:firstLine="480"/>
      <w:jc w:val="left"/>
    </w:pPr>
    <w:rPr>
      <w:rFonts w:ascii="Times New Roman" w:eastAsia="楷体_GB2312" w:hAnsi="Times New Roman"/>
      <w:color w:val="000000"/>
      <w:kern w:val="0"/>
      <w:sz w:val="24"/>
    </w:rPr>
  </w:style>
  <w:style w:type="paragraph" w:customStyle="1" w:styleId="-31">
    <w:name w:val="浅色列表 - 强调文字颜色 31"/>
    <w:qFormat/>
    <w:rsid w:val="005912D9"/>
    <w:rPr>
      <w:rFonts w:ascii="Times New Roman" w:hAnsi="Times New Roman"/>
      <w:kern w:val="2"/>
      <w:sz w:val="21"/>
      <w:szCs w:val="24"/>
    </w:rPr>
  </w:style>
  <w:style w:type="paragraph" w:customStyle="1" w:styleId="-12">
    <w:name w:val="彩色底纹 - 强调文字颜色 12"/>
    <w:qFormat/>
    <w:rsid w:val="005912D9"/>
    <w:rPr>
      <w:rFonts w:ascii="Times New Roman" w:hAnsi="Times New Roman"/>
      <w:kern w:val="2"/>
      <w:sz w:val="21"/>
      <w:szCs w:val="24"/>
    </w:rPr>
  </w:style>
  <w:style w:type="paragraph" w:customStyle="1" w:styleId="NewNewNewNew">
    <w:name w:val="页脚 New New New New"/>
    <w:basedOn w:val="NewNewNewNewNewNewNewNewNewNewNewNewNew"/>
    <w:qFormat/>
    <w:rsid w:val="005912D9"/>
    <w:pPr>
      <w:tabs>
        <w:tab w:val="center" w:pos="4153"/>
        <w:tab w:val="right" w:pos="8306"/>
      </w:tabs>
      <w:snapToGrid w:val="0"/>
      <w:jc w:val="left"/>
    </w:pPr>
    <w:rPr>
      <w:sz w:val="18"/>
      <w:szCs w:val="18"/>
    </w:rPr>
  </w:style>
  <w:style w:type="paragraph" w:customStyle="1" w:styleId="NewNewNewNew0">
    <w:name w:val="正文 New New New New"/>
    <w:qFormat/>
    <w:rsid w:val="005912D9"/>
    <w:pPr>
      <w:widowControl w:val="0"/>
      <w:jc w:val="both"/>
    </w:pPr>
    <w:rPr>
      <w:rFonts w:ascii="Times New Roman" w:hAnsi="Times New Roman"/>
      <w:kern w:val="2"/>
      <w:sz w:val="21"/>
    </w:rPr>
  </w:style>
  <w:style w:type="paragraph" w:customStyle="1" w:styleId="NewNewNew1">
    <w:name w:val="页眉 New New New"/>
    <w:basedOn w:val="NewNew"/>
    <w:qFormat/>
    <w:rsid w:val="005912D9"/>
    <w:pPr>
      <w:pBdr>
        <w:bottom w:val="single" w:sz="6" w:space="1" w:color="auto"/>
      </w:pBdr>
      <w:tabs>
        <w:tab w:val="center" w:pos="4153"/>
        <w:tab w:val="right" w:pos="8306"/>
      </w:tabs>
      <w:snapToGrid w:val="0"/>
      <w:jc w:val="center"/>
    </w:pPr>
    <w:rPr>
      <w:rFonts w:ascii="宋体" w:hAnsi="宋体"/>
      <w:sz w:val="18"/>
      <w:szCs w:val="18"/>
    </w:rPr>
  </w:style>
  <w:style w:type="paragraph" w:customStyle="1" w:styleId="NewNewNewNewNewNew0">
    <w:name w:val="页眉 New New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NewNewNewNewNewNewNewNewNewNew0">
    <w:name w:val="正文 New New New New New New New New New New"/>
    <w:qFormat/>
    <w:rsid w:val="005912D9"/>
    <w:pPr>
      <w:widowControl w:val="0"/>
      <w:jc w:val="both"/>
    </w:pPr>
    <w:rPr>
      <w:rFonts w:ascii="Times New Roman" w:hAnsi="Times New Roman"/>
      <w:kern w:val="2"/>
      <w:sz w:val="21"/>
    </w:rPr>
  </w:style>
  <w:style w:type="paragraph" w:customStyle="1" w:styleId="Bodylevel1">
    <w:name w:val="_Body_level1"/>
    <w:basedOn w:val="a3"/>
    <w:qFormat/>
    <w:rsid w:val="005912D9"/>
    <w:pPr>
      <w:widowControl/>
      <w:tabs>
        <w:tab w:val="left" w:pos="547"/>
      </w:tabs>
      <w:spacing w:after="120"/>
      <w:ind w:left="734" w:hanging="734"/>
      <w:jc w:val="left"/>
    </w:pPr>
    <w:rPr>
      <w:rFonts w:ascii="Arial Bold" w:eastAsia="SC STKaiti" w:hAnsi="Arial Bold"/>
      <w:b/>
      <w:kern w:val="0"/>
      <w:sz w:val="24"/>
    </w:rPr>
  </w:style>
  <w:style w:type="paragraph" w:customStyle="1" w:styleId="NormalNewNewNewNewNewNewNewNew">
    <w:name w:val="Normal New New New New New New New New"/>
    <w:qFormat/>
    <w:rsid w:val="005912D9"/>
    <w:pPr>
      <w:jc w:val="both"/>
    </w:pPr>
    <w:rPr>
      <w:rFonts w:ascii="Times New Roman" w:hAnsi="Times New Roman"/>
      <w:kern w:val="2"/>
      <w:sz w:val="21"/>
    </w:rPr>
  </w:style>
  <w:style w:type="paragraph" w:customStyle="1" w:styleId="NewNewNewNew1">
    <w:name w:val="页眉 New New New New"/>
    <w:basedOn w:val="a3"/>
    <w:qFormat/>
    <w:rsid w:val="005912D9"/>
    <w:pPr>
      <w:widowControl/>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indent">
    <w:name w:val="indent"/>
    <w:basedOn w:val="a3"/>
    <w:qFormat/>
    <w:rsid w:val="005912D9"/>
    <w:pPr>
      <w:widowControl/>
      <w:spacing w:before="100" w:beforeAutospacing="1" w:after="100" w:afterAutospacing="1"/>
      <w:ind w:firstLine="480"/>
      <w:jc w:val="left"/>
    </w:pPr>
    <w:rPr>
      <w:rFonts w:ascii="宋体" w:hAnsi="宋体" w:cs="宋体"/>
      <w:kern w:val="0"/>
      <w:sz w:val="24"/>
    </w:rPr>
  </w:style>
  <w:style w:type="paragraph" w:customStyle="1" w:styleId="Web">
    <w:name w:val="普通 (Web)"/>
    <w:basedOn w:val="a3"/>
    <w:uiPriority w:val="34"/>
    <w:qFormat/>
    <w:rsid w:val="005912D9"/>
    <w:pPr>
      <w:widowControl/>
      <w:spacing w:before="100" w:beforeAutospacing="1" w:after="100" w:afterAutospacing="1"/>
      <w:jc w:val="left"/>
    </w:pPr>
    <w:rPr>
      <w:rFonts w:ascii="宋体" w:hAnsi="Times New Roman"/>
      <w:kern w:val="0"/>
      <w:sz w:val="24"/>
      <w:lang w:eastAsia="en-US"/>
    </w:rPr>
  </w:style>
  <w:style w:type="paragraph" w:customStyle="1" w:styleId="NewNewNewNewNew1">
    <w:name w:val="页脚 New New New New New"/>
    <w:basedOn w:val="NewNewNewNewNewNewNewNewNewNewNewNewNewNew"/>
    <w:qFormat/>
    <w:rsid w:val="005912D9"/>
    <w:pPr>
      <w:tabs>
        <w:tab w:val="center" w:pos="4153"/>
        <w:tab w:val="right" w:pos="8306"/>
      </w:tabs>
      <w:snapToGrid w:val="0"/>
      <w:jc w:val="left"/>
    </w:pPr>
    <w:rPr>
      <w:sz w:val="18"/>
      <w:szCs w:val="18"/>
    </w:rPr>
  </w:style>
  <w:style w:type="paragraph" w:customStyle="1" w:styleId="afffffffffff9">
    <w:name w:val="摘要图体"/>
    <w:basedOn w:val="afffffffffff7"/>
    <w:qFormat/>
    <w:rsid w:val="005912D9"/>
    <w:pPr>
      <w:widowControl/>
      <w:tabs>
        <w:tab w:val="clear" w:pos="3240"/>
        <w:tab w:val="left" w:pos="480"/>
      </w:tabs>
      <w:spacing w:beforeLines="50" w:before="156" w:afterLines="50" w:after="156" w:line="240" w:lineRule="auto"/>
    </w:pPr>
    <w:rPr>
      <w:rFonts w:ascii="Times New Roman" w:eastAsia="仿宋_GB2312"/>
      <w:bCs w:val="0"/>
      <w:color w:val="auto"/>
      <w:kern w:val="0"/>
    </w:rPr>
  </w:style>
  <w:style w:type="table" w:customStyle="1" w:styleId="414">
    <w:name w:val="网格型41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1"/>
    <w:basedOn w:val="a5"/>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
    <w:name w:val="m"/>
    <w:basedOn w:val="a4"/>
    <w:qFormat/>
    <w:rsid w:val="005912D9"/>
  </w:style>
  <w:style w:type="table" w:customStyle="1" w:styleId="540">
    <w:name w:val="网格型5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网格型64"/>
    <w:basedOn w:val="a5"/>
    <w:uiPriority w:val="3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5"/>
    <w:uiPriority w:val="59"/>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5"/>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0">
    <w:name w:val="网格型911"/>
    <w:basedOn w:val="a5"/>
    <w:qFormat/>
    <w:rsid w:val="005912D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网格型152"/>
    <w:basedOn w:val="a5"/>
    <w:uiPriority w:val="59"/>
    <w:qFormat/>
    <w:rsid w:val="005912D9"/>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网格型10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a">
    <w:name w:val="未处理的提及11"/>
    <w:uiPriority w:val="99"/>
    <w:semiHidden/>
    <w:unhideWhenUsed/>
    <w:qFormat/>
    <w:rsid w:val="005912D9"/>
    <w:rPr>
      <w:color w:val="605E5C"/>
      <w:shd w:val="clear" w:color="auto" w:fill="E1DFDD"/>
    </w:rPr>
  </w:style>
  <w:style w:type="table" w:customStyle="1" w:styleId="2121">
    <w:name w:val="网格型212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网格型17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网格型181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网格型110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网格型26"/>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网格型112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网格型27"/>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网格型1131"/>
    <w:basedOn w:val="a5"/>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网格型29"/>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网格型30"/>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2">
    <w:name w:val="表格主题1"/>
    <w:basedOn w:val="a5"/>
    <w:unhideWhenUsed/>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a">
    <w:name w:val="释义表格"/>
    <w:basedOn w:val="a3"/>
    <w:next w:val="a3"/>
    <w:uiPriority w:val="99"/>
    <w:qFormat/>
    <w:rsid w:val="005912D9"/>
    <w:pPr>
      <w:widowControl/>
      <w:adjustRightInd w:val="0"/>
      <w:spacing w:beforeLines="25" w:afterLines="25" w:line="288" w:lineRule="auto"/>
      <w:jc w:val="left"/>
      <w:textAlignment w:val="baseline"/>
    </w:pPr>
    <w:rPr>
      <w:rFonts w:ascii="楷体_GB2312" w:eastAsia="楷体_GB2312" w:hAnsi="宋体"/>
      <w:b/>
      <w:bCs/>
      <w:spacing w:val="-2"/>
      <w:kern w:val="0"/>
      <w:sz w:val="24"/>
      <w:szCs w:val="20"/>
    </w:rPr>
  </w:style>
  <w:style w:type="paragraph" w:customStyle="1" w:styleId="1fffff3">
    <w:name w:val="列表段落1"/>
    <w:basedOn w:val="a3"/>
    <w:qFormat/>
    <w:rsid w:val="005912D9"/>
    <w:pPr>
      <w:widowControl/>
      <w:spacing w:beforeLines="25" w:afterLines="25" w:line="360" w:lineRule="auto"/>
      <w:ind w:firstLineChars="200" w:firstLine="420"/>
      <w:jc w:val="left"/>
    </w:pPr>
    <w:rPr>
      <w:rFonts w:ascii="Times New Roman" w:eastAsia="楷体_GB2312" w:hAnsi="Times New Roman"/>
      <w:kern w:val="0"/>
      <w:sz w:val="24"/>
    </w:rPr>
  </w:style>
  <w:style w:type="paragraph" w:customStyle="1" w:styleId="1122">
    <w:name w:val="修订112"/>
    <w:hidden/>
    <w:qFormat/>
    <w:rsid w:val="005912D9"/>
    <w:rPr>
      <w:rFonts w:ascii="Times New Roman" w:eastAsia="楷体_GB2312" w:hAnsi="Times New Roman"/>
      <w:kern w:val="2"/>
      <w:sz w:val="24"/>
      <w:szCs w:val="24"/>
    </w:rPr>
  </w:style>
  <w:style w:type="character" w:customStyle="1" w:styleId="ml9">
    <w:name w:val="ml9"/>
    <w:basedOn w:val="a4"/>
    <w:qFormat/>
    <w:rsid w:val="005912D9"/>
  </w:style>
  <w:style w:type="paragraph" w:customStyle="1" w:styleId="ZW0">
    <w:name w:val="ZW"/>
    <w:basedOn w:val="a3"/>
    <w:link w:val="ZWChar"/>
    <w:qFormat/>
    <w:rsid w:val="005912D9"/>
    <w:pPr>
      <w:widowControl/>
      <w:spacing w:afterLines="50" w:line="440" w:lineRule="exact"/>
      <w:ind w:firstLineChars="200" w:firstLine="480"/>
      <w:jc w:val="left"/>
    </w:pPr>
    <w:rPr>
      <w:rFonts w:ascii="Times New Roman" w:hAnsi="Times New Roman"/>
      <w:kern w:val="0"/>
      <w:sz w:val="24"/>
    </w:rPr>
  </w:style>
  <w:style w:type="character" w:customStyle="1" w:styleId="ZWChar">
    <w:name w:val="ZW Char"/>
    <w:link w:val="ZW0"/>
    <w:qFormat/>
    <w:rsid w:val="005912D9"/>
    <w:rPr>
      <w:rFonts w:ascii="Times New Roman" w:hAnsi="Times New Roman"/>
      <w:sz w:val="24"/>
      <w:szCs w:val="24"/>
    </w:rPr>
  </w:style>
  <w:style w:type="paragraph" w:customStyle="1" w:styleId="afffffffffffb">
    <w:name w:val="报告表头"/>
    <w:basedOn w:val="a3"/>
    <w:uiPriority w:val="99"/>
    <w:qFormat/>
    <w:rsid w:val="005912D9"/>
    <w:pPr>
      <w:widowControl/>
      <w:spacing w:line="360" w:lineRule="auto"/>
      <w:jc w:val="center"/>
    </w:pPr>
    <w:rPr>
      <w:rFonts w:ascii="楷体_GB2312" w:eastAsia="楷体_GB2312" w:hAnsi="Times New Roman"/>
      <w:b/>
      <w:kern w:val="0"/>
      <w:sz w:val="24"/>
      <w:szCs w:val="20"/>
    </w:rPr>
  </w:style>
  <w:style w:type="paragraph" w:customStyle="1" w:styleId="1fffff4">
    <w:name w:val="无间隔1"/>
    <w:uiPriority w:val="99"/>
    <w:qFormat/>
    <w:rsid w:val="005912D9"/>
    <w:pPr>
      <w:widowControl w:val="0"/>
      <w:jc w:val="both"/>
    </w:pPr>
    <w:rPr>
      <w:rFonts w:ascii="Times New Roman" w:eastAsia="楷体_GB2312" w:hAnsi="Times New Roman"/>
      <w:kern w:val="2"/>
      <w:sz w:val="24"/>
      <w:szCs w:val="24"/>
    </w:rPr>
  </w:style>
  <w:style w:type="character" w:customStyle="1" w:styleId="Char1f2">
    <w:name w:val="尾注文本 Char1"/>
    <w:uiPriority w:val="99"/>
    <w:qFormat/>
    <w:locked/>
    <w:rsid w:val="005912D9"/>
    <w:rPr>
      <w:rFonts w:ascii="Times New Roman" w:eastAsia="楷体_GB2312" w:hAnsi="Times New Roman"/>
      <w:sz w:val="24"/>
      <w:szCs w:val="24"/>
    </w:rPr>
  </w:style>
  <w:style w:type="paragraph" w:customStyle="1" w:styleId="2ffff3">
    <w:name w:val="无间隔2"/>
    <w:uiPriority w:val="99"/>
    <w:qFormat/>
    <w:rsid w:val="005912D9"/>
    <w:pPr>
      <w:widowControl w:val="0"/>
      <w:jc w:val="both"/>
    </w:pPr>
    <w:rPr>
      <w:rFonts w:ascii="Times New Roman" w:eastAsia="楷体_GB2312" w:hAnsi="Times New Roman"/>
      <w:kern w:val="2"/>
      <w:sz w:val="24"/>
      <w:szCs w:val="24"/>
    </w:rPr>
  </w:style>
  <w:style w:type="character" w:customStyle="1" w:styleId="DocumentMapCharChar">
    <w:name w:val="Document Map Char Char"/>
    <w:link w:val="1ffffc"/>
    <w:qFormat/>
    <w:locked/>
    <w:rsid w:val="005912D9"/>
    <w:rPr>
      <w:rFonts w:ascii="宋体" w:hAnsi="Times New Roman"/>
      <w:sz w:val="18"/>
      <w:szCs w:val="18"/>
    </w:rPr>
  </w:style>
  <w:style w:type="paragraph" w:customStyle="1" w:styleId="TOC111">
    <w:name w:val="TOC 标题111"/>
    <w:basedOn w:val="11"/>
    <w:next w:val="a3"/>
    <w:unhideWhenUsed/>
    <w:qFormat/>
    <w:rsid w:val="005912D9"/>
    <w:pPr>
      <w:widowControl/>
      <w:spacing w:beforeLines="0" w:after="0" w:line="276" w:lineRule="auto"/>
      <w:ind w:firstLineChars="0" w:firstLine="0"/>
      <w:jc w:val="left"/>
      <w:outlineLvl w:val="9"/>
    </w:pPr>
    <w:rPr>
      <w:rFonts w:ascii="Cambria" w:hAnsi="Cambria"/>
      <w:color w:val="365F91"/>
      <w:kern w:val="0"/>
      <w:sz w:val="28"/>
      <w:szCs w:val="28"/>
    </w:rPr>
  </w:style>
  <w:style w:type="paragraph" w:customStyle="1" w:styleId="1115">
    <w:name w:val="修订111"/>
    <w:hidden/>
    <w:qFormat/>
    <w:rsid w:val="005912D9"/>
    <w:rPr>
      <w:rFonts w:ascii="Times New Roman" w:eastAsia="楷体_GB2312" w:hAnsi="Times New Roman"/>
      <w:kern w:val="2"/>
      <w:sz w:val="24"/>
      <w:szCs w:val="24"/>
    </w:rPr>
  </w:style>
  <w:style w:type="paragraph" w:customStyle="1" w:styleId="1116">
    <w:name w:val="无间隔111"/>
    <w:qFormat/>
    <w:rsid w:val="005912D9"/>
    <w:pPr>
      <w:widowControl w:val="0"/>
      <w:jc w:val="both"/>
    </w:pPr>
    <w:rPr>
      <w:rFonts w:ascii="Times New Roman" w:eastAsia="楷体_GB2312" w:hAnsi="Times New Roman"/>
      <w:kern w:val="2"/>
      <w:sz w:val="24"/>
      <w:szCs w:val="24"/>
    </w:rPr>
  </w:style>
  <w:style w:type="character" w:customStyle="1" w:styleId="DefaultChar">
    <w:name w:val="Default Char"/>
    <w:link w:val="Default"/>
    <w:qFormat/>
    <w:rsid w:val="005912D9"/>
    <w:rPr>
      <w:rFonts w:ascii="宋体" w:cs="宋体"/>
      <w:color w:val="000000"/>
      <w:sz w:val="24"/>
      <w:szCs w:val="24"/>
    </w:rPr>
  </w:style>
  <w:style w:type="character" w:customStyle="1" w:styleId="EndnoteTextChar">
    <w:name w:val="Endnote Text Char"/>
    <w:uiPriority w:val="99"/>
    <w:qFormat/>
    <w:rsid w:val="005912D9"/>
    <w:rPr>
      <w:rFonts w:cs="Times New Roman"/>
    </w:rPr>
  </w:style>
  <w:style w:type="character" w:customStyle="1" w:styleId="BodyTextChar">
    <w:name w:val="Body Text Char"/>
    <w:qFormat/>
    <w:rsid w:val="005912D9"/>
    <w:rPr>
      <w:rFonts w:cs="Times New Roman"/>
    </w:rPr>
  </w:style>
  <w:style w:type="character" w:customStyle="1" w:styleId="DateChar">
    <w:name w:val="Date Char"/>
    <w:uiPriority w:val="99"/>
    <w:qFormat/>
    <w:rsid w:val="005912D9"/>
    <w:rPr>
      <w:rFonts w:cs="Times New Roman"/>
    </w:rPr>
  </w:style>
  <w:style w:type="character" w:customStyle="1" w:styleId="FootnoteTextChar">
    <w:name w:val="Footnote Text Char"/>
    <w:uiPriority w:val="99"/>
    <w:qFormat/>
    <w:rsid w:val="005912D9"/>
    <w:rPr>
      <w:rFonts w:cs="Times New Roman"/>
      <w:sz w:val="18"/>
      <w:szCs w:val="18"/>
    </w:rPr>
  </w:style>
  <w:style w:type="character" w:customStyle="1" w:styleId="DocumentMapChar">
    <w:name w:val="Document Map Char"/>
    <w:uiPriority w:val="99"/>
    <w:qFormat/>
    <w:rsid w:val="005912D9"/>
    <w:rPr>
      <w:rFonts w:ascii="Times New Roman" w:hAnsi="Times New Roman" w:cs="Times New Roman"/>
      <w:sz w:val="16"/>
      <w:szCs w:val="16"/>
    </w:rPr>
  </w:style>
  <w:style w:type="character" w:customStyle="1" w:styleId="font51">
    <w:name w:val="font51"/>
    <w:qFormat/>
    <w:rsid w:val="005912D9"/>
    <w:rPr>
      <w:rFonts w:ascii="Times New Roman" w:hAnsi="Times New Roman" w:cs="Times New Roman"/>
      <w:color w:val="000000"/>
      <w:sz w:val="18"/>
      <w:szCs w:val="18"/>
      <w:u w:val="none"/>
    </w:rPr>
  </w:style>
  <w:style w:type="table" w:customStyle="1" w:styleId="1141">
    <w:name w:val="网格型114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网格型210"/>
    <w:basedOn w:val="a5"/>
    <w:uiPriority w:val="59"/>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qFormat/>
    <w:rsid w:val="005912D9"/>
    <w:tblPr>
      <w:tblCellMar>
        <w:top w:w="0" w:type="dxa"/>
        <w:left w:w="0" w:type="dxa"/>
        <w:bottom w:w="0" w:type="dxa"/>
        <w:right w:w="0" w:type="dxa"/>
      </w:tblCellMar>
    </w:tblPr>
  </w:style>
  <w:style w:type="table" w:customStyle="1" w:styleId="3211">
    <w:name w:val="网格型32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1">
    <w:name w:val="网格型1151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1">
    <w:name w:val="网格型2131"/>
    <w:basedOn w:val="a5"/>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rsid w:val="005912D9"/>
    <w:tblPr>
      <w:tblCellMar>
        <w:top w:w="0" w:type="dxa"/>
        <w:left w:w="0" w:type="dxa"/>
        <w:bottom w:w="0" w:type="dxa"/>
        <w:right w:w="0" w:type="dxa"/>
      </w:tblCellMar>
    </w:tblPr>
  </w:style>
  <w:style w:type="paragraph" w:customStyle="1" w:styleId="TableParagraph">
    <w:name w:val="Table Paragraph"/>
    <w:basedOn w:val="a3"/>
    <w:uiPriority w:val="1"/>
    <w:qFormat/>
    <w:rsid w:val="005912D9"/>
    <w:pPr>
      <w:widowControl/>
      <w:jc w:val="left"/>
    </w:pPr>
    <w:rPr>
      <w:kern w:val="0"/>
      <w:sz w:val="22"/>
      <w:lang w:eastAsia="en-US"/>
    </w:rPr>
  </w:style>
  <w:style w:type="table" w:customStyle="1" w:styleId="14111">
    <w:name w:val="网格型14111"/>
    <w:basedOn w:val="a5"/>
    <w:qFormat/>
    <w:rsid w:val="005912D9"/>
    <w:pPr>
      <w:widowControl w:val="0"/>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Char">
    <w:name w:val="样式1 Char Char"/>
    <w:link w:val="1f7"/>
    <w:qFormat/>
    <w:locked/>
    <w:rsid w:val="005912D9"/>
    <w:rPr>
      <w:rFonts w:ascii="Times New Roman" w:eastAsia="黑体" w:hAnsi="Times New Roman" w:cs="Arial"/>
      <w:b/>
      <w:bCs/>
      <w:kern w:val="44"/>
      <w:sz w:val="32"/>
      <w:szCs w:val="44"/>
    </w:rPr>
  </w:style>
  <w:style w:type="table" w:customStyle="1" w:styleId="4210">
    <w:name w:val="网格型42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网格型51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0">
    <w:name w:val="网格型6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4">
    <w:name w:val="无格式表格 51"/>
    <w:basedOn w:val="a5"/>
    <w:uiPriority w:val="45"/>
    <w:qFormat/>
    <w:rsid w:val="005912D9"/>
    <w:tblPr/>
    <w:tblStylePr w:type="firstRow">
      <w:rPr>
        <w:rFonts w:ascii="创艺简楷体" w:eastAsia="宋体" w:hAnsi="创艺简楷体" w:cs="Times New Roman"/>
        <w:i/>
        <w:iCs/>
        <w:sz w:val="26"/>
      </w:rPr>
      <w:tblPr/>
      <w:tcPr>
        <w:tcBorders>
          <w:bottom w:val="single" w:sz="4" w:space="0" w:color="7F7F7F"/>
        </w:tcBorders>
        <w:shd w:val="clear" w:color="auto" w:fill="FFFFFF"/>
      </w:tcPr>
    </w:tblStylePr>
    <w:tblStylePr w:type="lastRow">
      <w:rPr>
        <w:rFonts w:ascii="创艺简楷体" w:eastAsia="宋体" w:hAnsi="创艺简楷体" w:cs="Times New Roman"/>
        <w:i/>
        <w:iCs/>
        <w:sz w:val="26"/>
      </w:rPr>
      <w:tblPr/>
      <w:tcPr>
        <w:tcBorders>
          <w:top w:val="single" w:sz="4" w:space="0" w:color="7F7F7F"/>
        </w:tcBorders>
        <w:shd w:val="clear" w:color="auto" w:fill="FFFFFF"/>
      </w:tcPr>
    </w:tblStylePr>
    <w:tblStylePr w:type="firstCol">
      <w:pPr>
        <w:jc w:val="right"/>
      </w:pPr>
      <w:rPr>
        <w:rFonts w:ascii="创艺简楷体" w:eastAsia="宋体" w:hAnsi="创艺简楷体" w:cs="Times New Roman"/>
        <w:i/>
        <w:iCs/>
        <w:sz w:val="26"/>
      </w:rPr>
      <w:tblPr/>
      <w:tcPr>
        <w:tcBorders>
          <w:right w:val="single" w:sz="4" w:space="0" w:color="7F7F7F"/>
        </w:tcBorders>
        <w:shd w:val="clear" w:color="auto" w:fill="FFFFFF"/>
      </w:tcPr>
    </w:tblStylePr>
    <w:tblStylePr w:type="lastCol">
      <w:rPr>
        <w:rFonts w:ascii="创艺简楷体" w:eastAsia="宋体" w:hAnsi="创艺简楷体"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21">
    <w:name w:val="网格型122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1">
    <w:name w:val="网格型7111"/>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a">
    <w:name w:val="无格式表格 21"/>
    <w:basedOn w:val="a5"/>
    <w:uiPriority w:val="42"/>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441">
    <w:name w:val="网格型441"/>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网格型811"/>
    <w:basedOn w:val="a5"/>
    <w:qFormat/>
    <w:rsid w:val="005912D9"/>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网格型9111"/>
    <w:basedOn w:val="a5"/>
    <w:qFormat/>
    <w:rsid w:val="005912D9"/>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正文缩进 字符"/>
    <w:link w:val="ab"/>
    <w:uiPriority w:val="99"/>
    <w:qFormat/>
    <w:rsid w:val="005912D9"/>
    <w:rPr>
      <w:rFonts w:ascii="Times New Roman" w:hAnsi="Times New Roman"/>
      <w:sz w:val="24"/>
      <w:szCs w:val="24"/>
    </w:rPr>
  </w:style>
  <w:style w:type="table" w:customStyle="1" w:styleId="125">
    <w:name w:val="网格型浅色12"/>
    <w:basedOn w:val="a5"/>
    <w:uiPriority w:val="40"/>
    <w:qFormat/>
    <w:rsid w:val="005912D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4">
    <w:name w:val="无格式表格 22"/>
    <w:basedOn w:val="a5"/>
    <w:uiPriority w:val="99"/>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1fffff5">
    <w:name w:val="占位符文本1"/>
    <w:uiPriority w:val="99"/>
    <w:qFormat/>
    <w:rsid w:val="005912D9"/>
    <w:rPr>
      <w:color w:val="808080"/>
    </w:rPr>
  </w:style>
  <w:style w:type="character" w:customStyle="1" w:styleId="fontstyle11">
    <w:name w:val="fontstyle11"/>
    <w:qFormat/>
    <w:rsid w:val="005912D9"/>
    <w:rPr>
      <w:rFonts w:ascii="楷体_GB2312" w:eastAsia="楷体_GB2312" w:hint="eastAsia"/>
      <w:color w:val="000000"/>
      <w:sz w:val="24"/>
      <w:szCs w:val="24"/>
    </w:rPr>
  </w:style>
  <w:style w:type="table" w:customStyle="1" w:styleId="TableNormal2">
    <w:name w:val="Table Normal2"/>
    <w:uiPriority w:val="2"/>
    <w:unhideWhenUsed/>
    <w:qFormat/>
    <w:rsid w:val="005912D9"/>
    <w:tblPr>
      <w:tblCellMar>
        <w:top w:w="0" w:type="dxa"/>
        <w:left w:w="0" w:type="dxa"/>
        <w:bottom w:w="0" w:type="dxa"/>
        <w:right w:w="0" w:type="dxa"/>
      </w:tblCellMar>
    </w:tblPr>
  </w:style>
  <w:style w:type="table" w:customStyle="1" w:styleId="TableNormal3">
    <w:name w:val="Table Normal3"/>
    <w:uiPriority w:val="2"/>
    <w:unhideWhenUsed/>
    <w:qFormat/>
    <w:rsid w:val="005912D9"/>
    <w:tblPr>
      <w:tblCellMar>
        <w:top w:w="0" w:type="dxa"/>
        <w:left w:w="0" w:type="dxa"/>
        <w:bottom w:w="0" w:type="dxa"/>
        <w:right w:w="0" w:type="dxa"/>
      </w:tblCellMar>
    </w:tblPr>
  </w:style>
  <w:style w:type="table" w:customStyle="1" w:styleId="TableNormal4">
    <w:name w:val="Table Normal4"/>
    <w:uiPriority w:val="2"/>
    <w:unhideWhenUsed/>
    <w:qFormat/>
    <w:rsid w:val="005912D9"/>
    <w:tblPr>
      <w:tblCellMar>
        <w:top w:w="0" w:type="dxa"/>
        <w:left w:w="0" w:type="dxa"/>
        <w:bottom w:w="0" w:type="dxa"/>
        <w:right w:w="0" w:type="dxa"/>
      </w:tblCellMar>
    </w:tblPr>
  </w:style>
  <w:style w:type="table" w:customStyle="1" w:styleId="TableNormal5">
    <w:name w:val="Table Normal5"/>
    <w:uiPriority w:val="2"/>
    <w:unhideWhenUsed/>
    <w:qFormat/>
    <w:rsid w:val="005912D9"/>
    <w:tblPr>
      <w:tblCellMar>
        <w:top w:w="0" w:type="dxa"/>
        <w:left w:w="0" w:type="dxa"/>
        <w:bottom w:w="0" w:type="dxa"/>
        <w:right w:w="0" w:type="dxa"/>
      </w:tblCellMar>
    </w:tblPr>
  </w:style>
  <w:style w:type="table" w:customStyle="1" w:styleId="TableNormal6">
    <w:name w:val="Table Normal6"/>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7">
    <w:name w:val="Table Normal7"/>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8">
    <w:name w:val="Table Normal8"/>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9">
    <w:name w:val="Table Normal9"/>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0">
    <w:name w:val="Table Normal10"/>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1">
    <w:name w:val="Table Normal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2">
    <w:name w:val="Table Normal12"/>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3">
    <w:name w:val="Table Normal13"/>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4">
    <w:name w:val="Table Normal14"/>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5">
    <w:name w:val="Table Normal15"/>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6">
    <w:name w:val="Table Normal16"/>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7">
    <w:name w:val="Table Normal17"/>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8">
    <w:name w:val="Table Normal18"/>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9">
    <w:name w:val="Table Normal19"/>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0">
    <w:name w:val="Table Normal20"/>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1">
    <w:name w:val="Table Normal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2">
    <w:name w:val="Table Normal22"/>
    <w:uiPriority w:val="2"/>
    <w:unhideWhenUsed/>
    <w:qFormat/>
    <w:rsid w:val="005912D9"/>
    <w:pPr>
      <w:widowControl w:val="0"/>
    </w:pPr>
    <w:rPr>
      <w:sz w:val="22"/>
      <w:lang w:eastAsia="en-US"/>
    </w:rPr>
    <w:tblPr>
      <w:tblCellMar>
        <w:top w:w="0" w:type="dxa"/>
        <w:left w:w="0" w:type="dxa"/>
        <w:bottom w:w="0" w:type="dxa"/>
        <w:right w:w="0" w:type="dxa"/>
      </w:tblCellMar>
    </w:tblPr>
  </w:style>
  <w:style w:type="character" w:customStyle="1" w:styleId="1CharChar2">
    <w:name w:val="标题 1 Char Char"/>
    <w:qFormat/>
    <w:rsid w:val="005912D9"/>
    <w:rPr>
      <w:b/>
      <w:kern w:val="44"/>
      <w:sz w:val="44"/>
    </w:rPr>
  </w:style>
  <w:style w:type="character" w:customStyle="1" w:styleId="TOC90">
    <w:name w:val="TOC 9 字符"/>
    <w:link w:val="TOC9"/>
    <w:uiPriority w:val="39"/>
    <w:qFormat/>
    <w:rsid w:val="005912D9"/>
    <w:rPr>
      <w:rFonts w:cs="Calibri"/>
      <w:kern w:val="2"/>
    </w:rPr>
  </w:style>
  <w:style w:type="character" w:customStyle="1" w:styleId="font171">
    <w:name w:val="font171"/>
    <w:qFormat/>
    <w:rsid w:val="005912D9"/>
    <w:rPr>
      <w:rFonts w:ascii="楷体" w:eastAsia="楷体" w:hAnsi="楷体" w:cs="楷体" w:hint="eastAsia"/>
      <w:color w:val="000000"/>
      <w:kern w:val="0"/>
      <w:sz w:val="13"/>
      <w:szCs w:val="13"/>
      <w:u w:val="none"/>
      <w:lang w:eastAsia="en-US"/>
    </w:rPr>
  </w:style>
  <w:style w:type="character" w:customStyle="1" w:styleId="TOC10">
    <w:name w:val="TOC 1 字符"/>
    <w:link w:val="TOC1"/>
    <w:uiPriority w:val="39"/>
    <w:qFormat/>
    <w:rsid w:val="005912D9"/>
    <w:rPr>
      <w:rFonts w:ascii="Times New Roman" w:hAnsi="Times New Roman" w:cs="Calibri"/>
      <w:b/>
      <w:bCs/>
      <w:kern w:val="2"/>
      <w:sz w:val="24"/>
      <w:szCs w:val="24"/>
    </w:rPr>
  </w:style>
  <w:style w:type="character" w:customStyle="1" w:styleId="TOC20">
    <w:name w:val="TOC 2 字符"/>
    <w:link w:val="TOC2"/>
    <w:uiPriority w:val="39"/>
    <w:qFormat/>
    <w:rsid w:val="005912D9"/>
    <w:rPr>
      <w:rFonts w:ascii="宋体" w:hAnsi="宋体" w:cs="Calibri"/>
      <w:iCs/>
      <w:kern w:val="2"/>
      <w:sz w:val="24"/>
      <w:szCs w:val="24"/>
    </w:rPr>
  </w:style>
  <w:style w:type="character" w:customStyle="1" w:styleId="font221">
    <w:name w:val="font221"/>
    <w:qFormat/>
    <w:rsid w:val="005912D9"/>
    <w:rPr>
      <w:rFonts w:ascii="楷体" w:eastAsia="楷体" w:hAnsi="楷体" w:cs="楷体"/>
      <w:b/>
      <w:color w:val="000000"/>
      <w:kern w:val="0"/>
      <w:sz w:val="13"/>
      <w:szCs w:val="13"/>
      <w:u w:val="none"/>
      <w:lang w:eastAsia="en-US"/>
    </w:rPr>
  </w:style>
  <w:style w:type="character" w:customStyle="1" w:styleId="font212">
    <w:name w:val="font212"/>
    <w:qFormat/>
    <w:rsid w:val="005912D9"/>
    <w:rPr>
      <w:rFonts w:ascii="宋体" w:eastAsia="宋体" w:hAnsi="宋体" w:cs="宋体" w:hint="eastAsia"/>
      <w:b/>
      <w:color w:val="000000"/>
      <w:kern w:val="0"/>
      <w:sz w:val="13"/>
      <w:szCs w:val="13"/>
      <w:u w:val="none"/>
      <w:lang w:eastAsia="en-US"/>
    </w:rPr>
  </w:style>
  <w:style w:type="character" w:customStyle="1" w:styleId="font151">
    <w:name w:val="font151"/>
    <w:qFormat/>
    <w:rsid w:val="005912D9"/>
    <w:rPr>
      <w:rFonts w:ascii="Times New Roman" w:eastAsia="Times New Roman" w:hAnsi="Times New Roman" w:cs="Times New Roman" w:hint="default"/>
      <w:color w:val="000000"/>
      <w:kern w:val="0"/>
      <w:sz w:val="13"/>
      <w:szCs w:val="13"/>
      <w:u w:val="none"/>
      <w:lang w:eastAsia="en-US"/>
    </w:rPr>
  </w:style>
  <w:style w:type="character" w:customStyle="1" w:styleId="ReportTextCharCharChar">
    <w:name w:val="Report Text Char Char Char"/>
    <w:qFormat/>
    <w:rsid w:val="005912D9"/>
    <w:rPr>
      <w:rFonts w:eastAsia="方正楷体_GBK"/>
      <w:sz w:val="24"/>
      <w:lang w:val="en-GB" w:eastAsia="en-US"/>
    </w:rPr>
  </w:style>
  <w:style w:type="character" w:customStyle="1" w:styleId="11b">
    <w:name w:val="批注引用11"/>
    <w:qFormat/>
    <w:rsid w:val="005912D9"/>
    <w:rPr>
      <w:sz w:val="21"/>
    </w:rPr>
  </w:style>
  <w:style w:type="character" w:customStyle="1" w:styleId="font231">
    <w:name w:val="font231"/>
    <w:qFormat/>
    <w:rsid w:val="005912D9"/>
    <w:rPr>
      <w:rFonts w:ascii="Times New Roman" w:eastAsia="Times New Roman" w:hAnsi="Times New Roman" w:cs="Times New Roman" w:hint="default"/>
      <w:b/>
      <w:color w:val="000000"/>
      <w:kern w:val="0"/>
      <w:sz w:val="13"/>
      <w:szCs w:val="13"/>
      <w:u w:val="none"/>
      <w:lang w:eastAsia="en-US"/>
    </w:rPr>
  </w:style>
  <w:style w:type="paragraph" w:customStyle="1" w:styleId="afffffffffffc">
    <w:name w:val="表格文字"/>
    <w:basedOn w:val="a3"/>
    <w:qFormat/>
    <w:rsid w:val="005912D9"/>
    <w:pPr>
      <w:widowControl/>
      <w:adjustRightInd w:val="0"/>
      <w:snapToGrid w:val="0"/>
      <w:jc w:val="center"/>
    </w:pPr>
    <w:rPr>
      <w:rFonts w:ascii="Times New Roman" w:hAnsi="Times New Roman"/>
      <w:kern w:val="0"/>
      <w:sz w:val="24"/>
      <w:szCs w:val="20"/>
    </w:rPr>
  </w:style>
  <w:style w:type="paragraph" w:customStyle="1" w:styleId="Char90">
    <w:name w:val="Char9"/>
    <w:basedOn w:val="a3"/>
    <w:qFormat/>
    <w:rsid w:val="005912D9"/>
    <w:pPr>
      <w:widowControl/>
      <w:spacing w:beforeLines="30" w:afterLines="30" w:line="360" w:lineRule="exact"/>
      <w:ind w:firstLineChars="200" w:firstLine="200"/>
      <w:jc w:val="left"/>
    </w:pPr>
    <w:rPr>
      <w:rFonts w:ascii="Times New Roman" w:hAnsi="Times New Roman"/>
      <w:kern w:val="0"/>
      <w:sz w:val="24"/>
      <w:szCs w:val="20"/>
    </w:rPr>
  </w:style>
  <w:style w:type="paragraph" w:customStyle="1" w:styleId="afffffffffffd">
    <w:name w:val="章"/>
    <w:basedOn w:val="a3"/>
    <w:qFormat/>
    <w:rsid w:val="005912D9"/>
    <w:pPr>
      <w:widowControl/>
      <w:spacing w:beforeLines="50" w:afterLines="50" w:line="360" w:lineRule="auto"/>
      <w:ind w:rightChars="100" w:right="100"/>
      <w:jc w:val="center"/>
    </w:pPr>
    <w:rPr>
      <w:rFonts w:ascii="Times New Roman" w:hAnsi="Times New Roman"/>
      <w:b/>
      <w:kern w:val="0"/>
      <w:sz w:val="30"/>
      <w:szCs w:val="20"/>
    </w:rPr>
  </w:style>
  <w:style w:type="paragraph" w:customStyle="1" w:styleId="TOC210">
    <w:name w:val="TOC 标题21"/>
    <w:basedOn w:val="11"/>
    <w:next w:val="a3"/>
    <w:uiPriority w:val="39"/>
    <w:qFormat/>
    <w:rsid w:val="005912D9"/>
    <w:pPr>
      <w:widowControl/>
      <w:spacing w:beforeLines="0" w:after="0" w:line="257" w:lineRule="auto"/>
      <w:ind w:firstLineChars="0" w:firstLine="0"/>
      <w:jc w:val="left"/>
      <w:outlineLvl w:val="9"/>
    </w:pPr>
    <w:rPr>
      <w:rFonts w:ascii="Calibri Light" w:hAnsi="Calibri Light"/>
      <w:b w:val="0"/>
      <w:bCs w:val="0"/>
      <w:color w:val="2E74B5"/>
      <w:kern w:val="0"/>
      <w:sz w:val="32"/>
      <w:szCs w:val="20"/>
    </w:rPr>
  </w:style>
  <w:style w:type="paragraph" w:customStyle="1" w:styleId="ListParagraph1">
    <w:name w:val="List Paragraph1"/>
    <w:basedOn w:val="a3"/>
    <w:qFormat/>
    <w:rsid w:val="005912D9"/>
    <w:pPr>
      <w:widowControl/>
      <w:ind w:firstLineChars="200" w:firstLine="420"/>
      <w:jc w:val="left"/>
    </w:pPr>
    <w:rPr>
      <w:rFonts w:ascii="Times New Roman" w:hAnsi="Times New Roman"/>
      <w:color w:val="000000"/>
      <w:kern w:val="0"/>
      <w:sz w:val="24"/>
    </w:rPr>
  </w:style>
  <w:style w:type="paragraph" w:customStyle="1" w:styleId="1d">
    <w:name w:val="正文文本缩进1"/>
    <w:basedOn w:val="a3"/>
    <w:link w:val="Char3"/>
    <w:qFormat/>
    <w:rsid w:val="005912D9"/>
    <w:pPr>
      <w:widowControl/>
      <w:spacing w:beforeLines="25" w:before="78" w:afterLines="25" w:after="78"/>
      <w:ind w:leftChars="200" w:left="420"/>
      <w:jc w:val="left"/>
    </w:pPr>
  </w:style>
  <w:style w:type="character" w:customStyle="1" w:styleId="Charf4">
    <w:name w:val="注释标题 Char"/>
    <w:link w:val="1ffb"/>
    <w:qFormat/>
    <w:rsid w:val="005912D9"/>
    <w:rPr>
      <w:rFonts w:ascii="等线" w:eastAsia="等线" w:hAnsi="等线"/>
      <w:kern w:val="2"/>
      <w:sz w:val="24"/>
      <w:szCs w:val="24"/>
    </w:rPr>
  </w:style>
  <w:style w:type="character" w:customStyle="1" w:styleId="Charf9">
    <w:name w:val="称呼 Char"/>
    <w:link w:val="1fff2"/>
    <w:qFormat/>
    <w:rsid w:val="005912D9"/>
    <w:rPr>
      <w:rFonts w:ascii="等线" w:eastAsia="楷体" w:hAnsi="等线"/>
      <w:kern w:val="2"/>
      <w:sz w:val="24"/>
      <w:szCs w:val="22"/>
    </w:rPr>
  </w:style>
  <w:style w:type="character" w:customStyle="1" w:styleId="Charff0">
    <w:name w:val="宏文本 Char"/>
    <w:link w:val="1fffff6"/>
    <w:qFormat/>
    <w:rsid w:val="005912D9"/>
    <w:rPr>
      <w:rFonts w:ascii="Arial" w:hAnsi="Arial" w:cs="Arial"/>
      <w:sz w:val="24"/>
      <w:szCs w:val="24"/>
      <w:lang w:eastAsia="en-US"/>
    </w:rPr>
  </w:style>
  <w:style w:type="paragraph" w:customStyle="1" w:styleId="1fffff6">
    <w:name w:val="宏文本1"/>
    <w:link w:val="Charff0"/>
    <w:uiPriority w:val="99"/>
    <w:qFormat/>
    <w:rsid w:val="005912D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Arial" w:hAnsi="Arial" w:cs="Arial"/>
      <w:sz w:val="24"/>
      <w:szCs w:val="24"/>
      <w:lang w:eastAsia="en-US"/>
    </w:rPr>
  </w:style>
  <w:style w:type="character" w:customStyle="1" w:styleId="2Char3">
    <w:name w:val="正文文本 2 Char"/>
    <w:link w:val="212"/>
    <w:qFormat/>
    <w:rsid w:val="005912D9"/>
    <w:rPr>
      <w:rFonts w:ascii="Times New Roman" w:hAnsi="Times New Roman"/>
      <w:kern w:val="2"/>
      <w:sz w:val="24"/>
    </w:rPr>
  </w:style>
  <w:style w:type="character" w:customStyle="1" w:styleId="Charf7">
    <w:name w:val="签名 Char"/>
    <w:link w:val="1ffe"/>
    <w:qFormat/>
    <w:rsid w:val="005912D9"/>
    <w:rPr>
      <w:rFonts w:ascii="等线" w:eastAsia="等线" w:hAnsi="等线"/>
      <w:kern w:val="2"/>
      <w:sz w:val="24"/>
      <w:szCs w:val="24"/>
    </w:rPr>
  </w:style>
  <w:style w:type="character" w:customStyle="1" w:styleId="Charfa">
    <w:name w:val="电子邮件签名 Char"/>
    <w:link w:val="1fff3"/>
    <w:qFormat/>
    <w:rsid w:val="005912D9"/>
    <w:rPr>
      <w:rFonts w:ascii="等线" w:eastAsia="楷体" w:hAnsi="等线"/>
      <w:kern w:val="2"/>
      <w:sz w:val="24"/>
      <w:szCs w:val="22"/>
    </w:rPr>
  </w:style>
  <w:style w:type="character" w:customStyle="1" w:styleId="HTMLChar0">
    <w:name w:val="HTML 预设格式 Char"/>
    <w:link w:val="HTML12"/>
    <w:qFormat/>
    <w:rsid w:val="005912D9"/>
    <w:rPr>
      <w:rFonts w:ascii="宋体" w:hAnsi="宋体"/>
      <w:sz w:val="24"/>
      <w:szCs w:val="24"/>
    </w:rPr>
  </w:style>
  <w:style w:type="paragraph" w:customStyle="1" w:styleId="HTML12">
    <w:name w:val="HTML 预设格式1"/>
    <w:basedOn w:val="a3"/>
    <w:link w:val="HTMLChar0"/>
    <w:qFormat/>
    <w:rsid w:val="00591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5" w:before="78" w:afterLines="25" w:after="78"/>
      <w:jc w:val="left"/>
    </w:pPr>
    <w:rPr>
      <w:rFonts w:ascii="宋体" w:hAnsi="宋体"/>
      <w:kern w:val="0"/>
      <w:sz w:val="24"/>
    </w:rPr>
  </w:style>
  <w:style w:type="character" w:customStyle="1" w:styleId="Charff1">
    <w:name w:val="纯文本 Char"/>
    <w:link w:val="2ffff4"/>
    <w:qFormat/>
    <w:rsid w:val="005912D9"/>
    <w:rPr>
      <w:rFonts w:ascii="宋体" w:hAnsi="宋体"/>
      <w:szCs w:val="24"/>
    </w:rPr>
  </w:style>
  <w:style w:type="paragraph" w:customStyle="1" w:styleId="2ffff4">
    <w:name w:val="纯文本2"/>
    <w:basedOn w:val="a3"/>
    <w:link w:val="Charff1"/>
    <w:qFormat/>
    <w:rsid w:val="005912D9"/>
    <w:pPr>
      <w:widowControl/>
      <w:spacing w:beforeLines="25" w:before="78" w:afterLines="25" w:after="78"/>
      <w:ind w:firstLineChars="200" w:firstLine="420"/>
      <w:jc w:val="left"/>
    </w:pPr>
    <w:rPr>
      <w:rFonts w:ascii="宋体" w:hAnsi="宋体"/>
      <w:kern w:val="0"/>
      <w:sz w:val="20"/>
    </w:rPr>
  </w:style>
  <w:style w:type="character" w:customStyle="1" w:styleId="Charff2">
    <w:name w:val="正文首行缩进 Char"/>
    <w:link w:val="1fffff7"/>
    <w:qFormat/>
    <w:rsid w:val="005912D9"/>
    <w:rPr>
      <w:rFonts w:ascii="Arial" w:hAnsi="Arial"/>
      <w:sz w:val="24"/>
      <w:szCs w:val="24"/>
      <w:lang w:eastAsia="en-US"/>
    </w:rPr>
  </w:style>
  <w:style w:type="paragraph" w:customStyle="1" w:styleId="1fffff7">
    <w:name w:val="正文首行缩进1"/>
    <w:basedOn w:val="af5"/>
    <w:link w:val="Charff2"/>
    <w:qFormat/>
    <w:rsid w:val="005912D9"/>
    <w:pPr>
      <w:widowControl/>
      <w:snapToGrid/>
      <w:spacing w:beforeLines="25" w:afterLines="25" w:line="240" w:lineRule="auto"/>
      <w:ind w:firstLineChars="100" w:firstLine="420"/>
      <w:jc w:val="left"/>
    </w:pPr>
    <w:rPr>
      <w:rFonts w:ascii="Arial" w:eastAsia="宋体" w:hAnsi="Arial"/>
      <w:kern w:val="0"/>
      <w:lang w:eastAsia="en-US"/>
    </w:rPr>
  </w:style>
  <w:style w:type="character" w:customStyle="1" w:styleId="2Char4">
    <w:name w:val="正文首行缩进 2 Char"/>
    <w:link w:val="21b"/>
    <w:qFormat/>
    <w:rsid w:val="005912D9"/>
    <w:rPr>
      <w:rFonts w:ascii="Arial" w:hAnsi="Arial"/>
      <w:szCs w:val="24"/>
      <w:lang w:eastAsia="en-US"/>
    </w:rPr>
  </w:style>
  <w:style w:type="paragraph" w:customStyle="1" w:styleId="21b">
    <w:name w:val="正文首行缩进 21"/>
    <w:basedOn w:val="a3"/>
    <w:link w:val="2Char4"/>
    <w:qFormat/>
    <w:rsid w:val="005912D9"/>
    <w:pPr>
      <w:widowControl/>
      <w:spacing w:beforeLines="25" w:before="78" w:afterLines="25" w:after="78"/>
      <w:ind w:firstLine="720"/>
      <w:jc w:val="left"/>
    </w:pPr>
    <w:rPr>
      <w:rFonts w:ascii="Arial" w:hAnsi="Arial"/>
      <w:kern w:val="0"/>
      <w:sz w:val="20"/>
      <w:lang w:eastAsia="en-US"/>
    </w:rPr>
  </w:style>
  <w:style w:type="character" w:customStyle="1" w:styleId="Charff3">
    <w:name w:val="文档结构图 Char"/>
    <w:qFormat/>
    <w:rsid w:val="005912D9"/>
    <w:rPr>
      <w:rFonts w:ascii="宋体"/>
      <w:kern w:val="2"/>
      <w:sz w:val="18"/>
      <w:szCs w:val="18"/>
    </w:rPr>
  </w:style>
  <w:style w:type="character" w:customStyle="1" w:styleId="Charff4">
    <w:name w:val="日期 Char"/>
    <w:link w:val="1fffff8"/>
    <w:qFormat/>
    <w:rsid w:val="005912D9"/>
    <w:rPr>
      <w:rFonts w:eastAsia="楷体_GB2312"/>
      <w:sz w:val="24"/>
      <w:szCs w:val="24"/>
    </w:rPr>
  </w:style>
  <w:style w:type="paragraph" w:customStyle="1" w:styleId="1fffff8">
    <w:name w:val="日期1"/>
    <w:basedOn w:val="a3"/>
    <w:next w:val="a3"/>
    <w:link w:val="Charff4"/>
    <w:qFormat/>
    <w:rsid w:val="005912D9"/>
    <w:pPr>
      <w:widowControl/>
      <w:spacing w:beforeLines="25" w:before="78" w:afterLines="25" w:after="78" w:line="360" w:lineRule="auto"/>
      <w:ind w:leftChars="2500" w:left="100" w:firstLineChars="200" w:firstLine="200"/>
      <w:jc w:val="left"/>
    </w:pPr>
    <w:rPr>
      <w:rFonts w:eastAsia="楷体_GB2312"/>
      <w:kern w:val="0"/>
      <w:sz w:val="24"/>
    </w:rPr>
  </w:style>
  <w:style w:type="character" w:customStyle="1" w:styleId="Charf5">
    <w:name w:val="结束语 Char"/>
    <w:link w:val="1ffc"/>
    <w:qFormat/>
    <w:rsid w:val="005912D9"/>
    <w:rPr>
      <w:rFonts w:ascii="等线" w:eastAsia="楷体" w:hAnsi="等线"/>
      <w:kern w:val="2"/>
      <w:sz w:val="24"/>
      <w:szCs w:val="22"/>
    </w:rPr>
  </w:style>
  <w:style w:type="character" w:customStyle="1" w:styleId="2Char2">
    <w:name w:val="正文文本缩进 2 Char"/>
    <w:link w:val="211"/>
    <w:qFormat/>
    <w:rsid w:val="005912D9"/>
    <w:rPr>
      <w:rFonts w:ascii="仿宋_GB2312" w:eastAsia="仿宋_GB2312" w:hAnsi="Times New Roman"/>
      <w:kern w:val="2"/>
      <w:sz w:val="24"/>
    </w:rPr>
  </w:style>
  <w:style w:type="character" w:customStyle="1" w:styleId="Charff5">
    <w:name w:val="正文缩进 Char"/>
    <w:link w:val="1fffff9"/>
    <w:qFormat/>
    <w:rsid w:val="005912D9"/>
    <w:rPr>
      <w:szCs w:val="24"/>
    </w:rPr>
  </w:style>
  <w:style w:type="paragraph" w:customStyle="1" w:styleId="1fffff9">
    <w:name w:val="正文缩进1"/>
    <w:basedOn w:val="a3"/>
    <w:link w:val="Charff5"/>
    <w:qFormat/>
    <w:rsid w:val="005912D9"/>
    <w:pPr>
      <w:widowControl/>
      <w:spacing w:beforeLines="25" w:before="78" w:afterLines="25" w:after="78"/>
      <w:ind w:firstLine="420"/>
      <w:jc w:val="left"/>
    </w:pPr>
    <w:rPr>
      <w:kern w:val="0"/>
      <w:sz w:val="20"/>
    </w:rPr>
  </w:style>
  <w:style w:type="character" w:customStyle="1" w:styleId="Charf6">
    <w:name w:val="信息标题 Char"/>
    <w:link w:val="1ffd"/>
    <w:qFormat/>
    <w:rsid w:val="005912D9"/>
    <w:rPr>
      <w:rFonts w:ascii="等线" w:eastAsia="等线" w:hAnsi="等线"/>
      <w:b/>
      <w:kern w:val="44"/>
      <w:sz w:val="44"/>
      <w:szCs w:val="22"/>
      <w:shd w:val="pct20" w:color="auto" w:fill="auto"/>
    </w:rPr>
  </w:style>
  <w:style w:type="character" w:customStyle="1" w:styleId="3Char4">
    <w:name w:val="正文文本缩进 3 Char"/>
    <w:link w:val="324"/>
    <w:qFormat/>
    <w:rsid w:val="005912D9"/>
    <w:rPr>
      <w:sz w:val="16"/>
      <w:szCs w:val="16"/>
    </w:rPr>
  </w:style>
  <w:style w:type="paragraph" w:customStyle="1" w:styleId="324">
    <w:name w:val="正文文本缩进 32"/>
    <w:basedOn w:val="a3"/>
    <w:link w:val="3Char4"/>
    <w:qFormat/>
    <w:rsid w:val="005912D9"/>
    <w:pPr>
      <w:widowControl/>
      <w:spacing w:beforeLines="25" w:before="78" w:afterLines="25" w:after="78"/>
      <w:ind w:leftChars="200" w:left="420"/>
      <w:jc w:val="left"/>
    </w:pPr>
    <w:rPr>
      <w:kern w:val="0"/>
      <w:sz w:val="16"/>
      <w:szCs w:val="16"/>
    </w:rPr>
  </w:style>
  <w:style w:type="character" w:customStyle="1" w:styleId="HTMLChar">
    <w:name w:val="HTML 地址 Char"/>
    <w:link w:val="HTML11"/>
    <w:qFormat/>
    <w:rsid w:val="005912D9"/>
    <w:rPr>
      <w:rFonts w:ascii="等线" w:eastAsia="楷体" w:hAnsi="等线"/>
      <w:i/>
      <w:kern w:val="2"/>
      <w:sz w:val="24"/>
      <w:szCs w:val="22"/>
    </w:rPr>
  </w:style>
  <w:style w:type="character" w:customStyle="1" w:styleId="Charff6">
    <w:name w:val="普通(网站) Char"/>
    <w:link w:val="1fffffa"/>
    <w:qFormat/>
    <w:rsid w:val="005912D9"/>
    <w:rPr>
      <w:rFonts w:ascii="宋体" w:hAnsi="宋体"/>
      <w:sz w:val="24"/>
      <w:szCs w:val="24"/>
    </w:rPr>
  </w:style>
  <w:style w:type="paragraph" w:customStyle="1" w:styleId="1fffffa">
    <w:name w:val="普通(网站)1"/>
    <w:basedOn w:val="a3"/>
    <w:link w:val="Charff6"/>
    <w:qFormat/>
    <w:rsid w:val="005912D9"/>
    <w:pPr>
      <w:widowControl/>
      <w:spacing w:beforeLines="25" w:before="78" w:afterLines="25" w:after="78"/>
      <w:jc w:val="left"/>
    </w:pPr>
    <w:rPr>
      <w:rFonts w:ascii="宋体" w:hAnsi="宋体"/>
      <w:kern w:val="0"/>
      <w:sz w:val="24"/>
    </w:rPr>
  </w:style>
  <w:style w:type="character" w:customStyle="1" w:styleId="3Char5">
    <w:name w:val="正文文本 3 Char"/>
    <w:link w:val="317"/>
    <w:qFormat/>
    <w:rsid w:val="005912D9"/>
    <w:rPr>
      <w:sz w:val="16"/>
      <w:szCs w:val="16"/>
    </w:rPr>
  </w:style>
  <w:style w:type="paragraph" w:customStyle="1" w:styleId="317">
    <w:name w:val="正文文本 31"/>
    <w:basedOn w:val="a3"/>
    <w:link w:val="3Char5"/>
    <w:qFormat/>
    <w:rsid w:val="005912D9"/>
    <w:pPr>
      <w:widowControl/>
      <w:spacing w:beforeLines="25" w:before="78" w:afterLines="25" w:after="78"/>
      <w:jc w:val="left"/>
    </w:pPr>
    <w:rPr>
      <w:kern w:val="0"/>
      <w:sz w:val="16"/>
      <w:szCs w:val="16"/>
    </w:rPr>
  </w:style>
  <w:style w:type="character" w:customStyle="1" w:styleId="cap">
    <w:name w:val="cap"/>
    <w:qFormat/>
    <w:rsid w:val="005912D9"/>
  </w:style>
  <w:style w:type="character" w:customStyle="1" w:styleId="CharCharf1">
    <w:name w:val="二级标题 Char Char"/>
    <w:qFormat/>
    <w:rsid w:val="005912D9"/>
  </w:style>
  <w:style w:type="character" w:customStyle="1" w:styleId="ftteaser">
    <w:name w:val="ftteaser"/>
    <w:qFormat/>
    <w:rsid w:val="005912D9"/>
  </w:style>
  <w:style w:type="character" w:customStyle="1" w:styleId="EmailStyle4581">
    <w:name w:val="EmailStyle4581"/>
    <w:qFormat/>
    <w:rsid w:val="005912D9"/>
    <w:rPr>
      <w:rFonts w:ascii="Arial" w:eastAsia="宋体" w:hAnsi="Arial" w:cs="Arial" w:hint="default"/>
      <w:color w:val="auto"/>
      <w:kern w:val="2"/>
      <w:sz w:val="20"/>
      <w:szCs w:val="24"/>
      <w:lang w:val="en-US" w:eastAsia="zh-CN"/>
    </w:rPr>
  </w:style>
  <w:style w:type="character" w:customStyle="1" w:styleId="CharCharCharChar0">
    <w:name w:val="表格 Char Char Char Char"/>
    <w:link w:val="afffffff2"/>
    <w:qFormat/>
    <w:rsid w:val="005912D9"/>
    <w:rPr>
      <w:rFonts w:ascii="宋体" w:hAnsi="Times New Roman"/>
      <w:kern w:val="2"/>
      <w:sz w:val="18"/>
      <w:szCs w:val="24"/>
    </w:rPr>
  </w:style>
  <w:style w:type="character" w:customStyle="1" w:styleId="LegalLevel11CharChar1">
    <w:name w:val="Legal Level 1.1. Char Char1"/>
    <w:qFormat/>
    <w:rsid w:val="005912D9"/>
    <w:rPr>
      <w:rFonts w:ascii="宋体" w:eastAsia="宋体" w:hAnsi="宋体" w:cs="Times New Roman" w:hint="eastAsia"/>
      <w:b/>
      <w:color w:val="000000"/>
      <w:kern w:val="0"/>
      <w:sz w:val="24"/>
      <w:szCs w:val="20"/>
    </w:rPr>
  </w:style>
  <w:style w:type="character" w:customStyle="1" w:styleId="bCharCharCharCharCharCharCharChar">
    <w:name w:val="b Char Char Char Char Char Char Char Char 字元"/>
    <w:qFormat/>
    <w:rsid w:val="005912D9"/>
    <w:rPr>
      <w:rFonts w:ascii="Arial" w:eastAsia="宋体" w:hAnsi="Arial" w:cs="Arial" w:hint="default"/>
      <w:kern w:val="2"/>
      <w:sz w:val="24"/>
      <w:szCs w:val="24"/>
      <w:lang w:val="en-US" w:eastAsia="en-US"/>
    </w:rPr>
  </w:style>
  <w:style w:type="character" w:customStyle="1" w:styleId="SMbaseCharChar">
    <w:name w:val="SM_base Char Char"/>
    <w:link w:val="SMbase"/>
    <w:qFormat/>
    <w:rsid w:val="005912D9"/>
    <w:rPr>
      <w:rFonts w:ascii="Arial" w:hAnsi="Arial" w:cs="Arial"/>
      <w:sz w:val="24"/>
    </w:rPr>
  </w:style>
  <w:style w:type="paragraph" w:customStyle="1" w:styleId="SMbase">
    <w:name w:val="SM_base"/>
    <w:link w:val="SMbaseCharChar"/>
    <w:qFormat/>
    <w:rsid w:val="005912D9"/>
    <w:pPr>
      <w:widowControl w:val="0"/>
      <w:spacing w:beforeLines="50" w:line="360" w:lineRule="auto"/>
      <w:ind w:firstLineChars="200" w:firstLine="480"/>
    </w:pPr>
    <w:rPr>
      <w:rFonts w:ascii="Arial" w:hAnsi="Arial" w:cs="Arial"/>
      <w:sz w:val="24"/>
    </w:rPr>
  </w:style>
  <w:style w:type="character" w:customStyle="1" w:styleId="XBRL">
    <w:name w:val=".XBRL."/>
    <w:qFormat/>
    <w:rsid w:val="005912D9"/>
    <w:rPr>
      <w:rFonts w:ascii="Tahoma" w:hAnsi="Tahoma" w:cs="Tahoma" w:hint="default"/>
      <w:color w:val="000000"/>
      <w:sz w:val="20"/>
      <w:szCs w:val="20"/>
    </w:rPr>
  </w:style>
  <w:style w:type="character" w:customStyle="1" w:styleId="textcontents">
    <w:name w:val="textcontents"/>
    <w:qFormat/>
    <w:rsid w:val="005912D9"/>
  </w:style>
  <w:style w:type="character" w:customStyle="1" w:styleId="Char70">
    <w:name w:val="普通(网站) Char7"/>
    <w:uiPriority w:val="30"/>
    <w:qFormat/>
    <w:rsid w:val="005912D9"/>
    <w:rPr>
      <w:b/>
      <w:bCs/>
      <w:i/>
      <w:iCs/>
      <w:color w:val="4F81BD"/>
      <w:kern w:val="2"/>
      <w:sz w:val="21"/>
      <w:szCs w:val="24"/>
    </w:rPr>
  </w:style>
  <w:style w:type="character" w:customStyle="1" w:styleId="EmailStyle4521">
    <w:name w:val="EmailStyle4521"/>
    <w:qFormat/>
    <w:rsid w:val="005912D9"/>
    <w:rPr>
      <w:rFonts w:ascii="Arial" w:eastAsia="宋体" w:hAnsi="Arial" w:cs="Arial" w:hint="default"/>
      <w:color w:val="auto"/>
      <w:kern w:val="2"/>
      <w:sz w:val="20"/>
      <w:szCs w:val="24"/>
      <w:lang w:val="en-US" w:eastAsia="zh-CN"/>
    </w:rPr>
  </w:style>
  <w:style w:type="character" w:customStyle="1" w:styleId="Char1CharCharChar1CharChar">
    <w:name w:val="招股书正文 Char1 Char Char Char1 Char Char"/>
    <w:qFormat/>
    <w:rsid w:val="005912D9"/>
    <w:rPr>
      <w:rFonts w:ascii="Tahoma" w:eastAsia="宋体" w:hAnsi="Tahoma" w:cs="Tahoma" w:hint="default"/>
      <w:kern w:val="2"/>
      <w:sz w:val="24"/>
      <w:szCs w:val="24"/>
      <w:lang w:val="en-US" w:eastAsia="zh-CN"/>
    </w:rPr>
  </w:style>
  <w:style w:type="character" w:customStyle="1" w:styleId="EmailStyle344">
    <w:name w:val="EmailStyle344"/>
    <w:qFormat/>
    <w:rsid w:val="005912D9"/>
    <w:rPr>
      <w:rFonts w:ascii="Arial" w:eastAsia="宋体" w:hAnsi="Arial" w:cs="Arial" w:hint="default"/>
      <w:color w:val="auto"/>
      <w:kern w:val="2"/>
      <w:sz w:val="20"/>
      <w:szCs w:val="24"/>
      <w:lang w:val="en-US" w:eastAsia="zh-CN"/>
    </w:rPr>
  </w:style>
  <w:style w:type="character" w:customStyle="1" w:styleId="EmailStyle4041">
    <w:name w:val="EmailStyle4041"/>
    <w:qFormat/>
    <w:rsid w:val="005912D9"/>
    <w:rPr>
      <w:rFonts w:ascii="Arial" w:eastAsia="宋体" w:hAnsi="Arial" w:cs="Arial" w:hint="default"/>
      <w:color w:val="auto"/>
      <w:kern w:val="2"/>
      <w:sz w:val="20"/>
      <w:szCs w:val="24"/>
      <w:lang w:val="en-US" w:eastAsia="zh-CN"/>
    </w:rPr>
  </w:style>
  <w:style w:type="character" w:customStyle="1" w:styleId="Char1f3">
    <w:name w:val="电子邮件签名 Char1"/>
    <w:qFormat/>
    <w:rsid w:val="005912D9"/>
    <w:rPr>
      <w:rFonts w:ascii="Times New Roman" w:eastAsia="宋体" w:hAnsi="Times New Roman" w:cs="Times New Roman"/>
      <w:szCs w:val="24"/>
    </w:rPr>
  </w:style>
  <w:style w:type="character" w:customStyle="1" w:styleId="CharCharf2">
    <w:name w:val="表格数字 Char Char"/>
    <w:link w:val="afffffffffffe"/>
    <w:qFormat/>
    <w:rsid w:val="005912D9"/>
    <w:rPr>
      <w:rFonts w:ascii="Arial" w:hAnsi="Arial" w:cs="Arial"/>
      <w:szCs w:val="21"/>
    </w:rPr>
  </w:style>
  <w:style w:type="paragraph" w:customStyle="1" w:styleId="afffffffffffe">
    <w:name w:val="表格数字"/>
    <w:basedOn w:val="afffffff2"/>
    <w:link w:val="CharCharf2"/>
    <w:qFormat/>
    <w:rsid w:val="005912D9"/>
    <w:pPr>
      <w:widowControl/>
      <w:snapToGrid/>
      <w:spacing w:beforeLines="50" w:afterLines="25" w:line="240" w:lineRule="auto"/>
      <w:jc w:val="right"/>
    </w:pPr>
    <w:rPr>
      <w:rFonts w:ascii="Arial" w:hAnsi="Arial" w:cs="Arial"/>
      <w:kern w:val="0"/>
      <w:sz w:val="20"/>
      <w:szCs w:val="21"/>
    </w:rPr>
  </w:style>
  <w:style w:type="character" w:customStyle="1" w:styleId="1CharChar3">
    <w:name w:val="核查结论1 Char Char"/>
    <w:link w:val="1fffffb"/>
    <w:qFormat/>
    <w:rsid w:val="005912D9"/>
    <w:rPr>
      <w:rFonts w:ascii="黑体" w:eastAsia="黑体" w:hAnsi="黑体" w:cs="Arial"/>
      <w:b/>
      <w:sz w:val="24"/>
    </w:rPr>
  </w:style>
  <w:style w:type="paragraph" w:customStyle="1" w:styleId="1fffffb">
    <w:name w:val="核查结论1"/>
    <w:basedOn w:val="a3"/>
    <w:link w:val="1CharChar3"/>
    <w:qFormat/>
    <w:rsid w:val="005912D9"/>
    <w:pPr>
      <w:widowControl/>
      <w:snapToGrid w:val="0"/>
      <w:spacing w:beforeLines="50" w:afterLines="25" w:after="78" w:line="360" w:lineRule="auto"/>
      <w:ind w:firstLineChars="200" w:firstLine="482"/>
      <w:jc w:val="left"/>
    </w:pPr>
    <w:rPr>
      <w:rFonts w:ascii="黑体" w:eastAsia="黑体" w:hAnsi="黑体" w:cs="Arial"/>
      <w:b/>
      <w:kern w:val="0"/>
      <w:sz w:val="24"/>
      <w:szCs w:val="20"/>
    </w:rPr>
  </w:style>
  <w:style w:type="character" w:customStyle="1" w:styleId="CharChar30">
    <w:name w:val="招股书修改 Char Char3"/>
    <w:qFormat/>
    <w:rsid w:val="005912D9"/>
    <w:rPr>
      <w:rFonts w:ascii="楷体_GB2312" w:eastAsia="楷体_GB2312" w:hAnsi="Tahoma" w:cs="楷体_GB2312" w:hint="eastAsia"/>
      <w:b/>
      <w:bCs/>
      <w:kern w:val="2"/>
      <w:sz w:val="24"/>
      <w:szCs w:val="24"/>
      <w:lang w:val="en-US" w:eastAsia="zh-CN"/>
    </w:rPr>
  </w:style>
  <w:style w:type="character" w:customStyle="1" w:styleId="CharCharf3">
    <w:name w:val="招股书四级标题 Char Char"/>
    <w:link w:val="affffffffffff"/>
    <w:qFormat/>
    <w:rsid w:val="005912D9"/>
    <w:rPr>
      <w:rFonts w:ascii="Arial" w:hAnsi="Arial" w:cs="Arial"/>
      <w:b/>
      <w:bCs/>
      <w:sz w:val="24"/>
      <w:szCs w:val="24"/>
    </w:rPr>
  </w:style>
  <w:style w:type="paragraph" w:customStyle="1" w:styleId="affffffffffff">
    <w:name w:val="招股书四级标题"/>
    <w:basedOn w:val="a3"/>
    <w:link w:val="CharCharf3"/>
    <w:qFormat/>
    <w:rsid w:val="005912D9"/>
    <w:pPr>
      <w:widowControl/>
      <w:spacing w:beforeLines="50" w:afterLines="25" w:after="78" w:line="360" w:lineRule="auto"/>
      <w:ind w:firstLineChars="196" w:firstLine="472"/>
      <w:jc w:val="left"/>
    </w:pPr>
    <w:rPr>
      <w:rFonts w:ascii="Arial" w:hAnsi="Arial" w:cs="Arial"/>
      <w:b/>
      <w:bCs/>
      <w:kern w:val="0"/>
      <w:sz w:val="24"/>
    </w:rPr>
  </w:style>
  <w:style w:type="character" w:customStyle="1" w:styleId="05CharChar">
    <w:name w:val="05中信_正文 Char Char"/>
    <w:qFormat/>
    <w:rsid w:val="005912D9"/>
    <w:rPr>
      <w:rFonts w:ascii="宋体" w:eastAsia="宋体" w:hAnsi="宋体" w:hint="eastAsia"/>
      <w:color w:val="003366"/>
      <w:kern w:val="2"/>
      <w:lang w:val="en-US" w:eastAsia="zh-CN"/>
    </w:rPr>
  </w:style>
  <w:style w:type="character" w:customStyle="1" w:styleId="1fffffc">
    <w:name w:val="明显参考1"/>
    <w:uiPriority w:val="32"/>
    <w:qFormat/>
    <w:rsid w:val="005912D9"/>
    <w:rPr>
      <w:b/>
      <w:bCs/>
      <w:smallCaps/>
      <w:color w:val="C0504D"/>
      <w:spacing w:val="5"/>
      <w:u w:val="single"/>
    </w:rPr>
  </w:style>
  <w:style w:type="character" w:customStyle="1" w:styleId="doc">
    <w:name w:val="doc"/>
    <w:qFormat/>
    <w:rsid w:val="005912D9"/>
    <w:rPr>
      <w:rFonts w:ascii="宋体" w:eastAsia="宋体" w:hAnsi="宋体" w:hint="eastAsia"/>
      <w:kern w:val="2"/>
      <w:sz w:val="24"/>
      <w:szCs w:val="24"/>
      <w:lang w:val="en-US" w:eastAsia="zh-CN"/>
    </w:rPr>
  </w:style>
  <w:style w:type="character" w:customStyle="1" w:styleId="CharCharCharChar2">
    <w:name w:val="注： Char Char Char Char"/>
    <w:qFormat/>
    <w:rsid w:val="005912D9"/>
    <w:rPr>
      <w:rFonts w:ascii="Tahoma" w:eastAsia="宋体" w:hAnsi="Tahoma" w:cs="Tahoma" w:hint="default"/>
      <w:kern w:val="2"/>
      <w:sz w:val="18"/>
      <w:szCs w:val="18"/>
      <w:lang w:val="en-US" w:eastAsia="zh-CN"/>
    </w:rPr>
  </w:style>
  <w:style w:type="character" w:customStyle="1" w:styleId="CharChar17">
    <w:name w:val="Char Char17"/>
    <w:qFormat/>
    <w:rsid w:val="005912D9"/>
    <w:rPr>
      <w:rFonts w:ascii="Arial" w:eastAsia="黑体" w:hAnsi="Arial" w:cs="Arial" w:hint="default"/>
      <w:b/>
      <w:spacing w:val="8"/>
      <w:kern w:val="2"/>
      <w:sz w:val="24"/>
      <w:szCs w:val="24"/>
      <w:lang w:val="en-US" w:eastAsia="zh-CN"/>
    </w:rPr>
  </w:style>
  <w:style w:type="character" w:customStyle="1" w:styleId="EmailStyle4291">
    <w:name w:val="EmailStyle4291"/>
    <w:qFormat/>
    <w:rsid w:val="005912D9"/>
    <w:rPr>
      <w:rFonts w:ascii="Arial" w:eastAsia="宋体" w:hAnsi="Arial" w:cs="Arial" w:hint="default"/>
      <w:color w:val="auto"/>
      <w:kern w:val="2"/>
      <w:sz w:val="20"/>
      <w:szCs w:val="24"/>
      <w:lang w:val="en-US" w:eastAsia="zh-CN"/>
    </w:rPr>
  </w:style>
  <w:style w:type="character" w:customStyle="1" w:styleId="b4">
    <w:name w:val="b 字元"/>
    <w:qFormat/>
    <w:rsid w:val="005912D9"/>
    <w:rPr>
      <w:rFonts w:ascii="Arial" w:eastAsia="宋体" w:hAnsi="Arial" w:cs="Arial" w:hint="default"/>
      <w:kern w:val="2"/>
      <w:sz w:val="24"/>
      <w:szCs w:val="24"/>
      <w:lang w:val="en-US" w:eastAsia="en-US"/>
    </w:rPr>
  </w:style>
  <w:style w:type="character" w:customStyle="1" w:styleId="EmailStyle4611">
    <w:name w:val="EmailStyle4611"/>
    <w:qFormat/>
    <w:rsid w:val="005912D9"/>
    <w:rPr>
      <w:rFonts w:ascii="Arial" w:eastAsia="宋体" w:hAnsi="Arial" w:cs="Arial" w:hint="default"/>
      <w:color w:val="auto"/>
      <w:kern w:val="2"/>
      <w:sz w:val="20"/>
      <w:szCs w:val="24"/>
      <w:lang w:val="en-US" w:eastAsia="zh-CN"/>
    </w:rPr>
  </w:style>
  <w:style w:type="character" w:customStyle="1" w:styleId="EmailStyle4451">
    <w:name w:val="EmailStyle4451"/>
    <w:qFormat/>
    <w:rsid w:val="005912D9"/>
    <w:rPr>
      <w:rFonts w:ascii="Arial" w:eastAsia="宋体" w:hAnsi="Arial" w:cs="Arial" w:hint="default"/>
      <w:color w:val="auto"/>
      <w:kern w:val="2"/>
      <w:sz w:val="20"/>
      <w:szCs w:val="24"/>
      <w:lang w:val="en-US" w:eastAsia="zh-CN"/>
    </w:rPr>
  </w:style>
  <w:style w:type="character" w:customStyle="1" w:styleId="CharCharf4">
    <w:name w:val="年报补充格式 Char Char"/>
    <w:link w:val="affffffffffff0"/>
    <w:qFormat/>
    <w:rsid w:val="005912D9"/>
    <w:rPr>
      <w:rFonts w:eastAsia="楷体_GB2312"/>
      <w:b/>
      <w:sz w:val="24"/>
      <w:szCs w:val="24"/>
    </w:rPr>
  </w:style>
  <w:style w:type="paragraph" w:customStyle="1" w:styleId="affffffffffff0">
    <w:name w:val="年报补充格式"/>
    <w:basedOn w:val="a3"/>
    <w:link w:val="CharCharf4"/>
    <w:qFormat/>
    <w:rsid w:val="005912D9"/>
    <w:pPr>
      <w:widowControl/>
      <w:spacing w:beforeLines="25" w:before="78" w:afterLines="25" w:after="78" w:line="360" w:lineRule="auto"/>
      <w:ind w:firstLine="482"/>
      <w:jc w:val="left"/>
    </w:pPr>
    <w:rPr>
      <w:rFonts w:eastAsia="楷体_GB2312"/>
      <w:b/>
      <w:kern w:val="0"/>
      <w:sz w:val="24"/>
    </w:rPr>
  </w:style>
  <w:style w:type="character" w:customStyle="1" w:styleId="notnullcss1">
    <w:name w:val="notnullcss1"/>
    <w:qFormat/>
    <w:rsid w:val="005912D9"/>
    <w:rPr>
      <w:rFonts w:eastAsia="宋体"/>
      <w:color w:val="FF0000"/>
      <w:kern w:val="2"/>
      <w:sz w:val="24"/>
      <w:szCs w:val="24"/>
      <w:lang w:val="en-US" w:eastAsia="zh-CN"/>
    </w:rPr>
  </w:style>
  <w:style w:type="character" w:customStyle="1" w:styleId="CharCharf5">
    <w:name w:val="表蕊 Char Char"/>
    <w:qFormat/>
    <w:rsid w:val="005912D9"/>
    <w:rPr>
      <w:rFonts w:ascii="楷体_GB2312" w:eastAsia="楷体_GB2312" w:hint="eastAsia"/>
      <w:spacing w:val="-10"/>
      <w:sz w:val="21"/>
      <w:lang w:val="en-US" w:eastAsia="zh-CN"/>
    </w:rPr>
  </w:style>
  <w:style w:type="character" w:customStyle="1" w:styleId="EmailStyle3731">
    <w:name w:val="EmailStyle3731"/>
    <w:qFormat/>
    <w:rsid w:val="005912D9"/>
    <w:rPr>
      <w:rFonts w:ascii="Arial" w:eastAsia="宋体" w:hAnsi="Arial" w:cs="Arial" w:hint="default"/>
      <w:color w:val="auto"/>
      <w:kern w:val="2"/>
      <w:sz w:val="20"/>
      <w:szCs w:val="24"/>
      <w:lang w:val="en-US" w:eastAsia="zh-CN"/>
    </w:rPr>
  </w:style>
  <w:style w:type="character" w:customStyle="1" w:styleId="EmailStyle4011">
    <w:name w:val="EmailStyle4011"/>
    <w:qFormat/>
    <w:rsid w:val="005912D9"/>
    <w:rPr>
      <w:rFonts w:ascii="Arial" w:eastAsia="宋体" w:hAnsi="Arial" w:cs="Arial" w:hint="default"/>
      <w:color w:val="auto"/>
      <w:kern w:val="2"/>
      <w:sz w:val="20"/>
      <w:szCs w:val="24"/>
      <w:lang w:val="en-US" w:eastAsia="zh-CN"/>
    </w:rPr>
  </w:style>
  <w:style w:type="character" w:customStyle="1" w:styleId="CharChar162">
    <w:name w:val="Char Char162"/>
    <w:qFormat/>
    <w:rsid w:val="005912D9"/>
    <w:rPr>
      <w:rFonts w:ascii="Arial" w:eastAsia="黑体" w:hAnsi="Arial" w:cs="Arial" w:hint="default"/>
      <w:b/>
      <w:bCs/>
      <w:color w:val="000000"/>
      <w:sz w:val="28"/>
      <w:szCs w:val="28"/>
      <w:lang w:val="en-US" w:eastAsia="zh-CN"/>
    </w:rPr>
  </w:style>
  <w:style w:type="character" w:customStyle="1" w:styleId="CICCCharChar">
    <w:name w:val="CICC正文 Char Char"/>
    <w:link w:val="CICC"/>
    <w:qFormat/>
    <w:rsid w:val="005912D9"/>
    <w:rPr>
      <w:sz w:val="24"/>
    </w:rPr>
  </w:style>
  <w:style w:type="paragraph" w:customStyle="1" w:styleId="CICC">
    <w:name w:val="CICC正文"/>
    <w:basedOn w:val="a3"/>
    <w:link w:val="CICCCharChar"/>
    <w:qFormat/>
    <w:rsid w:val="005912D9"/>
    <w:pPr>
      <w:widowControl/>
      <w:spacing w:beforeLines="25" w:before="78" w:afterLines="25" w:after="78" w:line="360" w:lineRule="auto"/>
      <w:ind w:firstLineChars="200" w:firstLine="480"/>
      <w:jc w:val="left"/>
    </w:pPr>
    <w:rPr>
      <w:kern w:val="0"/>
      <w:sz w:val="24"/>
      <w:szCs w:val="20"/>
    </w:rPr>
  </w:style>
  <w:style w:type="character" w:customStyle="1" w:styleId="EmailStyle285">
    <w:name w:val="EmailStyle285"/>
    <w:qFormat/>
    <w:rsid w:val="005912D9"/>
    <w:rPr>
      <w:rFonts w:ascii="Arial" w:eastAsia="宋体" w:hAnsi="Arial" w:cs="Arial" w:hint="default"/>
      <w:color w:val="auto"/>
      <w:kern w:val="2"/>
      <w:sz w:val="20"/>
      <w:szCs w:val="24"/>
      <w:lang w:val="en-US" w:eastAsia="zh-CN"/>
    </w:rPr>
  </w:style>
  <w:style w:type="character" w:customStyle="1" w:styleId="EmailStyle3761">
    <w:name w:val="EmailStyle3761"/>
    <w:qFormat/>
    <w:rsid w:val="005912D9"/>
    <w:rPr>
      <w:rFonts w:ascii="Arial" w:eastAsia="宋体" w:hAnsi="Arial" w:cs="Arial" w:hint="default"/>
      <w:color w:val="auto"/>
      <w:kern w:val="2"/>
      <w:sz w:val="20"/>
      <w:szCs w:val="24"/>
      <w:lang w:val="en-US" w:eastAsia="zh-CN"/>
    </w:rPr>
  </w:style>
  <w:style w:type="character" w:customStyle="1" w:styleId="A3-CharChar">
    <w:name w:val="A3-（一） Char Char"/>
    <w:link w:val="A3-"/>
    <w:qFormat/>
    <w:rsid w:val="005912D9"/>
    <w:rPr>
      <w:rFonts w:eastAsia="黑体"/>
      <w:sz w:val="30"/>
      <w:szCs w:val="30"/>
      <w:lang w:val="zh-CN"/>
    </w:rPr>
  </w:style>
  <w:style w:type="paragraph" w:customStyle="1" w:styleId="A3-">
    <w:name w:val="A3-（一）"/>
    <w:basedOn w:val="a3"/>
    <w:link w:val="A3-CharChar"/>
    <w:qFormat/>
    <w:rsid w:val="005912D9"/>
    <w:pPr>
      <w:keepNext/>
      <w:keepLines/>
      <w:widowControl/>
      <w:adjustRightInd w:val="0"/>
      <w:spacing w:beforeLines="100" w:afterLines="25" w:after="78" w:line="360" w:lineRule="auto"/>
      <w:jc w:val="left"/>
      <w:outlineLvl w:val="2"/>
    </w:pPr>
    <w:rPr>
      <w:rFonts w:eastAsia="黑体"/>
      <w:kern w:val="0"/>
      <w:sz w:val="30"/>
      <w:szCs w:val="30"/>
      <w:lang w:val="zh-CN"/>
    </w:rPr>
  </w:style>
  <w:style w:type="character" w:customStyle="1" w:styleId="CharCharChar2">
    <w:name w:val="Char Char Char2"/>
    <w:qFormat/>
    <w:rsid w:val="005912D9"/>
    <w:rPr>
      <w:rFonts w:ascii="Tahoma" w:eastAsia="宋体" w:hAnsi="Tahoma" w:cs="Tahoma" w:hint="default"/>
      <w:kern w:val="2"/>
      <w:sz w:val="24"/>
      <w:lang w:val="en-US" w:eastAsia="zh-CN"/>
    </w:rPr>
  </w:style>
  <w:style w:type="character" w:customStyle="1" w:styleId="Char2f0">
    <w:name w:val="表蕊 Char2"/>
    <w:qFormat/>
    <w:rsid w:val="005912D9"/>
    <w:rPr>
      <w:rFonts w:ascii="楷体_GB2312" w:eastAsia="楷体_GB2312" w:hint="eastAsia"/>
      <w:spacing w:val="-10"/>
      <w:kern w:val="2"/>
      <w:sz w:val="21"/>
      <w:szCs w:val="24"/>
      <w:lang w:val="en-US" w:eastAsia="zh-CN"/>
    </w:rPr>
  </w:style>
  <w:style w:type="character" w:customStyle="1" w:styleId="EmailStyle4591">
    <w:name w:val="EmailStyle4591"/>
    <w:qFormat/>
    <w:rsid w:val="005912D9"/>
    <w:rPr>
      <w:rFonts w:ascii="Arial" w:eastAsia="宋体" w:hAnsi="Arial" w:cs="Arial" w:hint="default"/>
      <w:color w:val="auto"/>
      <w:kern w:val="2"/>
      <w:sz w:val="20"/>
      <w:szCs w:val="24"/>
      <w:lang w:val="en-US" w:eastAsia="zh-CN"/>
    </w:rPr>
  </w:style>
  <w:style w:type="character" w:customStyle="1" w:styleId="EmailStyle4491">
    <w:name w:val="EmailStyle4491"/>
    <w:qFormat/>
    <w:rsid w:val="005912D9"/>
    <w:rPr>
      <w:rFonts w:ascii="Arial" w:eastAsia="宋体" w:hAnsi="Arial" w:cs="Arial" w:hint="default"/>
      <w:color w:val="auto"/>
      <w:kern w:val="2"/>
      <w:sz w:val="20"/>
      <w:szCs w:val="24"/>
      <w:lang w:val="en-US" w:eastAsia="zh-CN"/>
    </w:rPr>
  </w:style>
  <w:style w:type="character" w:customStyle="1" w:styleId="BodytextCharChar">
    <w:name w:val="!Bodytext Char Char"/>
    <w:link w:val="Bodytext"/>
    <w:qFormat/>
    <w:rsid w:val="005912D9"/>
    <w:rPr>
      <w:rFonts w:ascii="Arial" w:hAnsi="Arial"/>
      <w:kern w:val="2"/>
      <w:sz w:val="22"/>
      <w:lang w:val="en-GB"/>
    </w:rPr>
  </w:style>
  <w:style w:type="character" w:customStyle="1" w:styleId="04CharChar">
    <w:name w:val="04年报正文 Char Char"/>
    <w:link w:val="04"/>
    <w:qFormat/>
    <w:rsid w:val="005912D9"/>
    <w:rPr>
      <w:szCs w:val="24"/>
    </w:rPr>
  </w:style>
  <w:style w:type="paragraph" w:customStyle="1" w:styleId="04">
    <w:name w:val="04年报正文"/>
    <w:basedOn w:val="a3"/>
    <w:link w:val="04CharChar"/>
    <w:qFormat/>
    <w:rsid w:val="005912D9"/>
    <w:pPr>
      <w:widowControl/>
      <w:spacing w:beforeLines="50" w:afterLines="25" w:after="78"/>
      <w:ind w:firstLineChars="200" w:firstLine="200"/>
      <w:jc w:val="left"/>
    </w:pPr>
    <w:rPr>
      <w:kern w:val="0"/>
      <w:sz w:val="20"/>
    </w:rPr>
  </w:style>
  <w:style w:type="character" w:customStyle="1" w:styleId="EmailStyle3861">
    <w:name w:val="EmailStyle3861"/>
    <w:qFormat/>
    <w:rsid w:val="005912D9"/>
    <w:rPr>
      <w:rFonts w:ascii="Arial" w:eastAsia="宋体" w:hAnsi="Arial" w:cs="Arial" w:hint="default"/>
      <w:color w:val="auto"/>
      <w:kern w:val="2"/>
      <w:sz w:val="20"/>
      <w:szCs w:val="24"/>
      <w:lang w:val="en-US" w:eastAsia="zh-CN"/>
    </w:rPr>
  </w:style>
  <w:style w:type="character" w:customStyle="1" w:styleId="hide1">
    <w:name w:val="hide1"/>
    <w:qFormat/>
    <w:rsid w:val="005912D9"/>
    <w:rPr>
      <w:vanish/>
    </w:rPr>
  </w:style>
  <w:style w:type="character" w:customStyle="1" w:styleId="1fffffd">
    <w:name w:val="不明显参考1"/>
    <w:uiPriority w:val="31"/>
    <w:qFormat/>
    <w:rsid w:val="005912D9"/>
    <w:rPr>
      <w:smallCaps/>
      <w:color w:val="C0504D"/>
      <w:u w:val="single"/>
    </w:rPr>
  </w:style>
  <w:style w:type="character" w:customStyle="1" w:styleId="6Char2">
    <w:name w:val="标题 6 Char2"/>
    <w:uiPriority w:val="9"/>
    <w:qFormat/>
    <w:rsid w:val="005912D9"/>
    <w:rPr>
      <w:rFonts w:ascii="Cambria" w:eastAsia="宋体" w:hAnsi="Cambria" w:cs="Times New Roman" w:hint="default"/>
      <w:b/>
      <w:bCs/>
      <w:kern w:val="2"/>
      <w:sz w:val="24"/>
      <w:szCs w:val="24"/>
    </w:rPr>
  </w:style>
  <w:style w:type="character" w:customStyle="1" w:styleId="HTML13">
    <w:name w:val="HTML 样本1"/>
    <w:qFormat/>
    <w:rsid w:val="005912D9"/>
    <w:rPr>
      <w:rFonts w:ascii="Arial" w:eastAsia="宋体" w:hAnsi="Arial" w:cs="Arial" w:hint="default"/>
      <w:kern w:val="2"/>
      <w:sz w:val="24"/>
      <w:szCs w:val="24"/>
      <w:lang w:val="en-US" w:eastAsia="zh-CN"/>
    </w:rPr>
  </w:style>
  <w:style w:type="character" w:customStyle="1" w:styleId="EmailStyle3951">
    <w:name w:val="EmailStyle3951"/>
    <w:qFormat/>
    <w:rsid w:val="005912D9"/>
    <w:rPr>
      <w:rFonts w:ascii="Arial" w:eastAsia="宋体" w:hAnsi="Arial" w:cs="Arial" w:hint="default"/>
      <w:color w:val="auto"/>
      <w:kern w:val="2"/>
      <w:sz w:val="20"/>
      <w:szCs w:val="24"/>
      <w:lang w:val="en-US" w:eastAsia="zh-CN"/>
    </w:rPr>
  </w:style>
  <w:style w:type="character" w:customStyle="1" w:styleId="CharChar16">
    <w:name w:val="Char Char16"/>
    <w:qFormat/>
    <w:rsid w:val="005912D9"/>
    <w:rPr>
      <w:rFonts w:ascii="宋体" w:eastAsia="宋体" w:hAnsi="宋体" w:hint="eastAsia"/>
      <w:kern w:val="2"/>
      <w:sz w:val="18"/>
      <w:szCs w:val="18"/>
      <w:lang w:val="en-US" w:eastAsia="zh-CN"/>
    </w:rPr>
  </w:style>
  <w:style w:type="character" w:customStyle="1" w:styleId="1fffffe">
    <w:name w:val="明显强调1"/>
    <w:uiPriority w:val="21"/>
    <w:qFormat/>
    <w:rsid w:val="005912D9"/>
    <w:rPr>
      <w:b/>
      <w:bCs/>
      <w:i/>
      <w:iCs/>
      <w:color w:val="4F81BD"/>
    </w:rPr>
  </w:style>
  <w:style w:type="character" w:customStyle="1" w:styleId="EmailStyle3601">
    <w:name w:val="EmailStyle3601"/>
    <w:qFormat/>
    <w:rsid w:val="005912D9"/>
    <w:rPr>
      <w:rFonts w:ascii="Arial" w:eastAsia="宋体" w:hAnsi="Arial" w:cs="Arial" w:hint="default"/>
      <w:color w:val="auto"/>
      <w:kern w:val="2"/>
      <w:sz w:val="20"/>
      <w:szCs w:val="24"/>
      <w:lang w:val="en-US" w:eastAsia="zh-CN"/>
    </w:rPr>
  </w:style>
  <w:style w:type="character" w:customStyle="1" w:styleId="Char3e">
    <w:name w:val="普通(网站) Char3"/>
    <w:uiPriority w:val="34"/>
    <w:qFormat/>
    <w:rsid w:val="005912D9"/>
    <w:rPr>
      <w:rFonts w:ascii="宋体" w:eastAsia="宋体" w:hAnsi="宋体" w:hint="eastAsia"/>
      <w:b/>
      <w:bCs/>
      <w:i/>
      <w:iCs/>
      <w:color w:val="4F81BD"/>
      <w:kern w:val="2"/>
      <w:sz w:val="24"/>
      <w:szCs w:val="24"/>
      <w:lang w:val="en-US" w:eastAsia="zh-CN"/>
    </w:rPr>
  </w:style>
  <w:style w:type="character" w:customStyle="1" w:styleId="EmailStyle4341">
    <w:name w:val="EmailStyle4341"/>
    <w:qFormat/>
    <w:rsid w:val="005912D9"/>
    <w:rPr>
      <w:rFonts w:ascii="Arial" w:eastAsia="宋体" w:hAnsi="Arial" w:cs="Arial" w:hint="default"/>
      <w:color w:val="auto"/>
      <w:kern w:val="2"/>
      <w:sz w:val="20"/>
      <w:szCs w:val="24"/>
      <w:lang w:val="en-US" w:eastAsia="zh-CN"/>
    </w:rPr>
  </w:style>
  <w:style w:type="character" w:customStyle="1" w:styleId="EmailStyle3931">
    <w:name w:val="EmailStyle3931"/>
    <w:qFormat/>
    <w:rsid w:val="005912D9"/>
    <w:rPr>
      <w:rFonts w:ascii="Arial" w:eastAsia="宋体" w:hAnsi="Arial" w:cs="Arial" w:hint="default"/>
      <w:color w:val="auto"/>
      <w:kern w:val="2"/>
      <w:sz w:val="20"/>
      <w:szCs w:val="24"/>
      <w:lang w:val="en-US" w:eastAsia="zh-CN"/>
    </w:rPr>
  </w:style>
  <w:style w:type="character" w:customStyle="1" w:styleId="lh">
    <w:name w:val="lh"/>
    <w:basedOn w:val="a4"/>
    <w:qFormat/>
    <w:rsid w:val="005912D9"/>
  </w:style>
  <w:style w:type="character" w:customStyle="1" w:styleId="1ffffff">
    <w:name w:val="行号1"/>
    <w:qFormat/>
    <w:rsid w:val="005912D9"/>
    <w:rPr>
      <w:rFonts w:ascii="Arial" w:eastAsia="宋体" w:hAnsi="Arial" w:cs="Arial" w:hint="default"/>
      <w:kern w:val="2"/>
      <w:sz w:val="24"/>
      <w:szCs w:val="24"/>
      <w:lang w:val="en-US" w:eastAsia="zh-CN"/>
    </w:rPr>
  </w:style>
  <w:style w:type="character" w:customStyle="1" w:styleId="EmailStyle4311">
    <w:name w:val="EmailStyle4311"/>
    <w:qFormat/>
    <w:rsid w:val="005912D9"/>
    <w:rPr>
      <w:rFonts w:ascii="Arial" w:eastAsia="宋体" w:hAnsi="Arial" w:cs="Arial" w:hint="default"/>
      <w:color w:val="auto"/>
      <w:kern w:val="2"/>
      <w:sz w:val="20"/>
      <w:szCs w:val="24"/>
      <w:lang w:val="en-US" w:eastAsia="zh-CN"/>
    </w:rPr>
  </w:style>
  <w:style w:type="character" w:customStyle="1" w:styleId="EB-HL-CharChar">
    <w:name w:val="EB-HL-正文 Char Char"/>
    <w:link w:val="EB-HL-"/>
    <w:qFormat/>
    <w:rsid w:val="005912D9"/>
    <w:rPr>
      <w:color w:val="000000"/>
      <w:sz w:val="24"/>
      <w:szCs w:val="15"/>
    </w:rPr>
  </w:style>
  <w:style w:type="paragraph" w:customStyle="1" w:styleId="EB-HL-">
    <w:name w:val="EB-HL-正文"/>
    <w:basedOn w:val="a3"/>
    <w:link w:val="EB-HL-CharChar"/>
    <w:qFormat/>
    <w:rsid w:val="005912D9"/>
    <w:pPr>
      <w:widowControl/>
      <w:spacing w:beforeLines="50" w:afterLines="25" w:after="78" w:line="360" w:lineRule="auto"/>
      <w:ind w:firstLineChars="200" w:firstLine="480"/>
      <w:jc w:val="left"/>
    </w:pPr>
    <w:rPr>
      <w:color w:val="000000"/>
      <w:kern w:val="0"/>
      <w:sz w:val="24"/>
      <w:szCs w:val="15"/>
    </w:rPr>
  </w:style>
  <w:style w:type="character" w:customStyle="1" w:styleId="CharChar14">
    <w:name w:val="Char Char14"/>
    <w:qFormat/>
    <w:rsid w:val="005912D9"/>
    <w:rPr>
      <w:rFonts w:ascii="Calibri" w:eastAsia="宋体" w:hAnsi="Calibri" w:cs="Calibri" w:hint="default"/>
      <w:b/>
      <w:bCs/>
      <w:kern w:val="44"/>
      <w:sz w:val="44"/>
      <w:szCs w:val="44"/>
      <w:lang w:val="en-US" w:eastAsia="zh-CN"/>
    </w:rPr>
  </w:style>
  <w:style w:type="character" w:customStyle="1" w:styleId="Char1f4">
    <w:name w:val="引用 Char1"/>
    <w:uiPriority w:val="12"/>
    <w:qFormat/>
    <w:rsid w:val="005912D9"/>
    <w:rPr>
      <w:rFonts w:ascii="Times New Roman" w:eastAsia="宋体" w:hAnsi="Times New Roman" w:cs="Times New Roman"/>
      <w:i/>
      <w:iCs/>
      <w:color w:val="000000"/>
      <w:szCs w:val="24"/>
    </w:rPr>
  </w:style>
  <w:style w:type="character" w:customStyle="1" w:styleId="EmailStyle3691">
    <w:name w:val="EmailStyle3691"/>
    <w:qFormat/>
    <w:rsid w:val="005912D9"/>
    <w:rPr>
      <w:rFonts w:ascii="Arial" w:eastAsia="宋体" w:hAnsi="Arial" w:cs="Arial" w:hint="default"/>
      <w:color w:val="auto"/>
      <w:kern w:val="2"/>
      <w:sz w:val="20"/>
      <w:szCs w:val="24"/>
      <w:lang w:val="en-US" w:eastAsia="zh-CN"/>
    </w:rPr>
  </w:style>
  <w:style w:type="character" w:customStyle="1" w:styleId="SectionHeadingCharCharCharChar">
    <w:name w:val="Section Heading Char Char Char Char"/>
    <w:qFormat/>
    <w:rsid w:val="005912D9"/>
    <w:rPr>
      <w:rFonts w:ascii="宋体" w:eastAsia="宋体" w:hAnsi="宋体" w:hint="eastAsia"/>
      <w:b/>
      <w:bCs/>
      <w:kern w:val="44"/>
      <w:sz w:val="44"/>
      <w:szCs w:val="44"/>
      <w:lang w:val="en-US" w:eastAsia="zh-CN"/>
    </w:rPr>
  </w:style>
  <w:style w:type="character" w:customStyle="1" w:styleId="DeltaViewDeletion">
    <w:name w:val="DeltaView Deletion"/>
    <w:qFormat/>
    <w:rsid w:val="005912D9"/>
    <w:rPr>
      <w:strike/>
      <w:color w:val="FF0000"/>
      <w:spacing w:val="0"/>
    </w:rPr>
  </w:style>
  <w:style w:type="character" w:customStyle="1" w:styleId="11pt1">
    <w:name w:val="11pt1"/>
    <w:qFormat/>
    <w:rsid w:val="005912D9"/>
    <w:rPr>
      <w:rFonts w:ascii="Arial" w:eastAsia="宋体" w:hAnsi="Arial" w:cs="Arial" w:hint="default"/>
      <w:color w:val="000000"/>
      <w:spacing w:val="31680"/>
      <w:kern w:val="2"/>
      <w:sz w:val="21"/>
      <w:szCs w:val="21"/>
      <w:lang w:val="en-US" w:eastAsia="zh-CN"/>
    </w:rPr>
  </w:style>
  <w:style w:type="character" w:customStyle="1" w:styleId="DeltaViewInsertion">
    <w:name w:val="DeltaView Insertion"/>
    <w:qFormat/>
    <w:rsid w:val="005912D9"/>
    <w:rPr>
      <w:color w:val="0000FF"/>
      <w:spacing w:val="0"/>
      <w:u w:val="double"/>
    </w:rPr>
  </w:style>
  <w:style w:type="character" w:customStyle="1" w:styleId="CharCharf6">
    <w:name w:val="去格式 Char Char"/>
    <w:link w:val="affffffffffff1"/>
    <w:qFormat/>
    <w:rsid w:val="005912D9"/>
    <w:rPr>
      <w:sz w:val="24"/>
    </w:rPr>
  </w:style>
  <w:style w:type="paragraph" w:customStyle="1" w:styleId="affffffffffff1">
    <w:name w:val="去格式"/>
    <w:basedOn w:val="a3"/>
    <w:link w:val="CharCharf6"/>
    <w:qFormat/>
    <w:rsid w:val="005912D9"/>
    <w:pPr>
      <w:widowControl/>
      <w:spacing w:beforeLines="50" w:afterLines="25" w:after="78" w:line="360" w:lineRule="auto"/>
      <w:ind w:firstLineChars="200" w:firstLine="480"/>
      <w:jc w:val="left"/>
    </w:pPr>
    <w:rPr>
      <w:kern w:val="0"/>
      <w:sz w:val="24"/>
      <w:szCs w:val="20"/>
    </w:rPr>
  </w:style>
  <w:style w:type="character" w:customStyle="1" w:styleId="EmailStyle4331">
    <w:name w:val="EmailStyle4331"/>
    <w:qFormat/>
    <w:rsid w:val="005912D9"/>
    <w:rPr>
      <w:rFonts w:ascii="Arial" w:eastAsia="宋体" w:hAnsi="Arial" w:cs="Arial" w:hint="default"/>
      <w:color w:val="auto"/>
      <w:kern w:val="2"/>
      <w:sz w:val="20"/>
      <w:szCs w:val="24"/>
      <w:lang w:val="en-US" w:eastAsia="zh-CN"/>
    </w:rPr>
  </w:style>
  <w:style w:type="character" w:customStyle="1" w:styleId="bfont">
    <w:name w:val="bfont"/>
    <w:basedOn w:val="a4"/>
    <w:qFormat/>
    <w:rsid w:val="005912D9"/>
  </w:style>
  <w:style w:type="character" w:customStyle="1" w:styleId="Char1f5">
    <w:name w:val="结束语 Char1"/>
    <w:qFormat/>
    <w:rsid w:val="005912D9"/>
    <w:rPr>
      <w:rFonts w:ascii="Times New Roman" w:eastAsia="宋体" w:hAnsi="Times New Roman" w:cs="Times New Roman"/>
      <w:szCs w:val="24"/>
    </w:rPr>
  </w:style>
  <w:style w:type="character" w:customStyle="1" w:styleId="12pt">
    <w:name w:val="正文文本 + 12 pt"/>
    <w:qFormat/>
    <w:rsid w:val="005912D9"/>
    <w:rPr>
      <w:rFonts w:ascii="黑体" w:eastAsia="黑体" w:hAnsi="黑体" w:cs="黑体" w:hint="eastAsia"/>
      <w:b/>
      <w:bCs/>
      <w:w w:val="100"/>
      <w:kern w:val="2"/>
      <w:sz w:val="24"/>
      <w:szCs w:val="24"/>
      <w:u w:val="none"/>
      <w:shd w:val="clear" w:color="auto" w:fill="FFFFFF"/>
      <w:lang w:val="en-US" w:eastAsia="zh-CN"/>
    </w:rPr>
  </w:style>
  <w:style w:type="character" w:customStyle="1" w:styleId="EmailStyle4381">
    <w:name w:val="EmailStyle4381"/>
    <w:qFormat/>
    <w:rsid w:val="005912D9"/>
    <w:rPr>
      <w:rFonts w:ascii="Arial" w:eastAsia="宋体" w:hAnsi="Arial" w:cs="Arial" w:hint="default"/>
      <w:color w:val="auto"/>
      <w:kern w:val="2"/>
      <w:sz w:val="20"/>
      <w:szCs w:val="24"/>
      <w:lang w:val="en-US" w:eastAsia="zh-CN"/>
    </w:rPr>
  </w:style>
  <w:style w:type="character" w:customStyle="1" w:styleId="HTML14">
    <w:name w:val="HTML 变量1"/>
    <w:qFormat/>
    <w:rsid w:val="005912D9"/>
    <w:rPr>
      <w:rFonts w:ascii="Arial" w:eastAsia="宋体" w:hAnsi="Arial" w:cs="Arial" w:hint="default"/>
      <w:i/>
      <w:iCs/>
      <w:kern w:val="2"/>
      <w:sz w:val="24"/>
      <w:szCs w:val="24"/>
      <w:lang w:val="en-US" w:eastAsia="zh-CN"/>
    </w:rPr>
  </w:style>
  <w:style w:type="character" w:customStyle="1" w:styleId="font9CharChar">
    <w:name w:val="font9 Char Char"/>
    <w:link w:val="font9Char"/>
    <w:qFormat/>
    <w:rsid w:val="005912D9"/>
    <w:rPr>
      <w:sz w:val="40"/>
      <w:szCs w:val="40"/>
    </w:rPr>
  </w:style>
  <w:style w:type="paragraph" w:customStyle="1" w:styleId="font9Char">
    <w:name w:val="font9 Char"/>
    <w:basedOn w:val="a3"/>
    <w:link w:val="font9CharChar"/>
    <w:qFormat/>
    <w:rsid w:val="005912D9"/>
    <w:pPr>
      <w:widowControl/>
      <w:spacing w:beforeAutospacing="1" w:afterAutospacing="1"/>
      <w:jc w:val="left"/>
    </w:pPr>
    <w:rPr>
      <w:kern w:val="0"/>
      <w:sz w:val="40"/>
      <w:szCs w:val="40"/>
    </w:rPr>
  </w:style>
  <w:style w:type="character" w:customStyle="1" w:styleId="EmailStyle3941">
    <w:name w:val="EmailStyle3941"/>
    <w:qFormat/>
    <w:rsid w:val="005912D9"/>
    <w:rPr>
      <w:rFonts w:ascii="Arial" w:eastAsia="宋体" w:hAnsi="Arial" w:cs="Arial" w:hint="default"/>
      <w:color w:val="auto"/>
      <w:kern w:val="2"/>
      <w:sz w:val="20"/>
      <w:szCs w:val="24"/>
      <w:lang w:val="en-US" w:eastAsia="zh-CN"/>
    </w:rPr>
  </w:style>
  <w:style w:type="character" w:customStyle="1" w:styleId="EmailStyle284">
    <w:name w:val="EmailStyle284"/>
    <w:qFormat/>
    <w:rsid w:val="005912D9"/>
    <w:rPr>
      <w:rFonts w:ascii="Arial" w:eastAsia="宋体" w:hAnsi="Arial" w:cs="Arial" w:hint="default"/>
      <w:color w:val="auto"/>
      <w:kern w:val="2"/>
      <w:sz w:val="20"/>
      <w:szCs w:val="24"/>
      <w:lang w:val="en-US" w:eastAsia="zh-CN"/>
    </w:rPr>
  </w:style>
  <w:style w:type="character" w:customStyle="1" w:styleId="style81">
    <w:name w:val="style81"/>
    <w:qFormat/>
    <w:rsid w:val="005912D9"/>
    <w:rPr>
      <w:b/>
      <w:bCs/>
      <w:sz w:val="24"/>
      <w:szCs w:val="24"/>
    </w:rPr>
  </w:style>
  <w:style w:type="character" w:customStyle="1" w:styleId="z-Char1">
    <w:name w:val="z-窗体底端 Char1"/>
    <w:qFormat/>
    <w:rsid w:val="005912D9"/>
    <w:rPr>
      <w:rFonts w:ascii="Arial" w:hAnsi="Arial"/>
      <w:vanish/>
      <w:sz w:val="16"/>
      <w:szCs w:val="16"/>
    </w:rPr>
  </w:style>
  <w:style w:type="character" w:customStyle="1" w:styleId="Char1f6">
    <w:name w:val="表蕊 Char1"/>
    <w:link w:val="affffffffffff2"/>
    <w:uiPriority w:val="34"/>
    <w:qFormat/>
    <w:rsid w:val="005912D9"/>
    <w:rPr>
      <w:rFonts w:ascii="楷体_GB2312" w:eastAsia="楷体_GB2312"/>
      <w:spacing w:val="-10"/>
    </w:rPr>
  </w:style>
  <w:style w:type="paragraph" w:customStyle="1" w:styleId="affffffffffff2">
    <w:name w:val="表蕊"/>
    <w:basedOn w:val="a3"/>
    <w:link w:val="Char1f6"/>
    <w:qFormat/>
    <w:rsid w:val="005912D9"/>
    <w:pPr>
      <w:widowControl/>
      <w:adjustRightInd w:val="0"/>
      <w:spacing w:beforeLines="25" w:before="78" w:afterLines="25" w:after="78" w:line="320" w:lineRule="atLeast"/>
      <w:jc w:val="left"/>
    </w:pPr>
    <w:rPr>
      <w:rFonts w:ascii="楷体_GB2312" w:eastAsia="楷体_GB2312"/>
      <w:spacing w:val="-10"/>
      <w:kern w:val="0"/>
      <w:sz w:val="20"/>
      <w:szCs w:val="20"/>
    </w:rPr>
  </w:style>
  <w:style w:type="character" w:customStyle="1" w:styleId="EmailStyle343">
    <w:name w:val="EmailStyle343"/>
    <w:qFormat/>
    <w:rsid w:val="005912D9"/>
    <w:rPr>
      <w:rFonts w:ascii="Arial" w:eastAsia="宋体" w:hAnsi="Arial" w:cs="Arial" w:hint="default"/>
      <w:color w:val="auto"/>
      <w:kern w:val="2"/>
      <w:sz w:val="20"/>
      <w:szCs w:val="24"/>
      <w:lang w:val="en-US" w:eastAsia="zh-CN"/>
    </w:rPr>
  </w:style>
  <w:style w:type="character" w:customStyle="1" w:styleId="EmailStyle4201">
    <w:name w:val="EmailStyle4201"/>
    <w:qFormat/>
    <w:rsid w:val="005912D9"/>
    <w:rPr>
      <w:rFonts w:ascii="Arial" w:eastAsia="宋体" w:hAnsi="Arial" w:cs="Arial" w:hint="default"/>
      <w:color w:val="auto"/>
      <w:kern w:val="2"/>
      <w:sz w:val="20"/>
      <w:szCs w:val="24"/>
      <w:lang w:val="en-US" w:eastAsia="zh-CN"/>
    </w:rPr>
  </w:style>
  <w:style w:type="character" w:customStyle="1" w:styleId="EmailStyle3631">
    <w:name w:val="EmailStyle3631"/>
    <w:qFormat/>
    <w:rsid w:val="005912D9"/>
    <w:rPr>
      <w:rFonts w:ascii="Arial" w:eastAsia="宋体" w:hAnsi="Arial" w:cs="Arial" w:hint="default"/>
      <w:color w:val="auto"/>
      <w:kern w:val="2"/>
      <w:sz w:val="20"/>
      <w:szCs w:val="24"/>
      <w:lang w:val="en-US" w:eastAsia="zh-CN"/>
    </w:rPr>
  </w:style>
  <w:style w:type="character" w:customStyle="1" w:styleId="EmailStyle349">
    <w:name w:val="EmailStyle349"/>
    <w:qFormat/>
    <w:rsid w:val="005912D9"/>
    <w:rPr>
      <w:rFonts w:ascii="Arial" w:eastAsia="宋体" w:hAnsi="Arial" w:cs="Arial" w:hint="default"/>
      <w:color w:val="auto"/>
      <w:kern w:val="2"/>
      <w:sz w:val="20"/>
      <w:szCs w:val="24"/>
      <w:lang w:val="en-US" w:eastAsia="zh-CN"/>
    </w:rPr>
  </w:style>
  <w:style w:type="character" w:customStyle="1" w:styleId="EmailStyle4541">
    <w:name w:val="EmailStyle4541"/>
    <w:qFormat/>
    <w:rsid w:val="005912D9"/>
    <w:rPr>
      <w:rFonts w:ascii="Arial" w:eastAsia="宋体" w:hAnsi="Arial" w:cs="Arial" w:hint="default"/>
      <w:color w:val="auto"/>
      <w:kern w:val="2"/>
      <w:sz w:val="20"/>
      <w:szCs w:val="24"/>
      <w:lang w:val="en-US" w:eastAsia="zh-CN"/>
    </w:rPr>
  </w:style>
  <w:style w:type="character" w:customStyle="1" w:styleId="Charff7">
    <w:name w:val="明显引用 Char"/>
    <w:link w:val="2ffff5"/>
    <w:uiPriority w:val="13"/>
    <w:qFormat/>
    <w:rsid w:val="005912D9"/>
    <w:rPr>
      <w:b/>
      <w:bCs/>
      <w:i/>
      <w:iCs/>
      <w:color w:val="4F81BD"/>
      <w:szCs w:val="24"/>
    </w:rPr>
  </w:style>
  <w:style w:type="paragraph" w:customStyle="1" w:styleId="2ffff5">
    <w:name w:val="明显引用2"/>
    <w:basedOn w:val="af9"/>
    <w:link w:val="Charff7"/>
    <w:uiPriority w:val="13"/>
    <w:qFormat/>
    <w:rsid w:val="005912D9"/>
    <w:pPr>
      <w:widowControl/>
      <w:spacing w:before="360" w:after="360"/>
      <w:ind w:left="0" w:right="0" w:firstLine="0"/>
      <w:contextualSpacing/>
      <w:jc w:val="left"/>
    </w:pPr>
    <w:rPr>
      <w:rFonts w:ascii="Calibri" w:hAnsi="Calibri"/>
      <w:b/>
      <w:bCs/>
      <w:i/>
      <w:iCs/>
      <w:color w:val="4F81BD"/>
      <w:kern w:val="0"/>
      <w:sz w:val="20"/>
      <w:szCs w:val="24"/>
    </w:rPr>
  </w:style>
  <w:style w:type="character" w:customStyle="1" w:styleId="EmailStyle4091">
    <w:name w:val="EmailStyle4091"/>
    <w:qFormat/>
    <w:rsid w:val="005912D9"/>
    <w:rPr>
      <w:rFonts w:ascii="Arial" w:eastAsia="宋体" w:hAnsi="Arial" w:cs="Arial" w:hint="default"/>
      <w:color w:val="auto"/>
      <w:kern w:val="2"/>
      <w:sz w:val="20"/>
      <w:szCs w:val="24"/>
      <w:lang w:val="en-US" w:eastAsia="zh-CN"/>
    </w:rPr>
  </w:style>
  <w:style w:type="character" w:customStyle="1" w:styleId="EmailStyle4701">
    <w:name w:val="EmailStyle4701"/>
    <w:qFormat/>
    <w:rsid w:val="005912D9"/>
    <w:rPr>
      <w:rFonts w:ascii="Arial" w:eastAsia="宋体" w:hAnsi="Arial" w:cs="Arial" w:hint="default"/>
      <w:color w:val="auto"/>
      <w:kern w:val="2"/>
      <w:sz w:val="20"/>
      <w:szCs w:val="24"/>
      <w:lang w:val="en-US" w:eastAsia="zh-CN"/>
    </w:rPr>
  </w:style>
  <w:style w:type="character" w:customStyle="1" w:styleId="EmailStyle4651">
    <w:name w:val="EmailStyle4651"/>
    <w:qFormat/>
    <w:rsid w:val="005912D9"/>
    <w:rPr>
      <w:rFonts w:ascii="Arial" w:eastAsia="宋体" w:hAnsi="Arial" w:cs="Arial" w:hint="default"/>
      <w:color w:val="auto"/>
      <w:kern w:val="2"/>
      <w:sz w:val="20"/>
      <w:szCs w:val="24"/>
      <w:lang w:val="en-US" w:eastAsia="zh-CN"/>
    </w:rPr>
  </w:style>
  <w:style w:type="character" w:customStyle="1" w:styleId="Char80">
    <w:name w:val="普通(网站) Char8"/>
    <w:uiPriority w:val="30"/>
    <w:qFormat/>
    <w:rsid w:val="005912D9"/>
    <w:rPr>
      <w:b/>
      <w:bCs/>
      <w:i/>
      <w:iCs/>
      <w:color w:val="4F81BD"/>
      <w:kern w:val="2"/>
      <w:sz w:val="21"/>
      <w:szCs w:val="24"/>
    </w:rPr>
  </w:style>
  <w:style w:type="character" w:customStyle="1" w:styleId="EmailStyle4051">
    <w:name w:val="EmailStyle4051"/>
    <w:qFormat/>
    <w:rsid w:val="005912D9"/>
    <w:rPr>
      <w:rFonts w:ascii="Arial" w:eastAsia="宋体" w:hAnsi="Arial" w:cs="Arial" w:hint="default"/>
      <w:color w:val="auto"/>
      <w:kern w:val="2"/>
      <w:sz w:val="20"/>
      <w:szCs w:val="24"/>
      <w:lang w:val="en-US" w:eastAsia="zh-CN"/>
    </w:rPr>
  </w:style>
  <w:style w:type="character" w:customStyle="1" w:styleId="unnamed2">
    <w:name w:val="unnamed2"/>
    <w:basedOn w:val="a4"/>
    <w:qFormat/>
    <w:rsid w:val="005912D9"/>
  </w:style>
  <w:style w:type="character" w:customStyle="1" w:styleId="g1">
    <w:name w:val="g1"/>
    <w:qFormat/>
    <w:rsid w:val="005912D9"/>
    <w:rPr>
      <w:spacing w:val="400"/>
      <w:sz w:val="18"/>
      <w:szCs w:val="18"/>
    </w:rPr>
  </w:style>
  <w:style w:type="character" w:customStyle="1" w:styleId="222CharChar">
    <w:name w:val="样式 样式 样式 首行缩进:  2 字符 + 首行缩进:  2 字符 + 首行缩进:  2 字符 Char Char"/>
    <w:link w:val="2222"/>
    <w:qFormat/>
    <w:rsid w:val="005912D9"/>
    <w:rPr>
      <w:rFonts w:ascii="宋体" w:hAnsi="宋体" w:cs="宋体"/>
      <w:sz w:val="24"/>
      <w:szCs w:val="24"/>
    </w:rPr>
  </w:style>
  <w:style w:type="paragraph" w:customStyle="1" w:styleId="2222">
    <w:name w:val="样式 样式 样式 首行缩进:  2 字符 + 首行缩进:  2 字符 + 首行缩进:  2 字符"/>
    <w:basedOn w:val="a3"/>
    <w:link w:val="222CharChar"/>
    <w:qFormat/>
    <w:rsid w:val="005912D9"/>
    <w:pPr>
      <w:widowControl/>
      <w:spacing w:beforeLines="25" w:before="78" w:afterLines="25" w:after="78" w:line="360" w:lineRule="auto"/>
      <w:ind w:firstLineChars="500" w:firstLine="480"/>
      <w:jc w:val="left"/>
    </w:pPr>
    <w:rPr>
      <w:rFonts w:ascii="宋体" w:hAnsi="宋体" w:cs="宋体"/>
      <w:kern w:val="0"/>
      <w:sz w:val="24"/>
    </w:rPr>
  </w:style>
  <w:style w:type="character" w:customStyle="1" w:styleId="Char2f1">
    <w:name w:val="招股书正文 Char2"/>
    <w:qFormat/>
    <w:rsid w:val="005912D9"/>
    <w:rPr>
      <w:rFonts w:ascii="Tahoma" w:eastAsia="宋体" w:hAnsi="Tahoma" w:cs="Tahoma" w:hint="default"/>
      <w:kern w:val="2"/>
      <w:sz w:val="24"/>
      <w:szCs w:val="24"/>
      <w:lang w:val="en-US" w:eastAsia="zh-CN"/>
    </w:rPr>
  </w:style>
  <w:style w:type="character" w:customStyle="1" w:styleId="EmailStyle6871">
    <w:name w:val="EmailStyle6871"/>
    <w:qFormat/>
    <w:rsid w:val="005912D9"/>
    <w:rPr>
      <w:rFonts w:ascii="Arial" w:eastAsia="宋体" w:hAnsi="Arial" w:cs="Arial" w:hint="default"/>
      <w:color w:val="auto"/>
      <w:kern w:val="2"/>
      <w:sz w:val="18"/>
      <w:szCs w:val="20"/>
      <w:lang w:val="en-US" w:eastAsia="zh-CN"/>
    </w:rPr>
  </w:style>
  <w:style w:type="character" w:customStyle="1" w:styleId="EmailStyle4191">
    <w:name w:val="EmailStyle4191"/>
    <w:qFormat/>
    <w:rsid w:val="005912D9"/>
    <w:rPr>
      <w:rFonts w:ascii="Arial" w:eastAsia="宋体" w:hAnsi="Arial" w:cs="Arial" w:hint="default"/>
      <w:color w:val="auto"/>
      <w:kern w:val="2"/>
      <w:sz w:val="20"/>
      <w:szCs w:val="24"/>
      <w:lang w:val="en-US" w:eastAsia="zh-CN"/>
    </w:rPr>
  </w:style>
  <w:style w:type="character" w:customStyle="1" w:styleId="--333CharChar">
    <w:name w:val="自--333级别标题 Char Char"/>
    <w:link w:val="--333"/>
    <w:qFormat/>
    <w:rsid w:val="005912D9"/>
    <w:rPr>
      <w:b/>
      <w:bCs/>
      <w:sz w:val="24"/>
      <w:szCs w:val="24"/>
    </w:rPr>
  </w:style>
  <w:style w:type="paragraph" w:customStyle="1" w:styleId="--333">
    <w:name w:val="自--333级别标题"/>
    <w:basedOn w:val="--3"/>
    <w:link w:val="--333CharChar"/>
    <w:qFormat/>
    <w:rsid w:val="005912D9"/>
  </w:style>
  <w:style w:type="paragraph" w:customStyle="1" w:styleId="--3">
    <w:name w:val="自--3级标题"/>
    <w:basedOn w:val="-30"/>
    <w:link w:val="--3CharChar"/>
    <w:qFormat/>
    <w:rsid w:val="005912D9"/>
  </w:style>
  <w:style w:type="paragraph" w:customStyle="1" w:styleId="-30">
    <w:name w:val="自-3级标题"/>
    <w:basedOn w:val="3"/>
    <w:link w:val="-3CharChar"/>
    <w:qFormat/>
    <w:rsid w:val="005912D9"/>
    <w:pPr>
      <w:widowControl/>
      <w:autoSpaceDE w:val="0"/>
      <w:autoSpaceDN w:val="0"/>
      <w:adjustRightInd w:val="0"/>
      <w:snapToGrid w:val="0"/>
      <w:spacing w:before="25" w:after="25" w:line="360" w:lineRule="auto"/>
      <w:ind w:firstLineChars="0" w:firstLine="0"/>
      <w:jc w:val="left"/>
    </w:pPr>
    <w:rPr>
      <w:rFonts w:ascii="Calibri" w:hAnsi="Calibri"/>
      <w:kern w:val="0"/>
      <w:sz w:val="24"/>
      <w:szCs w:val="24"/>
    </w:rPr>
  </w:style>
  <w:style w:type="character" w:customStyle="1" w:styleId="Char50">
    <w:name w:val="普通(网站) Char5"/>
    <w:uiPriority w:val="30"/>
    <w:qFormat/>
    <w:rsid w:val="005912D9"/>
    <w:rPr>
      <w:b/>
      <w:bCs/>
      <w:i/>
      <w:iCs/>
      <w:color w:val="4F81BD"/>
      <w:kern w:val="2"/>
      <w:sz w:val="21"/>
      <w:szCs w:val="24"/>
    </w:rPr>
  </w:style>
  <w:style w:type="character" w:customStyle="1" w:styleId="style2">
    <w:name w:val="style2"/>
    <w:qFormat/>
    <w:rsid w:val="005912D9"/>
  </w:style>
  <w:style w:type="character" w:customStyle="1" w:styleId="EmailStyle4241">
    <w:name w:val="EmailStyle4241"/>
    <w:qFormat/>
    <w:rsid w:val="005912D9"/>
    <w:rPr>
      <w:rFonts w:ascii="Arial" w:eastAsia="宋体" w:hAnsi="Arial" w:cs="Arial" w:hint="default"/>
      <w:color w:val="auto"/>
      <w:kern w:val="2"/>
      <w:sz w:val="20"/>
      <w:szCs w:val="24"/>
      <w:lang w:val="en-US" w:eastAsia="zh-CN"/>
    </w:rPr>
  </w:style>
  <w:style w:type="character" w:customStyle="1" w:styleId="EmailStyle3611">
    <w:name w:val="EmailStyle3611"/>
    <w:qFormat/>
    <w:rsid w:val="005912D9"/>
    <w:rPr>
      <w:rFonts w:ascii="Arial" w:eastAsia="宋体" w:hAnsi="Arial" w:cs="Arial" w:hint="default"/>
      <w:color w:val="auto"/>
      <w:kern w:val="2"/>
      <w:sz w:val="20"/>
      <w:szCs w:val="24"/>
      <w:lang w:val="en-US" w:eastAsia="zh-CN"/>
    </w:rPr>
  </w:style>
  <w:style w:type="character" w:customStyle="1" w:styleId="affffffffffff3">
    <w:name w:val="正文文本_"/>
    <w:link w:val="4fe"/>
    <w:qFormat/>
    <w:rsid w:val="005912D9"/>
    <w:rPr>
      <w:rFonts w:ascii="黑体" w:eastAsia="黑体" w:hAnsi="黑体" w:cs="黑体"/>
      <w:sz w:val="23"/>
      <w:szCs w:val="23"/>
      <w:shd w:val="clear" w:color="auto" w:fill="FFFFFF"/>
    </w:rPr>
  </w:style>
  <w:style w:type="paragraph" w:customStyle="1" w:styleId="4fe">
    <w:name w:val="正文文本4"/>
    <w:basedOn w:val="a3"/>
    <w:link w:val="affffffffffff3"/>
    <w:qFormat/>
    <w:rsid w:val="005912D9"/>
    <w:pPr>
      <w:widowControl/>
      <w:shd w:val="clear" w:color="auto" w:fill="FFFFFF"/>
      <w:spacing w:beforeLines="25" w:before="78" w:afterLines="25" w:after="78" w:line="360" w:lineRule="exact"/>
      <w:ind w:hanging="420"/>
      <w:jc w:val="distribute"/>
    </w:pPr>
    <w:rPr>
      <w:rFonts w:ascii="黑体" w:eastAsia="黑体" w:hAnsi="黑体" w:cs="黑体"/>
      <w:kern w:val="0"/>
      <w:sz w:val="23"/>
      <w:szCs w:val="23"/>
      <w:shd w:val="clear" w:color="auto" w:fill="FFFFFF"/>
    </w:rPr>
  </w:style>
  <w:style w:type="character" w:customStyle="1" w:styleId="EmailStyle3971">
    <w:name w:val="EmailStyle3971"/>
    <w:qFormat/>
    <w:rsid w:val="005912D9"/>
    <w:rPr>
      <w:rFonts w:ascii="Arial" w:eastAsia="宋体" w:hAnsi="Arial" w:cs="Arial" w:hint="default"/>
      <w:color w:val="auto"/>
      <w:kern w:val="2"/>
      <w:sz w:val="20"/>
      <w:szCs w:val="24"/>
      <w:lang w:val="en-US" w:eastAsia="zh-CN"/>
    </w:rPr>
  </w:style>
  <w:style w:type="character" w:customStyle="1" w:styleId="06CharChar">
    <w:name w:val="06中信_表格标题 Char Char"/>
    <w:qFormat/>
    <w:rsid w:val="005912D9"/>
    <w:rPr>
      <w:rFonts w:ascii="宋体" w:eastAsia="宋体" w:hAnsi="宋体" w:hint="eastAsia"/>
      <w:b/>
      <w:bCs/>
      <w:color w:val="003366"/>
      <w:kern w:val="2"/>
      <w:lang w:val="en-US" w:eastAsia="zh-CN"/>
    </w:rPr>
  </w:style>
  <w:style w:type="character" w:customStyle="1" w:styleId="EmailStyle4281">
    <w:name w:val="EmailStyle4281"/>
    <w:qFormat/>
    <w:rsid w:val="005912D9"/>
    <w:rPr>
      <w:rFonts w:ascii="Arial" w:eastAsia="宋体" w:hAnsi="Arial" w:cs="Arial" w:hint="default"/>
      <w:color w:val="auto"/>
      <w:kern w:val="2"/>
      <w:sz w:val="20"/>
      <w:szCs w:val="24"/>
      <w:lang w:val="en-US" w:eastAsia="zh-CN"/>
    </w:rPr>
  </w:style>
  <w:style w:type="character" w:customStyle="1" w:styleId="H2CharChar">
    <w:name w:val="H2 Char Char"/>
    <w:qFormat/>
    <w:rsid w:val="005912D9"/>
    <w:rPr>
      <w:rFonts w:ascii="Arial" w:eastAsia="黑体" w:hAnsi="Arial" w:cs="Times New Roman" w:hint="default"/>
      <w:b/>
      <w:bCs/>
      <w:sz w:val="32"/>
      <w:szCs w:val="32"/>
    </w:rPr>
  </w:style>
  <w:style w:type="character" w:customStyle="1" w:styleId="EmailStyle4421">
    <w:name w:val="EmailStyle4421"/>
    <w:qFormat/>
    <w:rsid w:val="005912D9"/>
    <w:rPr>
      <w:rFonts w:ascii="Arial" w:eastAsia="宋体" w:hAnsi="Arial" w:cs="Arial" w:hint="default"/>
      <w:color w:val="auto"/>
      <w:kern w:val="2"/>
      <w:sz w:val="20"/>
      <w:szCs w:val="24"/>
      <w:lang w:val="en-US" w:eastAsia="zh-CN"/>
    </w:rPr>
  </w:style>
  <w:style w:type="character" w:customStyle="1" w:styleId="apple-style-span">
    <w:name w:val="apple-style-span"/>
    <w:uiPriority w:val="99"/>
    <w:qFormat/>
    <w:rsid w:val="005912D9"/>
  </w:style>
  <w:style w:type="character" w:customStyle="1" w:styleId="EmailStyle4401">
    <w:name w:val="EmailStyle4401"/>
    <w:qFormat/>
    <w:rsid w:val="005912D9"/>
    <w:rPr>
      <w:rFonts w:ascii="Arial" w:eastAsia="宋体" w:hAnsi="Arial" w:cs="Arial" w:hint="default"/>
      <w:color w:val="auto"/>
      <w:kern w:val="2"/>
      <w:sz w:val="20"/>
      <w:szCs w:val="24"/>
      <w:lang w:val="en-US" w:eastAsia="zh-CN"/>
    </w:rPr>
  </w:style>
  <w:style w:type="character" w:customStyle="1" w:styleId="-CharChar0">
    <w:name w:val="表-正文 Char Char"/>
    <w:link w:val="-6"/>
    <w:qFormat/>
    <w:rsid w:val="005912D9"/>
    <w:rPr>
      <w:color w:val="000000"/>
      <w:szCs w:val="21"/>
    </w:rPr>
  </w:style>
  <w:style w:type="paragraph" w:customStyle="1" w:styleId="-6">
    <w:name w:val="表-正文"/>
    <w:basedOn w:val="a3"/>
    <w:link w:val="-CharChar0"/>
    <w:qFormat/>
    <w:rsid w:val="005912D9"/>
    <w:pPr>
      <w:widowControl/>
      <w:spacing w:beforeLines="25" w:before="78" w:afterLines="25" w:after="78"/>
      <w:jc w:val="center"/>
    </w:pPr>
    <w:rPr>
      <w:color w:val="000000"/>
      <w:kern w:val="0"/>
      <w:sz w:val="20"/>
      <w:szCs w:val="21"/>
    </w:rPr>
  </w:style>
  <w:style w:type="character" w:customStyle="1" w:styleId="p20red1">
    <w:name w:val="p20red1"/>
    <w:qFormat/>
    <w:rsid w:val="005912D9"/>
    <w:rPr>
      <w:rFonts w:ascii="宋体" w:eastAsia="宋体" w:hAnsi="宋体" w:hint="eastAsia"/>
      <w:b/>
      <w:bCs/>
      <w:color w:val="D40202"/>
      <w:kern w:val="2"/>
      <w:sz w:val="32"/>
      <w:szCs w:val="32"/>
      <w:lang w:val="en-US" w:eastAsia="zh-CN"/>
    </w:rPr>
  </w:style>
  <w:style w:type="character" w:customStyle="1" w:styleId="EmailStyle3841">
    <w:name w:val="EmailStyle3841"/>
    <w:qFormat/>
    <w:rsid w:val="005912D9"/>
    <w:rPr>
      <w:rFonts w:ascii="Arial" w:eastAsia="宋体" w:hAnsi="Arial" w:cs="Arial" w:hint="default"/>
      <w:color w:val="auto"/>
      <w:kern w:val="2"/>
      <w:sz w:val="20"/>
      <w:szCs w:val="24"/>
      <w:lang w:val="en-US" w:eastAsia="zh-CN"/>
    </w:rPr>
  </w:style>
  <w:style w:type="character" w:customStyle="1" w:styleId="defaultfont1">
    <w:name w:val="defaultfont1"/>
    <w:qFormat/>
    <w:rsid w:val="005912D9"/>
    <w:rPr>
      <w:rFonts w:ascii="Arial" w:eastAsia="宋体" w:hAnsi="Arial" w:cs="Arial" w:hint="default"/>
      <w:kern w:val="2"/>
      <w:sz w:val="22"/>
      <w:szCs w:val="22"/>
      <w:lang w:val="en-US" w:eastAsia="zh-CN"/>
    </w:rPr>
  </w:style>
  <w:style w:type="character" w:customStyle="1" w:styleId="-CharChar1">
    <w:name w:val="自-二级标题 Char Char"/>
    <w:link w:val="-7"/>
    <w:qFormat/>
    <w:rsid w:val="005912D9"/>
    <w:rPr>
      <w:rFonts w:eastAsia="黑体"/>
      <w:b/>
      <w:color w:val="000000"/>
      <w:sz w:val="30"/>
      <w:szCs w:val="30"/>
    </w:rPr>
  </w:style>
  <w:style w:type="paragraph" w:customStyle="1" w:styleId="-7">
    <w:name w:val="自-二级标题"/>
    <w:basedOn w:val="2"/>
    <w:link w:val="-CharChar1"/>
    <w:qFormat/>
    <w:rsid w:val="005912D9"/>
    <w:pPr>
      <w:widowControl/>
      <w:autoSpaceDE w:val="0"/>
      <w:autoSpaceDN w:val="0"/>
      <w:adjustRightInd w:val="0"/>
      <w:snapToGrid w:val="0"/>
      <w:spacing w:beforeLines="0" w:after="0" w:line="360" w:lineRule="auto"/>
      <w:ind w:firstLineChars="0" w:firstLine="0"/>
      <w:jc w:val="left"/>
    </w:pPr>
    <w:rPr>
      <w:rFonts w:ascii="Calibri" w:hAnsi="Calibri"/>
      <w:bCs w:val="0"/>
      <w:color w:val="000000"/>
      <w:kern w:val="0"/>
      <w:sz w:val="30"/>
      <w:szCs w:val="30"/>
    </w:rPr>
  </w:style>
  <w:style w:type="character" w:customStyle="1" w:styleId="EmailStyle4631">
    <w:name w:val="EmailStyle4631"/>
    <w:qFormat/>
    <w:rsid w:val="005912D9"/>
    <w:rPr>
      <w:rFonts w:ascii="Arial" w:eastAsia="宋体" w:hAnsi="Arial" w:cs="Arial" w:hint="default"/>
      <w:color w:val="auto"/>
      <w:kern w:val="2"/>
      <w:sz w:val="20"/>
      <w:szCs w:val="24"/>
      <w:lang w:val="en-US" w:eastAsia="zh-CN"/>
    </w:rPr>
  </w:style>
  <w:style w:type="character" w:customStyle="1" w:styleId="EmailStyle4271">
    <w:name w:val="EmailStyle4271"/>
    <w:qFormat/>
    <w:rsid w:val="005912D9"/>
    <w:rPr>
      <w:rFonts w:ascii="Arial" w:eastAsia="宋体" w:hAnsi="Arial" w:cs="Arial" w:hint="default"/>
      <w:color w:val="auto"/>
      <w:kern w:val="2"/>
      <w:sz w:val="20"/>
      <w:szCs w:val="24"/>
      <w:lang w:val="en-US" w:eastAsia="zh-CN"/>
    </w:rPr>
  </w:style>
  <w:style w:type="character" w:customStyle="1" w:styleId="EmailStyle354">
    <w:name w:val="EmailStyle354"/>
    <w:qFormat/>
    <w:rsid w:val="005912D9"/>
    <w:rPr>
      <w:rFonts w:ascii="Arial" w:eastAsia="宋体" w:hAnsi="Arial" w:cs="Arial" w:hint="default"/>
      <w:color w:val="auto"/>
      <w:kern w:val="2"/>
      <w:sz w:val="20"/>
      <w:szCs w:val="24"/>
      <w:lang w:val="en-US" w:eastAsia="zh-CN"/>
    </w:rPr>
  </w:style>
  <w:style w:type="character" w:customStyle="1" w:styleId="biaoti11">
    <w:name w:val="biaoti11"/>
    <w:qFormat/>
    <w:rsid w:val="005912D9"/>
    <w:rPr>
      <w:rFonts w:ascii="宋体" w:eastAsia="宋体" w:hAnsi="宋体" w:hint="eastAsia"/>
      <w:b/>
      <w:bCs/>
      <w:color w:val="094C8D"/>
      <w:kern w:val="2"/>
      <w:sz w:val="24"/>
      <w:szCs w:val="24"/>
      <w:u w:val="none"/>
      <w:lang w:val="en-US" w:eastAsia="zh-CN"/>
    </w:rPr>
  </w:style>
  <w:style w:type="character" w:customStyle="1" w:styleId="EmailStyle3851">
    <w:name w:val="EmailStyle3851"/>
    <w:qFormat/>
    <w:rsid w:val="005912D9"/>
    <w:rPr>
      <w:rFonts w:ascii="Arial" w:eastAsia="宋体" w:hAnsi="Arial" w:cs="Arial" w:hint="default"/>
      <w:color w:val="auto"/>
      <w:kern w:val="2"/>
      <w:sz w:val="20"/>
      <w:szCs w:val="24"/>
      <w:lang w:val="en-US" w:eastAsia="zh-CN"/>
    </w:rPr>
  </w:style>
  <w:style w:type="character" w:customStyle="1" w:styleId="EmailStyle3781">
    <w:name w:val="EmailStyle3781"/>
    <w:qFormat/>
    <w:rsid w:val="005912D9"/>
    <w:rPr>
      <w:rFonts w:ascii="Arial" w:eastAsia="宋体" w:hAnsi="Arial" w:cs="Arial" w:hint="default"/>
      <w:color w:val="auto"/>
      <w:kern w:val="2"/>
      <w:sz w:val="20"/>
      <w:szCs w:val="24"/>
      <w:lang w:val="en-US" w:eastAsia="zh-CN"/>
    </w:rPr>
  </w:style>
  <w:style w:type="character" w:customStyle="1" w:styleId="EmailStyle4251">
    <w:name w:val="EmailStyle4251"/>
    <w:qFormat/>
    <w:rsid w:val="005912D9"/>
    <w:rPr>
      <w:rFonts w:ascii="Arial" w:eastAsia="宋体" w:hAnsi="Arial" w:cs="Arial" w:hint="default"/>
      <w:color w:val="auto"/>
      <w:kern w:val="2"/>
      <w:sz w:val="20"/>
      <w:szCs w:val="24"/>
      <w:lang w:val="en-US" w:eastAsia="zh-CN"/>
    </w:rPr>
  </w:style>
  <w:style w:type="character" w:customStyle="1" w:styleId="zhengwenCharChar">
    <w:name w:val="zhengwen Char Char"/>
    <w:link w:val="zhengwen"/>
    <w:qFormat/>
    <w:rsid w:val="005912D9"/>
    <w:rPr>
      <w:sz w:val="24"/>
      <w:szCs w:val="24"/>
    </w:rPr>
  </w:style>
  <w:style w:type="paragraph" w:customStyle="1" w:styleId="zhengwen">
    <w:name w:val="zhengwen"/>
    <w:basedOn w:val="a3"/>
    <w:link w:val="zhengwenCharChar"/>
    <w:qFormat/>
    <w:rsid w:val="005912D9"/>
    <w:pPr>
      <w:widowControl/>
      <w:spacing w:beforeLines="50" w:afterLines="25" w:after="78" w:line="360" w:lineRule="auto"/>
      <w:ind w:firstLineChars="200" w:firstLine="480"/>
      <w:jc w:val="left"/>
    </w:pPr>
    <w:rPr>
      <w:kern w:val="0"/>
      <w:sz w:val="24"/>
    </w:rPr>
  </w:style>
  <w:style w:type="character" w:customStyle="1" w:styleId="EmailStyle277">
    <w:name w:val="EmailStyle277"/>
    <w:qFormat/>
    <w:rsid w:val="005912D9"/>
    <w:rPr>
      <w:rFonts w:ascii="Arial" w:eastAsia="宋体" w:hAnsi="Arial" w:cs="Arial" w:hint="default"/>
      <w:color w:val="auto"/>
      <w:kern w:val="2"/>
      <w:sz w:val="20"/>
      <w:szCs w:val="24"/>
      <w:lang w:val="en-US" w:eastAsia="zh-CN"/>
    </w:rPr>
  </w:style>
  <w:style w:type="character" w:customStyle="1" w:styleId="LegalLevel111CharChar1">
    <w:name w:val="Legal Level 1.1.1. Char Char1"/>
    <w:qFormat/>
    <w:rsid w:val="005912D9"/>
    <w:rPr>
      <w:rFonts w:ascii="Arial" w:eastAsia="黑体" w:hAnsi="Arial" w:cs="Times New Roman" w:hint="default"/>
      <w:color w:val="000000"/>
      <w:kern w:val="0"/>
      <w:sz w:val="24"/>
      <w:szCs w:val="20"/>
    </w:rPr>
  </w:style>
  <w:style w:type="character" w:customStyle="1" w:styleId="EmailStyle3681">
    <w:name w:val="EmailStyle3681"/>
    <w:qFormat/>
    <w:rsid w:val="005912D9"/>
    <w:rPr>
      <w:rFonts w:ascii="Arial" w:eastAsia="宋体" w:hAnsi="Arial" w:cs="Arial" w:hint="default"/>
      <w:color w:val="auto"/>
      <w:kern w:val="2"/>
      <w:sz w:val="20"/>
      <w:szCs w:val="24"/>
      <w:lang w:val="en-US" w:eastAsia="zh-CN"/>
    </w:rPr>
  </w:style>
  <w:style w:type="character" w:customStyle="1" w:styleId="EmailStyle4501">
    <w:name w:val="EmailStyle4501"/>
    <w:qFormat/>
    <w:rsid w:val="005912D9"/>
    <w:rPr>
      <w:rFonts w:ascii="Arial" w:eastAsia="宋体" w:hAnsi="Arial" w:cs="Arial" w:hint="default"/>
      <w:color w:val="auto"/>
      <w:kern w:val="2"/>
      <w:sz w:val="20"/>
      <w:szCs w:val="24"/>
      <w:lang w:val="en-US" w:eastAsia="zh-CN"/>
    </w:rPr>
  </w:style>
  <w:style w:type="character" w:customStyle="1" w:styleId="style191">
    <w:name w:val="style191"/>
    <w:qFormat/>
    <w:rsid w:val="005912D9"/>
    <w:rPr>
      <w:rFonts w:ascii="宋体" w:eastAsia="宋体" w:hAnsi="宋体" w:hint="eastAsia"/>
      <w:kern w:val="2"/>
      <w:sz w:val="20"/>
      <w:szCs w:val="20"/>
      <w:lang w:val="en-US" w:eastAsia="zh-CN"/>
    </w:rPr>
  </w:style>
  <w:style w:type="character" w:customStyle="1" w:styleId="EmailStyle4151">
    <w:name w:val="EmailStyle4151"/>
    <w:qFormat/>
    <w:rsid w:val="005912D9"/>
    <w:rPr>
      <w:rFonts w:ascii="Arial" w:eastAsia="宋体" w:hAnsi="Arial" w:cs="Arial" w:hint="default"/>
      <w:color w:val="auto"/>
      <w:kern w:val="2"/>
      <w:sz w:val="20"/>
      <w:szCs w:val="24"/>
      <w:lang w:val="en-US" w:eastAsia="zh-CN"/>
    </w:rPr>
  </w:style>
  <w:style w:type="character" w:customStyle="1" w:styleId="EmailStyle4001">
    <w:name w:val="EmailStyle4001"/>
    <w:qFormat/>
    <w:rsid w:val="005912D9"/>
    <w:rPr>
      <w:rFonts w:ascii="Arial" w:eastAsia="宋体" w:hAnsi="Arial" w:cs="Arial" w:hint="default"/>
      <w:color w:val="auto"/>
      <w:kern w:val="2"/>
      <w:sz w:val="20"/>
      <w:szCs w:val="24"/>
      <w:lang w:val="en-US" w:eastAsia="zh-CN"/>
    </w:rPr>
  </w:style>
  <w:style w:type="character" w:customStyle="1" w:styleId="EmailStyle274">
    <w:name w:val="EmailStyle274"/>
    <w:qFormat/>
    <w:rsid w:val="005912D9"/>
    <w:rPr>
      <w:rFonts w:ascii="Arial" w:eastAsia="宋体" w:hAnsi="Arial" w:cs="Arial" w:hint="default"/>
      <w:color w:val="auto"/>
      <w:kern w:val="2"/>
      <w:sz w:val="20"/>
      <w:szCs w:val="24"/>
      <w:lang w:val="en-US" w:eastAsia="zh-CN"/>
    </w:rPr>
  </w:style>
  <w:style w:type="character" w:customStyle="1" w:styleId="4Char2">
    <w:name w:val="标题 4 Char2"/>
    <w:qFormat/>
    <w:rsid w:val="005912D9"/>
    <w:rPr>
      <w:rFonts w:ascii="Arial" w:eastAsia="黑体" w:hAnsi="Arial" w:cs="Times New Roman" w:hint="default"/>
      <w:b/>
      <w:bCs/>
      <w:kern w:val="2"/>
      <w:sz w:val="28"/>
      <w:szCs w:val="28"/>
      <w:lang w:val="en-US" w:eastAsia="zh-CN"/>
    </w:rPr>
  </w:style>
  <w:style w:type="character" w:customStyle="1" w:styleId="EmailStyle4361">
    <w:name w:val="EmailStyle4361"/>
    <w:qFormat/>
    <w:rsid w:val="005912D9"/>
    <w:rPr>
      <w:rFonts w:ascii="Arial" w:eastAsia="宋体" w:hAnsi="Arial" w:cs="Arial" w:hint="default"/>
      <w:color w:val="auto"/>
      <w:kern w:val="2"/>
      <w:sz w:val="20"/>
      <w:szCs w:val="24"/>
      <w:lang w:val="en-US" w:eastAsia="zh-CN"/>
    </w:rPr>
  </w:style>
  <w:style w:type="character" w:customStyle="1" w:styleId="Char2f2">
    <w:name w:val="普通(网站) Char2"/>
    <w:uiPriority w:val="34"/>
    <w:qFormat/>
    <w:rsid w:val="005912D9"/>
    <w:rPr>
      <w:kern w:val="2"/>
      <w:sz w:val="18"/>
      <w:szCs w:val="18"/>
    </w:rPr>
  </w:style>
  <w:style w:type="character" w:customStyle="1" w:styleId="EmailStyle280">
    <w:name w:val="EmailStyle280"/>
    <w:qFormat/>
    <w:rsid w:val="005912D9"/>
    <w:rPr>
      <w:rFonts w:ascii="Arial" w:eastAsia="宋体" w:hAnsi="Arial" w:cs="Arial" w:hint="default"/>
      <w:color w:val="auto"/>
      <w:kern w:val="2"/>
      <w:sz w:val="20"/>
      <w:szCs w:val="24"/>
      <w:lang w:val="en-US" w:eastAsia="zh-CN"/>
    </w:rPr>
  </w:style>
  <w:style w:type="character" w:customStyle="1" w:styleId="3zw">
    <w:name w:val="3zw"/>
    <w:basedOn w:val="a4"/>
    <w:qFormat/>
    <w:rsid w:val="005912D9"/>
  </w:style>
  <w:style w:type="character" w:customStyle="1" w:styleId="txtcontent11">
    <w:name w:val="txtcontent11"/>
    <w:qFormat/>
    <w:rsid w:val="005912D9"/>
    <w:rPr>
      <w:rFonts w:ascii="ˎ̥" w:hAnsi="ˎ̥" w:hint="default"/>
      <w:color w:val="000000"/>
      <w:sz w:val="21"/>
      <w:szCs w:val="21"/>
    </w:rPr>
  </w:style>
  <w:style w:type="character" w:customStyle="1" w:styleId="CharChar19">
    <w:name w:val="Char Char19"/>
    <w:qFormat/>
    <w:rsid w:val="005912D9"/>
    <w:rPr>
      <w:rFonts w:ascii="宋体" w:eastAsia="宋体" w:hAnsi="宋体" w:hint="eastAsia"/>
      <w:kern w:val="2"/>
      <w:sz w:val="21"/>
      <w:szCs w:val="21"/>
      <w:lang w:val="en-US" w:eastAsia="zh-CN"/>
    </w:rPr>
  </w:style>
  <w:style w:type="character" w:customStyle="1" w:styleId="EmailStyle3661">
    <w:name w:val="EmailStyle3661"/>
    <w:qFormat/>
    <w:rsid w:val="005912D9"/>
    <w:rPr>
      <w:rFonts w:ascii="Arial" w:eastAsia="宋体" w:hAnsi="Arial" w:cs="Arial" w:hint="default"/>
      <w:color w:val="auto"/>
      <w:kern w:val="2"/>
      <w:sz w:val="20"/>
      <w:szCs w:val="24"/>
      <w:lang w:val="en-US" w:eastAsia="zh-CN"/>
    </w:rPr>
  </w:style>
  <w:style w:type="character" w:customStyle="1" w:styleId="CharCharChar1CharCharChar0">
    <w:name w:val="第四层 （一） Char Char Char1 Char Char Char"/>
    <w:qFormat/>
    <w:rsid w:val="005912D9"/>
    <w:rPr>
      <w:rFonts w:ascii="Tahoma" w:eastAsia="宋体" w:hAnsi="Tahoma" w:cs="Tahoma" w:hint="default"/>
      <w:b/>
      <w:bCs/>
      <w:kern w:val="2"/>
      <w:sz w:val="24"/>
      <w:szCs w:val="24"/>
      <w:lang w:val="en-US" w:eastAsia="zh-CN"/>
    </w:rPr>
  </w:style>
  <w:style w:type="character" w:customStyle="1" w:styleId="il">
    <w:name w:val="il"/>
    <w:qFormat/>
    <w:rsid w:val="005912D9"/>
  </w:style>
  <w:style w:type="character" w:customStyle="1" w:styleId="CharCharf7">
    <w:name w:val="文稿 Char Char"/>
    <w:link w:val="affffffffffff4"/>
    <w:qFormat/>
    <w:rsid w:val="005912D9"/>
    <w:rPr>
      <w:sz w:val="28"/>
      <w:szCs w:val="24"/>
    </w:rPr>
  </w:style>
  <w:style w:type="paragraph" w:customStyle="1" w:styleId="affffffffffff4">
    <w:name w:val="文稿"/>
    <w:basedOn w:val="a3"/>
    <w:link w:val="CharCharf7"/>
    <w:qFormat/>
    <w:rsid w:val="005912D9"/>
    <w:pPr>
      <w:widowControl/>
      <w:spacing w:beforeLines="25" w:before="78" w:afterLines="25" w:after="78" w:line="480" w:lineRule="auto"/>
      <w:ind w:firstLineChars="200" w:firstLine="560"/>
      <w:jc w:val="left"/>
    </w:pPr>
    <w:rPr>
      <w:kern w:val="0"/>
      <w:sz w:val="28"/>
    </w:rPr>
  </w:style>
  <w:style w:type="character" w:customStyle="1" w:styleId="small">
    <w:name w:val="small"/>
    <w:qFormat/>
    <w:rsid w:val="005912D9"/>
  </w:style>
  <w:style w:type="character" w:customStyle="1" w:styleId="SectionHeadingChar">
    <w:name w:val="Section Heading Char"/>
    <w:qFormat/>
    <w:rsid w:val="005912D9"/>
    <w:rPr>
      <w:rFonts w:ascii="宋体" w:eastAsia="宋体" w:hAnsi="宋体" w:hint="eastAsia"/>
      <w:b/>
      <w:bCs/>
      <w:kern w:val="44"/>
      <w:sz w:val="44"/>
      <w:szCs w:val="44"/>
      <w:lang w:val="en-US" w:eastAsia="zh-CN"/>
    </w:rPr>
  </w:style>
  <w:style w:type="character" w:customStyle="1" w:styleId="EmailStyle4641">
    <w:name w:val="EmailStyle4641"/>
    <w:qFormat/>
    <w:rsid w:val="005912D9"/>
    <w:rPr>
      <w:rFonts w:ascii="Arial" w:eastAsia="宋体" w:hAnsi="Arial" w:cs="Arial" w:hint="default"/>
      <w:color w:val="auto"/>
      <w:kern w:val="2"/>
      <w:sz w:val="20"/>
      <w:szCs w:val="24"/>
      <w:lang w:val="en-US" w:eastAsia="zh-CN"/>
    </w:rPr>
  </w:style>
  <w:style w:type="character" w:customStyle="1" w:styleId="EmailStyle3921">
    <w:name w:val="EmailStyle3921"/>
    <w:qFormat/>
    <w:rsid w:val="005912D9"/>
    <w:rPr>
      <w:rFonts w:ascii="Arial" w:eastAsia="宋体" w:hAnsi="Arial" w:cs="Arial" w:hint="default"/>
      <w:color w:val="auto"/>
      <w:kern w:val="2"/>
      <w:sz w:val="20"/>
      <w:szCs w:val="24"/>
      <w:lang w:val="en-US" w:eastAsia="zh-CN"/>
    </w:rPr>
  </w:style>
  <w:style w:type="character" w:customStyle="1" w:styleId="Charff8">
    <w:name w:val="无间隔 Char"/>
    <w:link w:val="3ffb"/>
    <w:qFormat/>
    <w:rsid w:val="005912D9"/>
    <w:rPr>
      <w:szCs w:val="24"/>
    </w:rPr>
  </w:style>
  <w:style w:type="paragraph" w:customStyle="1" w:styleId="3ffb">
    <w:name w:val="无间隔3"/>
    <w:link w:val="Charff8"/>
    <w:qFormat/>
    <w:rsid w:val="005912D9"/>
    <w:pPr>
      <w:widowControl w:val="0"/>
      <w:jc w:val="both"/>
    </w:pPr>
    <w:rPr>
      <w:szCs w:val="24"/>
    </w:rPr>
  </w:style>
  <w:style w:type="character" w:customStyle="1" w:styleId="px14">
    <w:name w:val="px14"/>
    <w:basedOn w:val="a4"/>
    <w:qFormat/>
    <w:rsid w:val="005912D9"/>
  </w:style>
  <w:style w:type="character" w:customStyle="1" w:styleId="z-Char0">
    <w:name w:val="z-窗体顶端 Char"/>
    <w:uiPriority w:val="99"/>
    <w:qFormat/>
    <w:rsid w:val="005912D9"/>
    <w:rPr>
      <w:rFonts w:ascii="Arial" w:eastAsia="宋体" w:hAnsi="Arial" w:cs="Arial"/>
      <w:vanish/>
      <w:sz w:val="16"/>
      <w:szCs w:val="16"/>
    </w:rPr>
  </w:style>
  <w:style w:type="character" w:customStyle="1" w:styleId="11c">
    <w:name w:val="不明显强调11"/>
    <w:qFormat/>
    <w:rsid w:val="005912D9"/>
    <w:rPr>
      <w:i/>
      <w:iCs/>
      <w:color w:val="808080"/>
    </w:rPr>
  </w:style>
  <w:style w:type="character" w:customStyle="1" w:styleId="-4CharChar">
    <w:name w:val="自-4级标题 Char Char"/>
    <w:link w:val="-40"/>
    <w:qFormat/>
    <w:rsid w:val="005912D9"/>
    <w:rPr>
      <w:b/>
      <w:color w:val="000000"/>
      <w:sz w:val="24"/>
      <w:szCs w:val="24"/>
    </w:rPr>
  </w:style>
  <w:style w:type="paragraph" w:customStyle="1" w:styleId="-40">
    <w:name w:val="自-4级标题"/>
    <w:basedOn w:val="a3"/>
    <w:link w:val="-4CharChar"/>
    <w:qFormat/>
    <w:rsid w:val="005912D9"/>
    <w:pPr>
      <w:widowControl/>
      <w:autoSpaceDE w:val="0"/>
      <w:autoSpaceDN w:val="0"/>
      <w:adjustRightInd w:val="0"/>
      <w:snapToGrid w:val="0"/>
      <w:spacing w:beforeLines="50" w:afterLines="25" w:after="78" w:line="360" w:lineRule="auto"/>
      <w:ind w:firstLineChars="200" w:firstLine="482"/>
      <w:jc w:val="left"/>
    </w:pPr>
    <w:rPr>
      <w:b/>
      <w:color w:val="000000"/>
      <w:kern w:val="0"/>
      <w:sz w:val="24"/>
    </w:rPr>
  </w:style>
  <w:style w:type="character" w:customStyle="1" w:styleId="Level2CharChar">
    <w:name w:val="Level 2 Char Char"/>
    <w:link w:val="Level2"/>
    <w:qFormat/>
    <w:rsid w:val="005912D9"/>
    <w:rPr>
      <w:rFonts w:ascii="Arial" w:hAnsi="Arial"/>
      <w:kern w:val="20"/>
      <w:sz w:val="24"/>
      <w:lang w:val="en-GB" w:eastAsia="en-US"/>
    </w:rPr>
  </w:style>
  <w:style w:type="character" w:customStyle="1" w:styleId="md2">
    <w:name w:val="md2"/>
    <w:qFormat/>
    <w:rsid w:val="005912D9"/>
    <w:rPr>
      <w:sz w:val="22"/>
      <w:szCs w:val="22"/>
    </w:rPr>
  </w:style>
  <w:style w:type="character" w:customStyle="1" w:styleId="EmailStyle2241">
    <w:name w:val="EmailStyle2241"/>
    <w:qFormat/>
    <w:rsid w:val="005912D9"/>
    <w:rPr>
      <w:rFonts w:ascii="Arial" w:eastAsia="宋体" w:hAnsi="Arial" w:cs="Arial" w:hint="default"/>
      <w:color w:val="auto"/>
      <w:kern w:val="2"/>
      <w:sz w:val="20"/>
      <w:szCs w:val="24"/>
      <w:lang w:val="en-US" w:eastAsia="zh-CN"/>
    </w:rPr>
  </w:style>
  <w:style w:type="character" w:customStyle="1" w:styleId="level2CharChar0">
    <w:name w:val="level 2 Char Char"/>
    <w:link w:val="level20"/>
    <w:qFormat/>
    <w:rsid w:val="005912D9"/>
    <w:rPr>
      <w:rFonts w:ascii="黑体" w:eastAsia="黑体"/>
      <w:bCs/>
      <w:sz w:val="28"/>
      <w:szCs w:val="28"/>
    </w:rPr>
  </w:style>
  <w:style w:type="paragraph" w:customStyle="1" w:styleId="level20">
    <w:name w:val="level 2"/>
    <w:basedOn w:val="2"/>
    <w:link w:val="level2CharChar0"/>
    <w:qFormat/>
    <w:rsid w:val="005912D9"/>
    <w:pPr>
      <w:widowControl/>
      <w:tabs>
        <w:tab w:val="left" w:pos="840"/>
      </w:tabs>
      <w:spacing w:beforeLines="0" w:afterLines="50" w:after="156" w:line="360" w:lineRule="auto"/>
      <w:ind w:firstLineChars="0" w:hanging="420"/>
      <w:contextualSpacing/>
      <w:jc w:val="left"/>
    </w:pPr>
    <w:rPr>
      <w:rFonts w:ascii="黑体" w:hAnsi="Calibri"/>
      <w:b w:val="0"/>
      <w:kern w:val="0"/>
      <w:sz w:val="28"/>
      <w:szCs w:val="28"/>
    </w:rPr>
  </w:style>
  <w:style w:type="character" w:customStyle="1" w:styleId="EmailStyle4691">
    <w:name w:val="EmailStyle4691"/>
    <w:qFormat/>
    <w:rsid w:val="005912D9"/>
    <w:rPr>
      <w:rFonts w:ascii="Arial" w:eastAsia="宋体" w:hAnsi="Arial" w:cs="Arial" w:hint="default"/>
      <w:color w:val="auto"/>
      <w:kern w:val="2"/>
      <w:sz w:val="20"/>
      <w:szCs w:val="24"/>
      <w:lang w:val="en-US" w:eastAsia="zh-CN"/>
    </w:rPr>
  </w:style>
  <w:style w:type="character" w:customStyle="1" w:styleId="EmailStyle4671">
    <w:name w:val="EmailStyle4671"/>
    <w:qFormat/>
    <w:rsid w:val="005912D9"/>
    <w:rPr>
      <w:rFonts w:ascii="Arial" w:eastAsia="宋体" w:hAnsi="Arial" w:cs="Arial" w:hint="default"/>
      <w:color w:val="auto"/>
      <w:kern w:val="2"/>
      <w:sz w:val="20"/>
      <w:szCs w:val="24"/>
      <w:lang w:val="en-US" w:eastAsia="zh-CN"/>
    </w:rPr>
  </w:style>
  <w:style w:type="character" w:customStyle="1" w:styleId="Char1CharCharChar1Char">
    <w:name w:val="招股书正文 Char1 Char Char Char1 Char"/>
    <w:qFormat/>
    <w:rsid w:val="005912D9"/>
    <w:rPr>
      <w:rFonts w:ascii="Tahoma" w:eastAsia="宋体" w:hAnsi="Tahoma" w:cs="Tahoma" w:hint="default"/>
      <w:kern w:val="2"/>
      <w:sz w:val="24"/>
      <w:szCs w:val="24"/>
      <w:lang w:val="en-US" w:eastAsia="zh-CN"/>
    </w:rPr>
  </w:style>
  <w:style w:type="character" w:customStyle="1" w:styleId="CharCharCharChar1CharCharChar">
    <w:name w:val="表头 Char Char Char Char1 Char Char Char"/>
    <w:qFormat/>
    <w:rsid w:val="005912D9"/>
    <w:rPr>
      <w:rFonts w:ascii="Tahoma" w:eastAsia="宋体" w:hAnsi="Tahoma" w:cs="Tahoma" w:hint="default"/>
      <w:kern w:val="2"/>
      <w:sz w:val="21"/>
      <w:szCs w:val="21"/>
      <w:lang w:val="en-US" w:eastAsia="zh-CN"/>
    </w:rPr>
  </w:style>
  <w:style w:type="character" w:customStyle="1" w:styleId="EmailStyle290">
    <w:name w:val="EmailStyle290"/>
    <w:qFormat/>
    <w:rsid w:val="005912D9"/>
    <w:rPr>
      <w:rFonts w:ascii="Arial" w:eastAsia="宋体" w:hAnsi="Arial" w:cs="Arial" w:hint="default"/>
      <w:color w:val="auto"/>
      <w:kern w:val="2"/>
      <w:sz w:val="20"/>
      <w:szCs w:val="24"/>
      <w:lang w:val="en-US" w:eastAsia="zh-CN"/>
    </w:rPr>
  </w:style>
  <w:style w:type="character" w:customStyle="1" w:styleId="EmailStyle3701">
    <w:name w:val="EmailStyle3701"/>
    <w:qFormat/>
    <w:rsid w:val="005912D9"/>
    <w:rPr>
      <w:rFonts w:ascii="Arial" w:eastAsia="宋体" w:hAnsi="Arial" w:cs="Arial" w:hint="default"/>
      <w:color w:val="auto"/>
      <w:kern w:val="2"/>
      <w:sz w:val="20"/>
      <w:szCs w:val="24"/>
      <w:lang w:val="en-US" w:eastAsia="zh-CN"/>
    </w:rPr>
  </w:style>
  <w:style w:type="character" w:customStyle="1" w:styleId="2CharChar0">
    <w:name w:val="样式2 Char Char"/>
    <w:link w:val="2e"/>
    <w:qFormat/>
    <w:rsid w:val="005912D9"/>
    <w:rPr>
      <w:rFonts w:ascii="黑体" w:eastAsia="黑体" w:hAnsi="黑体"/>
      <w:b/>
      <w:bCs/>
      <w:kern w:val="44"/>
      <w:sz w:val="32"/>
      <w:szCs w:val="44"/>
    </w:rPr>
  </w:style>
  <w:style w:type="character" w:customStyle="1" w:styleId="EmailStyle4181">
    <w:name w:val="EmailStyle4181"/>
    <w:qFormat/>
    <w:rsid w:val="005912D9"/>
    <w:rPr>
      <w:rFonts w:ascii="Arial" w:eastAsia="宋体" w:hAnsi="Arial" w:cs="Arial" w:hint="default"/>
      <w:color w:val="auto"/>
      <w:kern w:val="2"/>
      <w:sz w:val="20"/>
      <w:szCs w:val="24"/>
      <w:lang w:val="en-US" w:eastAsia="zh-CN"/>
    </w:rPr>
  </w:style>
  <w:style w:type="character" w:customStyle="1" w:styleId="Charf8">
    <w:name w:val="引用 Char"/>
    <w:link w:val="1fff0"/>
    <w:uiPriority w:val="12"/>
    <w:qFormat/>
    <w:rsid w:val="005912D9"/>
    <w:rPr>
      <w:rFonts w:ascii="等线" w:eastAsia="楷体" w:hAnsi="等线"/>
      <w:i/>
      <w:color w:val="000000"/>
      <w:kern w:val="2"/>
      <w:sz w:val="24"/>
      <w:szCs w:val="22"/>
    </w:rPr>
  </w:style>
  <w:style w:type="character" w:customStyle="1" w:styleId="ACharChar">
    <w:name w:val="A正文 Char Char"/>
    <w:link w:val="Affffffffffff5"/>
    <w:qFormat/>
    <w:rsid w:val="005912D9"/>
    <w:rPr>
      <w:rFonts w:ascii="楷体_GB2312" w:eastAsia="楷体_GB2312"/>
      <w:sz w:val="24"/>
    </w:rPr>
  </w:style>
  <w:style w:type="paragraph" w:customStyle="1" w:styleId="Affffffffffff5">
    <w:name w:val="A正文"/>
    <w:basedOn w:val="a3"/>
    <w:link w:val="ACharChar"/>
    <w:qFormat/>
    <w:rsid w:val="005912D9"/>
    <w:pPr>
      <w:widowControl/>
      <w:adjustRightInd w:val="0"/>
      <w:snapToGrid w:val="0"/>
      <w:spacing w:beforeLines="25" w:before="78" w:afterLines="25" w:after="78" w:line="288" w:lineRule="auto"/>
      <w:ind w:firstLineChars="200" w:firstLine="480"/>
      <w:jc w:val="left"/>
    </w:pPr>
    <w:rPr>
      <w:rFonts w:ascii="楷体_GB2312" w:eastAsia="楷体_GB2312"/>
      <w:kern w:val="0"/>
      <w:sz w:val="24"/>
      <w:szCs w:val="20"/>
    </w:rPr>
  </w:style>
  <w:style w:type="character" w:customStyle="1" w:styleId="CharCharf8">
    <w:name w:val="表前文 Char Char"/>
    <w:link w:val="affffffffffff6"/>
    <w:qFormat/>
    <w:rsid w:val="005912D9"/>
    <w:rPr>
      <w:rFonts w:ascii="楷体_GB2312" w:eastAsia="楷体_GB2312"/>
      <w:spacing w:val="8"/>
      <w:sz w:val="28"/>
    </w:rPr>
  </w:style>
  <w:style w:type="paragraph" w:customStyle="1" w:styleId="affffffffffff6">
    <w:name w:val="表前文"/>
    <w:basedOn w:val="a3"/>
    <w:link w:val="CharCharf8"/>
    <w:qFormat/>
    <w:rsid w:val="005912D9"/>
    <w:pPr>
      <w:widowControl/>
      <w:adjustRightInd w:val="0"/>
      <w:spacing w:beforeLines="25" w:before="78" w:afterLines="25" w:after="78" w:line="400" w:lineRule="exact"/>
      <w:ind w:firstLine="601"/>
      <w:jc w:val="left"/>
    </w:pPr>
    <w:rPr>
      <w:rFonts w:ascii="楷体_GB2312" w:eastAsia="楷体_GB2312"/>
      <w:spacing w:val="8"/>
      <w:kern w:val="0"/>
      <w:sz w:val="28"/>
      <w:szCs w:val="20"/>
    </w:rPr>
  </w:style>
  <w:style w:type="character" w:customStyle="1" w:styleId="Char2f3">
    <w:name w:val="尾注文本 Char2"/>
    <w:uiPriority w:val="99"/>
    <w:qFormat/>
    <w:rsid w:val="005912D9"/>
    <w:rPr>
      <w:rFonts w:ascii="Times New Roman" w:eastAsia="宋体" w:hAnsi="Times New Roman" w:cs="Times New Roman"/>
    </w:rPr>
  </w:style>
  <w:style w:type="character" w:customStyle="1" w:styleId="Char1f7">
    <w:name w:val="副标题 Char1"/>
    <w:uiPriority w:val="99"/>
    <w:qFormat/>
    <w:rsid w:val="005912D9"/>
    <w:rPr>
      <w:rFonts w:ascii="Cambria" w:eastAsia="宋体" w:hAnsi="Cambria" w:cs="Times New Roman"/>
      <w:b/>
      <w:bCs/>
      <w:kern w:val="28"/>
      <w:sz w:val="32"/>
      <w:szCs w:val="32"/>
    </w:rPr>
  </w:style>
  <w:style w:type="character" w:customStyle="1" w:styleId="affffffffffff7">
    <w:name w:val="中石化_节"/>
    <w:qFormat/>
    <w:rsid w:val="005912D9"/>
    <w:rPr>
      <w:rFonts w:ascii="黑体" w:eastAsia="黑体" w:hAnsi="黑体" w:hint="eastAsia"/>
      <w:b/>
      <w:kern w:val="0"/>
      <w:sz w:val="36"/>
      <w:szCs w:val="36"/>
      <w:lang w:val="en-US" w:eastAsia="zh-CN"/>
    </w:rPr>
  </w:style>
  <w:style w:type="character" w:customStyle="1" w:styleId="CharCharf9">
    <w:name w:val="第二级 （一） Char Char"/>
    <w:qFormat/>
    <w:rsid w:val="005912D9"/>
    <w:rPr>
      <w:rFonts w:ascii="宋体" w:eastAsia="宋体" w:hAnsi="宋体" w:hint="eastAsia"/>
      <w:b/>
      <w:bCs/>
      <w:kern w:val="2"/>
      <w:sz w:val="24"/>
      <w:szCs w:val="24"/>
      <w:lang w:val="en-US" w:eastAsia="zh-CN"/>
    </w:rPr>
  </w:style>
  <w:style w:type="character" w:customStyle="1" w:styleId="font14line-height">
    <w:name w:val="font14 line-height"/>
    <w:qFormat/>
    <w:rsid w:val="005912D9"/>
  </w:style>
  <w:style w:type="character" w:customStyle="1" w:styleId="EmailStyle4681">
    <w:name w:val="EmailStyle4681"/>
    <w:qFormat/>
    <w:rsid w:val="005912D9"/>
    <w:rPr>
      <w:rFonts w:ascii="Arial" w:eastAsia="宋体" w:hAnsi="Arial" w:cs="Arial" w:hint="default"/>
      <w:color w:val="auto"/>
      <w:kern w:val="2"/>
      <w:sz w:val="20"/>
      <w:szCs w:val="24"/>
      <w:lang w:val="en-US" w:eastAsia="zh-CN"/>
    </w:rPr>
  </w:style>
  <w:style w:type="character" w:customStyle="1" w:styleId="EmailStyle4481">
    <w:name w:val="EmailStyle4481"/>
    <w:qFormat/>
    <w:rsid w:val="005912D9"/>
    <w:rPr>
      <w:rFonts w:ascii="Arial" w:eastAsia="宋体" w:hAnsi="Arial" w:cs="Arial" w:hint="default"/>
      <w:color w:val="auto"/>
      <w:kern w:val="2"/>
      <w:sz w:val="20"/>
      <w:szCs w:val="24"/>
      <w:lang w:val="en-US" w:eastAsia="zh-CN"/>
    </w:rPr>
  </w:style>
  <w:style w:type="character" w:customStyle="1" w:styleId="EmailStyle4021">
    <w:name w:val="EmailStyle4021"/>
    <w:qFormat/>
    <w:rsid w:val="005912D9"/>
    <w:rPr>
      <w:rFonts w:ascii="Arial" w:eastAsia="宋体" w:hAnsi="Arial" w:cs="Arial" w:hint="default"/>
      <w:color w:val="auto"/>
      <w:kern w:val="2"/>
      <w:sz w:val="20"/>
      <w:szCs w:val="24"/>
      <w:lang w:val="en-US" w:eastAsia="zh-CN"/>
    </w:rPr>
  </w:style>
  <w:style w:type="character" w:customStyle="1" w:styleId="articlelink">
    <w:name w:val="articlelink"/>
    <w:basedOn w:val="a4"/>
    <w:qFormat/>
    <w:rsid w:val="005912D9"/>
  </w:style>
  <w:style w:type="character" w:customStyle="1" w:styleId="05Char1">
    <w:name w:val="05中信_正文 Char1"/>
    <w:link w:val="05"/>
    <w:qFormat/>
    <w:rsid w:val="005912D9"/>
    <w:rPr>
      <w:rFonts w:ascii="Times New Roman" w:hAnsi="Times New Roman"/>
      <w:color w:val="003366"/>
      <w:kern w:val="2"/>
    </w:rPr>
  </w:style>
  <w:style w:type="character" w:customStyle="1" w:styleId="EmailStyle282">
    <w:name w:val="EmailStyle282"/>
    <w:qFormat/>
    <w:rsid w:val="005912D9"/>
    <w:rPr>
      <w:rFonts w:ascii="Arial" w:eastAsia="宋体" w:hAnsi="Arial" w:cs="Arial" w:hint="default"/>
      <w:color w:val="auto"/>
      <w:kern w:val="2"/>
      <w:sz w:val="20"/>
      <w:szCs w:val="24"/>
      <w:lang w:val="en-US" w:eastAsia="zh-CN"/>
    </w:rPr>
  </w:style>
  <w:style w:type="character" w:customStyle="1" w:styleId="11d">
    <w:name w:val="占位符文本11"/>
    <w:uiPriority w:val="99"/>
    <w:qFormat/>
    <w:rsid w:val="005912D9"/>
    <w:rPr>
      <w:color w:val="808080"/>
    </w:rPr>
  </w:style>
  <w:style w:type="character" w:customStyle="1" w:styleId="EmailStyle339">
    <w:name w:val="EmailStyle339"/>
    <w:qFormat/>
    <w:rsid w:val="005912D9"/>
    <w:rPr>
      <w:rFonts w:ascii="Arial" w:eastAsia="宋体" w:hAnsi="Arial" w:cs="Arial" w:hint="default"/>
      <w:color w:val="auto"/>
      <w:kern w:val="2"/>
      <w:sz w:val="20"/>
      <w:szCs w:val="24"/>
      <w:lang w:val="en-US" w:eastAsia="zh-CN"/>
    </w:rPr>
  </w:style>
  <w:style w:type="character" w:customStyle="1" w:styleId="CharCharfa">
    <w:name w:val="表后文 Char Char"/>
    <w:link w:val="affffffffffff8"/>
    <w:qFormat/>
    <w:rsid w:val="005912D9"/>
    <w:rPr>
      <w:rFonts w:ascii="楷体_GB2312" w:eastAsia="楷体_GB2312"/>
      <w:spacing w:val="8"/>
      <w:sz w:val="28"/>
    </w:rPr>
  </w:style>
  <w:style w:type="paragraph" w:customStyle="1" w:styleId="affffffffffff8">
    <w:name w:val="表后文"/>
    <w:basedOn w:val="a3"/>
    <w:link w:val="CharCharfa"/>
    <w:qFormat/>
    <w:rsid w:val="005912D9"/>
    <w:pPr>
      <w:widowControl/>
      <w:adjustRightInd w:val="0"/>
      <w:spacing w:beforeLines="25" w:before="78" w:afterLines="25" w:after="78" w:line="400" w:lineRule="exact"/>
      <w:ind w:firstLine="601"/>
      <w:jc w:val="left"/>
    </w:pPr>
    <w:rPr>
      <w:rFonts w:ascii="楷体_GB2312" w:eastAsia="楷体_GB2312"/>
      <w:spacing w:val="8"/>
      <w:kern w:val="0"/>
      <w:sz w:val="28"/>
      <w:szCs w:val="20"/>
    </w:rPr>
  </w:style>
  <w:style w:type="character" w:customStyle="1" w:styleId="Char60">
    <w:name w:val="普通(网站) Char6"/>
    <w:uiPriority w:val="30"/>
    <w:qFormat/>
    <w:rsid w:val="005912D9"/>
    <w:rPr>
      <w:b/>
      <w:bCs/>
      <w:i/>
      <w:iCs/>
      <w:color w:val="4F81BD"/>
      <w:kern w:val="2"/>
      <w:sz w:val="21"/>
      <w:szCs w:val="24"/>
    </w:rPr>
  </w:style>
  <w:style w:type="character" w:customStyle="1" w:styleId="CharCharfb">
    <w:name w:val="无序号段落样式 Char Char"/>
    <w:qFormat/>
    <w:rsid w:val="005912D9"/>
    <w:rPr>
      <w:rFonts w:ascii="宋体" w:eastAsia="宋体" w:hAnsi="宋体" w:hint="eastAsia"/>
      <w:spacing w:val="3"/>
      <w:w w:val="103"/>
      <w:sz w:val="24"/>
      <w:szCs w:val="24"/>
      <w:lang w:val="en-US" w:eastAsia="zh-CN"/>
    </w:rPr>
  </w:style>
  <w:style w:type="character" w:customStyle="1" w:styleId="CharChar121">
    <w:name w:val="Char Char121"/>
    <w:qFormat/>
    <w:rsid w:val="005912D9"/>
    <w:rPr>
      <w:rFonts w:ascii="Times New Roman" w:eastAsia="宋体" w:hAnsi="Times New Roman" w:cs="Times New Roman" w:hint="default"/>
      <w:sz w:val="18"/>
      <w:szCs w:val="18"/>
    </w:rPr>
  </w:style>
  <w:style w:type="character" w:customStyle="1" w:styleId="EmailStyle4461">
    <w:name w:val="EmailStyle4461"/>
    <w:qFormat/>
    <w:rsid w:val="005912D9"/>
    <w:rPr>
      <w:rFonts w:ascii="Arial" w:eastAsia="宋体" w:hAnsi="Arial" w:cs="Arial" w:hint="default"/>
      <w:color w:val="auto"/>
      <w:kern w:val="2"/>
      <w:sz w:val="20"/>
      <w:szCs w:val="24"/>
      <w:lang w:val="en-US" w:eastAsia="zh-CN"/>
    </w:rPr>
  </w:style>
  <w:style w:type="character" w:customStyle="1" w:styleId="CharCharfc">
    <w:name w:val="表格首行 Char Char"/>
    <w:link w:val="affffffffffff9"/>
    <w:qFormat/>
    <w:rsid w:val="005912D9"/>
    <w:rPr>
      <w:rFonts w:ascii="Arial" w:hAnsi="Arial" w:cs="Arial"/>
      <w:b/>
      <w:szCs w:val="21"/>
    </w:rPr>
  </w:style>
  <w:style w:type="paragraph" w:customStyle="1" w:styleId="affffffffffff9">
    <w:name w:val="表格首行"/>
    <w:basedOn w:val="afffffff2"/>
    <w:link w:val="CharCharfc"/>
    <w:qFormat/>
    <w:rsid w:val="005912D9"/>
    <w:pPr>
      <w:widowControl/>
      <w:snapToGrid/>
      <w:spacing w:beforeLines="50" w:afterLines="25" w:line="240" w:lineRule="auto"/>
      <w:jc w:val="center"/>
    </w:pPr>
    <w:rPr>
      <w:rFonts w:ascii="Arial" w:hAnsi="Arial" w:cs="Arial"/>
      <w:b/>
      <w:kern w:val="0"/>
      <w:sz w:val="20"/>
      <w:szCs w:val="21"/>
    </w:rPr>
  </w:style>
  <w:style w:type="character" w:customStyle="1" w:styleId="style11">
    <w:name w:val="style11"/>
    <w:qFormat/>
    <w:rsid w:val="005912D9"/>
    <w:rPr>
      <w:b/>
      <w:bCs/>
      <w:color w:val="000000"/>
      <w:sz w:val="18"/>
      <w:szCs w:val="18"/>
    </w:rPr>
  </w:style>
  <w:style w:type="character" w:customStyle="1" w:styleId="afa">
    <w:name w:val="文本块 字符"/>
    <w:link w:val="af9"/>
    <w:qFormat/>
    <w:rsid w:val="005912D9"/>
    <w:rPr>
      <w:rFonts w:ascii="Times New Roman" w:hAnsi="Times New Roman"/>
      <w:kern w:val="2"/>
      <w:sz w:val="28"/>
    </w:rPr>
  </w:style>
  <w:style w:type="paragraph" w:customStyle="1" w:styleId="Char1CharChar0">
    <w:name w:val="招股书正文 Char1 Char Char"/>
    <w:qFormat/>
    <w:rsid w:val="005912D9"/>
    <w:pPr>
      <w:widowControl w:val="0"/>
      <w:overflowPunct w:val="0"/>
      <w:autoSpaceDE w:val="0"/>
      <w:autoSpaceDN w:val="0"/>
      <w:adjustRightInd w:val="0"/>
      <w:snapToGrid w:val="0"/>
      <w:spacing w:before="120" w:line="360" w:lineRule="auto"/>
      <w:ind w:firstLineChars="200" w:firstLine="480"/>
    </w:pPr>
    <w:rPr>
      <w:rFonts w:ascii="Tahoma" w:hAnsi="Tahoma" w:cs="Tahoma"/>
      <w:sz w:val="24"/>
      <w:szCs w:val="24"/>
    </w:rPr>
  </w:style>
  <w:style w:type="character" w:customStyle="1" w:styleId="GSCharChar">
    <w:name w:val="GS.正文 Char Char"/>
    <w:link w:val="GS"/>
    <w:qFormat/>
    <w:rsid w:val="005912D9"/>
    <w:rPr>
      <w:rFonts w:ascii="宋体" w:hAnsi="宋体"/>
      <w:sz w:val="24"/>
      <w:szCs w:val="24"/>
    </w:rPr>
  </w:style>
  <w:style w:type="paragraph" w:customStyle="1" w:styleId="GS">
    <w:name w:val="GS.正文"/>
    <w:basedOn w:val="a3"/>
    <w:link w:val="GSCharChar"/>
    <w:uiPriority w:val="99"/>
    <w:qFormat/>
    <w:rsid w:val="005912D9"/>
    <w:pPr>
      <w:widowControl/>
      <w:adjustRightInd w:val="0"/>
      <w:snapToGrid w:val="0"/>
      <w:spacing w:beforeLines="25" w:before="78" w:afterLines="25" w:after="78" w:line="360" w:lineRule="auto"/>
      <w:ind w:firstLineChars="200" w:firstLine="200"/>
      <w:jc w:val="left"/>
    </w:pPr>
    <w:rPr>
      <w:rFonts w:ascii="宋体" w:hAnsi="宋体"/>
      <w:kern w:val="0"/>
      <w:sz w:val="24"/>
    </w:rPr>
  </w:style>
  <w:style w:type="character" w:customStyle="1" w:styleId="z-Char10">
    <w:name w:val="z-窗体顶端 Char1"/>
    <w:link w:val="z-11"/>
    <w:uiPriority w:val="99"/>
    <w:qFormat/>
    <w:rsid w:val="005912D9"/>
    <w:rPr>
      <w:rFonts w:ascii="Arial" w:hAnsi="Arial"/>
      <w:vanish/>
      <w:sz w:val="16"/>
      <w:szCs w:val="16"/>
    </w:rPr>
  </w:style>
  <w:style w:type="paragraph" w:customStyle="1" w:styleId="z-11">
    <w:name w:val="z-窗体顶端1"/>
    <w:basedOn w:val="a3"/>
    <w:next w:val="a3"/>
    <w:link w:val="z-Char10"/>
    <w:uiPriority w:val="99"/>
    <w:qFormat/>
    <w:rsid w:val="005912D9"/>
    <w:pPr>
      <w:widowControl/>
      <w:pBdr>
        <w:bottom w:val="single" w:sz="6" w:space="1" w:color="auto"/>
      </w:pBdr>
      <w:spacing w:beforeLines="25" w:before="78" w:afterLines="25" w:after="78"/>
      <w:jc w:val="center"/>
    </w:pPr>
    <w:rPr>
      <w:rFonts w:ascii="Arial" w:hAnsi="Arial"/>
      <w:vanish/>
      <w:kern w:val="0"/>
      <w:sz w:val="16"/>
      <w:szCs w:val="16"/>
    </w:rPr>
  </w:style>
  <w:style w:type="character" w:customStyle="1" w:styleId="Char1f8">
    <w:name w:val="注释标题 Char1"/>
    <w:uiPriority w:val="99"/>
    <w:qFormat/>
    <w:rsid w:val="005912D9"/>
    <w:rPr>
      <w:rFonts w:ascii="Times New Roman" w:eastAsia="宋体" w:hAnsi="Times New Roman" w:cs="Times New Roman"/>
      <w:szCs w:val="24"/>
    </w:rPr>
  </w:style>
  <w:style w:type="character" w:customStyle="1" w:styleId="EmailStyle350">
    <w:name w:val="EmailStyle350"/>
    <w:qFormat/>
    <w:rsid w:val="005912D9"/>
    <w:rPr>
      <w:rFonts w:ascii="Arial" w:eastAsia="宋体" w:hAnsi="Arial" w:cs="Arial" w:hint="default"/>
      <w:color w:val="auto"/>
      <w:kern w:val="2"/>
      <w:sz w:val="20"/>
      <w:szCs w:val="24"/>
      <w:lang w:val="en-US" w:eastAsia="zh-CN"/>
    </w:rPr>
  </w:style>
  <w:style w:type="character" w:customStyle="1" w:styleId="EmailStyle4221">
    <w:name w:val="EmailStyle4221"/>
    <w:qFormat/>
    <w:rsid w:val="005912D9"/>
    <w:rPr>
      <w:rFonts w:ascii="Arial" w:eastAsia="宋体" w:hAnsi="Arial" w:cs="Arial" w:hint="default"/>
      <w:color w:val="auto"/>
      <w:kern w:val="2"/>
      <w:sz w:val="20"/>
      <w:szCs w:val="24"/>
      <w:lang w:val="en-US" w:eastAsia="zh-CN"/>
    </w:rPr>
  </w:style>
  <w:style w:type="character" w:customStyle="1" w:styleId="A6-CharChar">
    <w:name w:val="A6-表文 Char Char"/>
    <w:link w:val="A6-"/>
    <w:qFormat/>
    <w:rsid w:val="005912D9"/>
    <w:rPr>
      <w:bCs/>
      <w:szCs w:val="21"/>
    </w:rPr>
  </w:style>
  <w:style w:type="paragraph" w:customStyle="1" w:styleId="A6-">
    <w:name w:val="A6-表文"/>
    <w:basedOn w:val="a3"/>
    <w:link w:val="A6-CharChar"/>
    <w:qFormat/>
    <w:rsid w:val="005912D9"/>
    <w:pPr>
      <w:widowControl/>
      <w:spacing w:beforeLines="25" w:before="78" w:afterLines="25" w:after="78"/>
      <w:jc w:val="center"/>
    </w:pPr>
    <w:rPr>
      <w:bCs/>
      <w:kern w:val="0"/>
      <w:sz w:val="20"/>
      <w:szCs w:val="21"/>
    </w:rPr>
  </w:style>
  <w:style w:type="character" w:customStyle="1" w:styleId="LegalLevel1111CharChar">
    <w:name w:val="Legal Level 1.1.1.1. Char Char"/>
    <w:qFormat/>
    <w:rsid w:val="005912D9"/>
    <w:rPr>
      <w:rFonts w:ascii="Arial" w:eastAsia="黑体" w:hAnsi="Arial" w:cs="Arial" w:hint="default"/>
      <w:color w:val="000000"/>
      <w:sz w:val="24"/>
      <w:lang w:val="en-US" w:eastAsia="zh-CN"/>
    </w:rPr>
  </w:style>
  <w:style w:type="character" w:customStyle="1" w:styleId="yqlink">
    <w:name w:val="yqlink"/>
    <w:basedOn w:val="a4"/>
    <w:qFormat/>
    <w:rsid w:val="005912D9"/>
  </w:style>
  <w:style w:type="character" w:customStyle="1" w:styleId="EmailStyle352">
    <w:name w:val="EmailStyle352"/>
    <w:qFormat/>
    <w:rsid w:val="005912D9"/>
    <w:rPr>
      <w:rFonts w:ascii="Arial" w:eastAsia="宋体" w:hAnsi="Arial" w:cs="Arial" w:hint="default"/>
      <w:color w:val="auto"/>
      <w:kern w:val="2"/>
      <w:sz w:val="20"/>
      <w:szCs w:val="24"/>
      <w:lang w:val="en-US" w:eastAsia="zh-CN"/>
    </w:rPr>
  </w:style>
  <w:style w:type="character" w:customStyle="1" w:styleId="zi101">
    <w:name w:val="zi_101"/>
    <w:qFormat/>
    <w:rsid w:val="005912D9"/>
    <w:rPr>
      <w:rFonts w:ascii="Verdana" w:eastAsia="宋体" w:hAnsi="Verdana" w:cs="Times New Roman" w:hint="default"/>
      <w:color w:val="C90000"/>
      <w:kern w:val="2"/>
      <w:sz w:val="18"/>
      <w:szCs w:val="18"/>
      <w:lang w:val="en-US" w:eastAsia="zh-CN"/>
    </w:rPr>
  </w:style>
  <w:style w:type="character" w:customStyle="1" w:styleId="Charff9">
    <w:name w:val="复地招股书正文 Char"/>
    <w:qFormat/>
    <w:rsid w:val="005912D9"/>
    <w:rPr>
      <w:rFonts w:ascii="宋体" w:eastAsia="宋体" w:hAnsi="宋体" w:hint="eastAsia"/>
      <w:b/>
      <w:kern w:val="2"/>
      <w:sz w:val="24"/>
      <w:szCs w:val="24"/>
      <w:lang w:val="en-US" w:eastAsia="zh-CN"/>
    </w:rPr>
  </w:style>
  <w:style w:type="character" w:customStyle="1" w:styleId="EmailStyle4081">
    <w:name w:val="EmailStyle4081"/>
    <w:qFormat/>
    <w:rsid w:val="005912D9"/>
    <w:rPr>
      <w:rFonts w:ascii="Arial" w:eastAsia="宋体" w:hAnsi="Arial" w:cs="Arial" w:hint="default"/>
      <w:color w:val="auto"/>
      <w:kern w:val="2"/>
      <w:sz w:val="20"/>
      <w:szCs w:val="24"/>
      <w:lang w:val="en-US" w:eastAsia="zh-CN"/>
    </w:rPr>
  </w:style>
  <w:style w:type="character" w:customStyle="1" w:styleId="Char1f9">
    <w:name w:val="明显引用 Char1"/>
    <w:uiPriority w:val="13"/>
    <w:qFormat/>
    <w:rsid w:val="005912D9"/>
    <w:rPr>
      <w:rFonts w:ascii="宋体" w:eastAsia="宋体" w:hAnsi="宋体" w:hint="eastAsia"/>
      <w:b/>
      <w:bCs/>
      <w:i/>
      <w:iCs/>
      <w:color w:val="4F81BD"/>
      <w:kern w:val="2"/>
      <w:sz w:val="21"/>
      <w:szCs w:val="24"/>
      <w:lang w:val="en-US" w:eastAsia="zh-CN"/>
    </w:rPr>
  </w:style>
  <w:style w:type="character" w:customStyle="1" w:styleId="affffffffffffa">
    <w:name w:val="正文文本 + 宋体"/>
    <w:qFormat/>
    <w:rsid w:val="005912D9"/>
    <w:rPr>
      <w:rFonts w:ascii="宋体" w:eastAsia="宋体" w:hAnsi="宋体" w:cs="宋体" w:hint="eastAsia"/>
      <w:spacing w:val="10"/>
      <w:kern w:val="2"/>
      <w:sz w:val="23"/>
      <w:szCs w:val="23"/>
      <w:shd w:val="clear" w:color="auto" w:fill="FFFFFF"/>
      <w:lang w:val="en-US" w:eastAsia="zh-CN"/>
    </w:rPr>
  </w:style>
  <w:style w:type="character" w:customStyle="1" w:styleId="Char23">
    <w:name w:val="明显引用 Char2"/>
    <w:link w:val="1fff"/>
    <w:uiPriority w:val="30"/>
    <w:qFormat/>
    <w:rsid w:val="005912D9"/>
    <w:rPr>
      <w:rFonts w:ascii="等线" w:eastAsia="楷体" w:hAnsi="等线"/>
      <w:b/>
      <w:i/>
      <w:color w:val="4F81BD"/>
      <w:kern w:val="2"/>
      <w:sz w:val="24"/>
      <w:szCs w:val="22"/>
    </w:rPr>
  </w:style>
  <w:style w:type="character" w:customStyle="1" w:styleId="EmailStyle3621">
    <w:name w:val="EmailStyle3621"/>
    <w:qFormat/>
    <w:rsid w:val="005912D9"/>
    <w:rPr>
      <w:rFonts w:ascii="Arial" w:eastAsia="宋体" w:hAnsi="Arial" w:cs="Arial" w:hint="default"/>
      <w:color w:val="auto"/>
      <w:kern w:val="2"/>
      <w:sz w:val="20"/>
      <w:szCs w:val="24"/>
      <w:lang w:val="en-US" w:eastAsia="zh-CN"/>
    </w:rPr>
  </w:style>
  <w:style w:type="character" w:customStyle="1" w:styleId="CharCharfd">
    <w:name w:val="角标 Char Char"/>
    <w:link w:val="affffffffffffb"/>
    <w:qFormat/>
    <w:rsid w:val="005912D9"/>
    <w:rPr>
      <w:sz w:val="18"/>
    </w:rPr>
  </w:style>
  <w:style w:type="paragraph" w:customStyle="1" w:styleId="affffffffffffb">
    <w:name w:val="角标"/>
    <w:basedOn w:val="a3"/>
    <w:next w:val="2ffff4"/>
    <w:link w:val="CharCharfd"/>
    <w:qFormat/>
    <w:rsid w:val="005912D9"/>
    <w:pPr>
      <w:widowControl/>
      <w:spacing w:beforeLines="25" w:before="78" w:afterLines="25" w:after="78" w:line="240" w:lineRule="atLeast"/>
      <w:jc w:val="left"/>
      <w:outlineLvl w:val="4"/>
    </w:pPr>
    <w:rPr>
      <w:kern w:val="0"/>
      <w:sz w:val="18"/>
      <w:szCs w:val="20"/>
    </w:rPr>
  </w:style>
  <w:style w:type="character" w:customStyle="1" w:styleId="CharCharChar1CharCharChar1">
    <w:name w:val="招股书正文 Char Char Char1 Char Char Char"/>
    <w:qFormat/>
    <w:rsid w:val="005912D9"/>
    <w:rPr>
      <w:rFonts w:ascii="Tahoma" w:eastAsia="宋体" w:hAnsi="Tahoma" w:cs="Tahoma" w:hint="default"/>
      <w:bCs/>
      <w:kern w:val="2"/>
      <w:sz w:val="24"/>
      <w:szCs w:val="24"/>
      <w:lang w:val="en-US" w:eastAsia="zh-CN"/>
    </w:rPr>
  </w:style>
  <w:style w:type="character" w:customStyle="1" w:styleId="EmailStyle3981">
    <w:name w:val="EmailStyle3981"/>
    <w:qFormat/>
    <w:rsid w:val="005912D9"/>
    <w:rPr>
      <w:rFonts w:ascii="Arial" w:eastAsia="宋体" w:hAnsi="Arial" w:cs="Arial" w:hint="default"/>
      <w:color w:val="auto"/>
      <w:kern w:val="2"/>
      <w:sz w:val="20"/>
      <w:szCs w:val="24"/>
      <w:lang w:val="en-US" w:eastAsia="zh-CN"/>
    </w:rPr>
  </w:style>
  <w:style w:type="character" w:customStyle="1" w:styleId="BodyTextCharChar0">
    <w:name w:val="Body Text Char Char"/>
    <w:link w:val="BodyText1"/>
    <w:qFormat/>
    <w:rsid w:val="005912D9"/>
    <w:rPr>
      <w:rFonts w:ascii="Georgia" w:hAnsi="Georgia"/>
    </w:rPr>
  </w:style>
  <w:style w:type="paragraph" w:customStyle="1" w:styleId="BodyText1">
    <w:name w:val="Body Text1"/>
    <w:basedOn w:val="a3"/>
    <w:link w:val="BodyTextCharChar0"/>
    <w:qFormat/>
    <w:rsid w:val="005912D9"/>
    <w:pPr>
      <w:widowControl/>
      <w:spacing w:beforeLines="25" w:before="78" w:afterLines="25" w:after="78"/>
      <w:jc w:val="left"/>
    </w:pPr>
    <w:rPr>
      <w:rFonts w:ascii="Georgia" w:hAnsi="Georgia"/>
      <w:kern w:val="0"/>
      <w:sz w:val="20"/>
      <w:szCs w:val="20"/>
    </w:rPr>
  </w:style>
  <w:style w:type="character" w:customStyle="1" w:styleId="Char1fa">
    <w:name w:val="招股书－正文 Char1"/>
    <w:link w:val="affffffffffffc"/>
    <w:qFormat/>
    <w:rsid w:val="005912D9"/>
    <w:rPr>
      <w:rFonts w:ascii="Arial" w:hAnsi="Arial" w:cs="Arial"/>
      <w:sz w:val="24"/>
      <w:szCs w:val="24"/>
    </w:rPr>
  </w:style>
  <w:style w:type="paragraph" w:customStyle="1" w:styleId="affffffffffffc">
    <w:name w:val="招股书－正文"/>
    <w:basedOn w:val="a3"/>
    <w:link w:val="Char1fa"/>
    <w:qFormat/>
    <w:rsid w:val="005912D9"/>
    <w:pPr>
      <w:widowControl/>
      <w:tabs>
        <w:tab w:val="left" w:pos="0"/>
      </w:tabs>
      <w:spacing w:beforeLines="50" w:afterLines="25" w:after="78" w:line="360" w:lineRule="auto"/>
      <w:ind w:firstLineChars="200" w:firstLine="480"/>
      <w:jc w:val="left"/>
    </w:pPr>
    <w:rPr>
      <w:rFonts w:ascii="Arial" w:hAnsi="Arial" w:cs="Arial"/>
      <w:kern w:val="0"/>
      <w:sz w:val="24"/>
    </w:rPr>
  </w:style>
  <w:style w:type="character" w:customStyle="1" w:styleId="CharCharfe">
    <w:name w:val="修改_重组 Char Char"/>
    <w:link w:val="affffffffffffd"/>
    <w:qFormat/>
    <w:rsid w:val="005912D9"/>
    <w:rPr>
      <w:rFonts w:ascii="楷体_GB2312" w:eastAsia="楷体_GB2312"/>
      <w:b/>
      <w:sz w:val="24"/>
      <w:szCs w:val="24"/>
    </w:rPr>
  </w:style>
  <w:style w:type="paragraph" w:customStyle="1" w:styleId="affffffffffffd">
    <w:name w:val="修改_重组"/>
    <w:basedOn w:val="a3"/>
    <w:link w:val="CharCharfe"/>
    <w:qFormat/>
    <w:rsid w:val="005912D9"/>
    <w:pPr>
      <w:widowControl/>
      <w:adjustRightInd w:val="0"/>
      <w:snapToGrid w:val="0"/>
      <w:spacing w:beforeLines="50" w:afterLines="25" w:after="78" w:line="360" w:lineRule="auto"/>
      <w:ind w:firstLineChars="200" w:firstLine="480"/>
      <w:jc w:val="left"/>
    </w:pPr>
    <w:rPr>
      <w:rFonts w:ascii="楷体_GB2312" w:eastAsia="楷体_GB2312"/>
      <w:b/>
      <w:kern w:val="0"/>
      <w:sz w:val="24"/>
    </w:rPr>
  </w:style>
  <w:style w:type="character" w:customStyle="1" w:styleId="BoxedText">
    <w:name w:val="Boxed Text 字元 字元"/>
    <w:qFormat/>
    <w:rsid w:val="005912D9"/>
    <w:rPr>
      <w:rFonts w:ascii="Arial" w:eastAsia="宋体" w:hAnsi="Arial" w:cs="Arial" w:hint="default"/>
      <w:bCs/>
      <w:i/>
      <w:kern w:val="2"/>
      <w:sz w:val="24"/>
      <w:szCs w:val="24"/>
      <w:lang w:val="en-US" w:eastAsia="en-US"/>
    </w:rPr>
  </w:style>
  <w:style w:type="character" w:customStyle="1" w:styleId="ZWCharChar">
    <w:name w:val="ZW Char Char"/>
    <w:qFormat/>
    <w:rsid w:val="005912D9"/>
    <w:rPr>
      <w:rFonts w:ascii="Times New Roman" w:hAnsi="Times New Roman"/>
      <w:sz w:val="24"/>
      <w:szCs w:val="24"/>
    </w:rPr>
  </w:style>
  <w:style w:type="character" w:customStyle="1" w:styleId="font051">
    <w:name w:val="font051"/>
    <w:qFormat/>
    <w:rsid w:val="005912D9"/>
    <w:rPr>
      <w:color w:val="0000FF"/>
      <w:spacing w:val="300"/>
      <w:sz w:val="18"/>
      <w:szCs w:val="18"/>
    </w:rPr>
  </w:style>
  <w:style w:type="character" w:customStyle="1" w:styleId="EmailStyle4211">
    <w:name w:val="EmailStyle4211"/>
    <w:qFormat/>
    <w:rsid w:val="005912D9"/>
    <w:rPr>
      <w:rFonts w:ascii="Arial" w:eastAsia="宋体" w:hAnsi="Arial" w:cs="Arial" w:hint="default"/>
      <w:color w:val="auto"/>
      <w:kern w:val="2"/>
      <w:sz w:val="20"/>
      <w:szCs w:val="24"/>
      <w:lang w:val="en-US" w:eastAsia="zh-CN"/>
    </w:rPr>
  </w:style>
  <w:style w:type="character" w:customStyle="1" w:styleId="css014">
    <w:name w:val="css014"/>
    <w:basedOn w:val="a4"/>
    <w:qFormat/>
    <w:rsid w:val="005912D9"/>
  </w:style>
  <w:style w:type="character" w:customStyle="1" w:styleId="EmailStyle4621">
    <w:name w:val="EmailStyle4621"/>
    <w:qFormat/>
    <w:rsid w:val="005912D9"/>
    <w:rPr>
      <w:rFonts w:ascii="Arial" w:eastAsia="宋体" w:hAnsi="Arial" w:cs="Arial" w:hint="default"/>
      <w:color w:val="auto"/>
      <w:kern w:val="2"/>
      <w:sz w:val="20"/>
      <w:szCs w:val="24"/>
      <w:lang w:val="en-US" w:eastAsia="zh-CN"/>
    </w:rPr>
  </w:style>
  <w:style w:type="character" w:customStyle="1" w:styleId="BCharChar">
    <w:name w:val="正文B Char Char"/>
    <w:link w:val="B5"/>
    <w:qFormat/>
    <w:rsid w:val="005912D9"/>
    <w:rPr>
      <w:rFonts w:ascii="楷体_GB2312" w:eastAsia="楷体_GB2312"/>
      <w:spacing w:val="8"/>
      <w:sz w:val="28"/>
    </w:rPr>
  </w:style>
  <w:style w:type="paragraph" w:customStyle="1" w:styleId="B5">
    <w:name w:val="正文B"/>
    <w:basedOn w:val="a3"/>
    <w:link w:val="BCharChar"/>
    <w:qFormat/>
    <w:rsid w:val="005912D9"/>
    <w:pPr>
      <w:widowControl/>
      <w:adjustRightInd w:val="0"/>
      <w:spacing w:beforeLines="25" w:before="78" w:afterLines="25" w:after="78" w:line="390" w:lineRule="exact"/>
      <w:ind w:firstLine="601"/>
      <w:jc w:val="left"/>
    </w:pPr>
    <w:rPr>
      <w:rFonts w:ascii="楷体_GB2312" w:eastAsia="楷体_GB2312"/>
      <w:spacing w:val="8"/>
      <w:kern w:val="0"/>
      <w:sz w:val="28"/>
      <w:szCs w:val="20"/>
    </w:rPr>
  </w:style>
  <w:style w:type="character" w:customStyle="1" w:styleId="EmailStyle4261">
    <w:name w:val="EmailStyle4261"/>
    <w:qFormat/>
    <w:rsid w:val="005912D9"/>
    <w:rPr>
      <w:rFonts w:ascii="Arial" w:eastAsia="宋体" w:hAnsi="Arial" w:cs="Arial" w:hint="default"/>
      <w:color w:val="auto"/>
      <w:kern w:val="2"/>
      <w:sz w:val="20"/>
      <w:szCs w:val="24"/>
      <w:lang w:val="en-US" w:eastAsia="zh-CN"/>
    </w:rPr>
  </w:style>
  <w:style w:type="character" w:customStyle="1" w:styleId="EmailStyle4301">
    <w:name w:val="EmailStyle4301"/>
    <w:qFormat/>
    <w:rsid w:val="005912D9"/>
    <w:rPr>
      <w:rFonts w:ascii="Arial" w:eastAsia="宋体" w:hAnsi="Arial" w:cs="Arial" w:hint="default"/>
      <w:color w:val="auto"/>
      <w:kern w:val="2"/>
      <w:sz w:val="20"/>
      <w:szCs w:val="24"/>
      <w:lang w:val="en-US" w:eastAsia="zh-CN"/>
    </w:rPr>
  </w:style>
  <w:style w:type="character" w:customStyle="1" w:styleId="EmailStyle353">
    <w:name w:val="EmailStyle353"/>
    <w:qFormat/>
    <w:rsid w:val="005912D9"/>
    <w:rPr>
      <w:rFonts w:ascii="Arial" w:eastAsia="宋体" w:hAnsi="Arial" w:cs="Arial" w:hint="default"/>
      <w:color w:val="auto"/>
      <w:kern w:val="2"/>
      <w:sz w:val="20"/>
      <w:szCs w:val="24"/>
      <w:lang w:val="en-US" w:eastAsia="zh-CN"/>
    </w:rPr>
  </w:style>
  <w:style w:type="character" w:customStyle="1" w:styleId="leftmenu1">
    <w:name w:val="leftmenu1"/>
    <w:qFormat/>
    <w:rsid w:val="005912D9"/>
    <w:rPr>
      <w:rFonts w:ascii="Arial" w:hAnsi="Arial" w:cs="Arial" w:hint="default"/>
      <w:color w:val="024416"/>
      <w:sz w:val="18"/>
      <w:szCs w:val="18"/>
    </w:rPr>
  </w:style>
  <w:style w:type="character" w:customStyle="1" w:styleId="CharCharff">
    <w:name w:val="中煤正文 Char Char"/>
    <w:link w:val="affffffffffffe"/>
    <w:qFormat/>
    <w:rsid w:val="005912D9"/>
    <w:rPr>
      <w:sz w:val="24"/>
      <w:szCs w:val="24"/>
    </w:rPr>
  </w:style>
  <w:style w:type="paragraph" w:customStyle="1" w:styleId="affffffffffffe">
    <w:name w:val="中煤正文"/>
    <w:basedOn w:val="a3"/>
    <w:link w:val="CharCharff"/>
    <w:qFormat/>
    <w:rsid w:val="005912D9"/>
    <w:pPr>
      <w:widowControl/>
      <w:adjustRightInd w:val="0"/>
      <w:snapToGrid w:val="0"/>
      <w:spacing w:beforeLines="50" w:afterLines="25" w:after="78" w:line="360" w:lineRule="auto"/>
      <w:ind w:firstLineChars="200" w:firstLine="200"/>
      <w:jc w:val="left"/>
    </w:pPr>
    <w:rPr>
      <w:kern w:val="0"/>
      <w:sz w:val="24"/>
    </w:rPr>
  </w:style>
  <w:style w:type="character" w:customStyle="1" w:styleId="EmailStyle3641">
    <w:name w:val="EmailStyle3641"/>
    <w:qFormat/>
    <w:rsid w:val="005912D9"/>
    <w:rPr>
      <w:rFonts w:ascii="Arial" w:eastAsia="宋体" w:hAnsi="Arial" w:cs="Arial" w:hint="default"/>
      <w:color w:val="auto"/>
      <w:kern w:val="2"/>
      <w:sz w:val="20"/>
      <w:szCs w:val="24"/>
      <w:lang w:val="en-US" w:eastAsia="zh-CN"/>
    </w:rPr>
  </w:style>
  <w:style w:type="character" w:customStyle="1" w:styleId="Char2f4">
    <w:name w:val="注释标题 Char2"/>
    <w:qFormat/>
    <w:rsid w:val="005912D9"/>
    <w:rPr>
      <w:rFonts w:ascii="Times New Roman" w:eastAsia="宋体" w:hAnsi="Times New Roman" w:cs="Times New Roman"/>
    </w:rPr>
  </w:style>
  <w:style w:type="character" w:customStyle="1" w:styleId="LegalLevel1111CharChar1">
    <w:name w:val="Legal Level 1.1.1.1. Char Char1"/>
    <w:qFormat/>
    <w:rsid w:val="005912D9"/>
    <w:rPr>
      <w:rFonts w:ascii="Arial" w:eastAsia="黑体" w:hAnsi="Arial" w:cs="Times New Roman" w:hint="default"/>
      <w:color w:val="000000"/>
      <w:kern w:val="0"/>
      <w:sz w:val="24"/>
      <w:szCs w:val="20"/>
    </w:rPr>
  </w:style>
  <w:style w:type="character" w:customStyle="1" w:styleId="1ffffff0">
    <w:name w:val="书籍标题1"/>
    <w:uiPriority w:val="33"/>
    <w:qFormat/>
    <w:rsid w:val="005912D9"/>
    <w:rPr>
      <w:b/>
      <w:bCs/>
      <w:smallCaps/>
      <w:spacing w:val="5"/>
    </w:rPr>
  </w:style>
  <w:style w:type="character" w:customStyle="1" w:styleId="EmailStyle3651">
    <w:name w:val="EmailStyle3651"/>
    <w:qFormat/>
    <w:rsid w:val="005912D9"/>
    <w:rPr>
      <w:rFonts w:ascii="Arial" w:eastAsia="宋体" w:hAnsi="Arial" w:cs="Arial" w:hint="default"/>
      <w:color w:val="auto"/>
      <w:kern w:val="2"/>
      <w:sz w:val="20"/>
      <w:szCs w:val="24"/>
      <w:lang w:val="en-US" w:eastAsia="zh-CN"/>
    </w:rPr>
  </w:style>
  <w:style w:type="character" w:customStyle="1" w:styleId="Char1fb">
    <w:name w:val="信息标题 Char1"/>
    <w:qFormat/>
    <w:rsid w:val="005912D9"/>
    <w:rPr>
      <w:rFonts w:ascii="Cambria" w:eastAsia="宋体" w:hAnsi="Cambria" w:cs="Times New Roman"/>
      <w:sz w:val="24"/>
      <w:szCs w:val="24"/>
      <w:shd w:val="pct20" w:color="auto" w:fill="auto"/>
    </w:rPr>
  </w:style>
  <w:style w:type="character" w:customStyle="1" w:styleId="EmailStyle3871">
    <w:name w:val="EmailStyle3871"/>
    <w:qFormat/>
    <w:rsid w:val="005912D9"/>
    <w:rPr>
      <w:rFonts w:ascii="Arial" w:eastAsia="宋体" w:hAnsi="Arial" w:cs="Arial" w:hint="default"/>
      <w:color w:val="auto"/>
      <w:kern w:val="2"/>
      <w:sz w:val="20"/>
      <w:szCs w:val="24"/>
      <w:lang w:val="en-US" w:eastAsia="zh-CN"/>
    </w:rPr>
  </w:style>
  <w:style w:type="character" w:customStyle="1" w:styleId="EmailStyle4511">
    <w:name w:val="EmailStyle4511"/>
    <w:qFormat/>
    <w:rsid w:val="005912D9"/>
    <w:rPr>
      <w:rFonts w:ascii="Arial" w:eastAsia="宋体" w:hAnsi="Arial" w:cs="Arial" w:hint="default"/>
      <w:color w:val="auto"/>
      <w:kern w:val="2"/>
      <w:sz w:val="20"/>
      <w:szCs w:val="24"/>
      <w:lang w:val="en-US" w:eastAsia="zh-CN"/>
    </w:rPr>
  </w:style>
  <w:style w:type="character" w:customStyle="1" w:styleId="A4-1CharChar">
    <w:name w:val="A4-1、 Char Char"/>
    <w:link w:val="A4-1"/>
    <w:qFormat/>
    <w:rsid w:val="005912D9"/>
    <w:rPr>
      <w:rFonts w:ascii="黑体" w:eastAsia="黑体" w:hAnsi="黑体"/>
      <w:color w:val="000000"/>
      <w:sz w:val="28"/>
      <w:szCs w:val="24"/>
    </w:rPr>
  </w:style>
  <w:style w:type="paragraph" w:customStyle="1" w:styleId="A4-1">
    <w:name w:val="A4-1、"/>
    <w:basedOn w:val="a3"/>
    <w:link w:val="A4-1CharChar"/>
    <w:qFormat/>
    <w:rsid w:val="005912D9"/>
    <w:pPr>
      <w:widowControl/>
      <w:spacing w:beforeLines="50" w:afterLines="25" w:after="78" w:line="360" w:lineRule="auto"/>
      <w:ind w:firstLineChars="200" w:firstLine="200"/>
      <w:jc w:val="left"/>
    </w:pPr>
    <w:rPr>
      <w:rFonts w:ascii="黑体" w:eastAsia="黑体" w:hAnsi="黑体"/>
      <w:color w:val="000000"/>
      <w:kern w:val="0"/>
      <w:sz w:val="28"/>
    </w:rPr>
  </w:style>
  <w:style w:type="character" w:customStyle="1" w:styleId="--3CharChar">
    <w:name w:val="自--3级标题 Char Char"/>
    <w:link w:val="--3"/>
    <w:qFormat/>
    <w:rsid w:val="005912D9"/>
    <w:rPr>
      <w:b/>
      <w:bCs/>
      <w:sz w:val="24"/>
      <w:szCs w:val="24"/>
    </w:rPr>
  </w:style>
  <w:style w:type="character" w:customStyle="1" w:styleId="s">
    <w:name w:val="s"/>
    <w:qFormat/>
    <w:rsid w:val="005912D9"/>
  </w:style>
  <w:style w:type="character" w:customStyle="1" w:styleId="CharChar161">
    <w:name w:val="Char Char161"/>
    <w:qFormat/>
    <w:rsid w:val="005912D9"/>
    <w:rPr>
      <w:rFonts w:ascii="Arial" w:eastAsia="黑体" w:hAnsi="Arial" w:cs="Arial" w:hint="default"/>
      <w:b/>
      <w:bCs/>
      <w:color w:val="000000"/>
      <w:sz w:val="28"/>
      <w:szCs w:val="28"/>
      <w:lang w:val="en-US" w:eastAsia="zh-CN"/>
    </w:rPr>
  </w:style>
  <w:style w:type="character" w:customStyle="1" w:styleId="3CharChar2">
    <w:name w:val="段落3 Char Char"/>
    <w:link w:val="3ffc"/>
    <w:qFormat/>
    <w:rsid w:val="005912D9"/>
    <w:rPr>
      <w:rFonts w:ascii="宋体" w:hAnsi="宋体"/>
      <w:b/>
      <w:bCs/>
      <w:color w:val="000000"/>
      <w:sz w:val="24"/>
      <w:szCs w:val="24"/>
    </w:rPr>
  </w:style>
  <w:style w:type="paragraph" w:customStyle="1" w:styleId="3ffc">
    <w:name w:val="段落3"/>
    <w:basedOn w:val="1fffff9"/>
    <w:link w:val="3CharChar2"/>
    <w:qFormat/>
    <w:rsid w:val="005912D9"/>
    <w:pPr>
      <w:spacing w:beforeLines="50" w:line="360" w:lineRule="auto"/>
      <w:ind w:firstLineChars="200" w:firstLine="482"/>
      <w:outlineLvl w:val="2"/>
    </w:pPr>
    <w:rPr>
      <w:rFonts w:ascii="宋体" w:hAnsi="宋体"/>
      <w:b/>
      <w:bCs/>
      <w:color w:val="000000"/>
      <w:sz w:val="24"/>
    </w:rPr>
  </w:style>
  <w:style w:type="character" w:customStyle="1" w:styleId="EmailStyle346">
    <w:name w:val="EmailStyle346"/>
    <w:qFormat/>
    <w:rsid w:val="005912D9"/>
    <w:rPr>
      <w:rFonts w:ascii="Arial" w:eastAsia="宋体" w:hAnsi="Arial" w:cs="Arial" w:hint="default"/>
      <w:color w:val="auto"/>
      <w:kern w:val="2"/>
      <w:sz w:val="20"/>
      <w:szCs w:val="24"/>
      <w:lang w:val="en-US" w:eastAsia="zh-CN"/>
    </w:rPr>
  </w:style>
  <w:style w:type="character" w:customStyle="1" w:styleId="EmailStyle4141">
    <w:name w:val="EmailStyle4141"/>
    <w:qFormat/>
    <w:rsid w:val="005912D9"/>
    <w:rPr>
      <w:rFonts w:ascii="Arial" w:eastAsia="宋体" w:hAnsi="Arial" w:cs="Arial" w:hint="default"/>
      <w:color w:val="auto"/>
      <w:kern w:val="2"/>
      <w:sz w:val="20"/>
      <w:szCs w:val="24"/>
      <w:lang w:val="en-US" w:eastAsia="zh-CN"/>
    </w:rPr>
  </w:style>
  <w:style w:type="character" w:customStyle="1" w:styleId="EmailStyle4101">
    <w:name w:val="EmailStyle4101"/>
    <w:qFormat/>
    <w:rsid w:val="005912D9"/>
    <w:rPr>
      <w:rFonts w:ascii="Arial" w:eastAsia="宋体" w:hAnsi="Arial" w:cs="Arial" w:hint="default"/>
      <w:color w:val="auto"/>
      <w:kern w:val="2"/>
      <w:sz w:val="20"/>
      <w:szCs w:val="24"/>
      <w:lang w:val="en-US" w:eastAsia="zh-CN"/>
    </w:rPr>
  </w:style>
  <w:style w:type="character" w:customStyle="1" w:styleId="EmailStyle281">
    <w:name w:val="EmailStyle281"/>
    <w:qFormat/>
    <w:rsid w:val="005912D9"/>
    <w:rPr>
      <w:rFonts w:ascii="Arial" w:eastAsia="宋体" w:hAnsi="Arial" w:cs="Arial" w:hint="default"/>
      <w:color w:val="auto"/>
      <w:kern w:val="2"/>
      <w:sz w:val="20"/>
      <w:szCs w:val="24"/>
      <w:lang w:val="en-US" w:eastAsia="zh-CN"/>
    </w:rPr>
  </w:style>
  <w:style w:type="character" w:customStyle="1" w:styleId="A7-CharChar">
    <w:name w:val="A7-表上 Char Char"/>
    <w:link w:val="A7-"/>
    <w:qFormat/>
    <w:rsid w:val="005912D9"/>
    <w:rPr>
      <w:szCs w:val="21"/>
    </w:rPr>
  </w:style>
  <w:style w:type="paragraph" w:customStyle="1" w:styleId="A7-">
    <w:name w:val="A7-表上"/>
    <w:basedOn w:val="a3"/>
    <w:link w:val="A7-CharChar"/>
    <w:qFormat/>
    <w:rsid w:val="005912D9"/>
    <w:pPr>
      <w:widowControl/>
      <w:spacing w:beforeLines="25" w:before="78" w:afterLines="25" w:after="78"/>
      <w:jc w:val="left"/>
    </w:pPr>
    <w:rPr>
      <w:kern w:val="0"/>
      <w:sz w:val="20"/>
      <w:szCs w:val="21"/>
    </w:rPr>
  </w:style>
  <w:style w:type="character" w:customStyle="1" w:styleId="09CharChar">
    <w:name w:val="09中信_图表标题 Char Char"/>
    <w:qFormat/>
    <w:rsid w:val="005912D9"/>
    <w:rPr>
      <w:rFonts w:ascii="宋体" w:eastAsia="宋体" w:hAnsi="宋体" w:hint="eastAsia"/>
      <w:b/>
      <w:bCs/>
      <w:color w:val="003366"/>
      <w:kern w:val="2"/>
      <w:lang w:val="en-US" w:eastAsia="zh-CN"/>
    </w:rPr>
  </w:style>
  <w:style w:type="character" w:customStyle="1" w:styleId="nfCharChar">
    <w:name w:val="正文nf Char Char"/>
    <w:link w:val="nf"/>
    <w:qFormat/>
    <w:rsid w:val="005912D9"/>
    <w:rPr>
      <w:sz w:val="24"/>
      <w:szCs w:val="30"/>
    </w:rPr>
  </w:style>
  <w:style w:type="paragraph" w:customStyle="1" w:styleId="nf">
    <w:name w:val="正文nf"/>
    <w:basedOn w:val="a3"/>
    <w:link w:val="nfCharChar"/>
    <w:qFormat/>
    <w:rsid w:val="005912D9"/>
    <w:pPr>
      <w:widowControl/>
      <w:spacing w:beforeLines="25" w:before="78" w:afterLines="25" w:after="78" w:line="360" w:lineRule="auto"/>
      <w:ind w:firstLineChars="200" w:firstLine="480"/>
      <w:jc w:val="left"/>
    </w:pPr>
    <w:rPr>
      <w:kern w:val="0"/>
      <w:sz w:val="24"/>
      <w:szCs w:val="30"/>
    </w:rPr>
  </w:style>
  <w:style w:type="character" w:customStyle="1" w:styleId="EmailStyle266">
    <w:name w:val="EmailStyle266"/>
    <w:qFormat/>
    <w:rsid w:val="005912D9"/>
    <w:rPr>
      <w:rFonts w:ascii="Arial" w:eastAsia="宋体" w:hAnsi="Arial" w:cs="Arial" w:hint="default"/>
      <w:color w:val="auto"/>
      <w:kern w:val="2"/>
      <w:sz w:val="20"/>
      <w:szCs w:val="24"/>
      <w:lang w:val="en-US" w:eastAsia="zh-CN"/>
    </w:rPr>
  </w:style>
  <w:style w:type="character" w:customStyle="1" w:styleId="EmailStyle3881">
    <w:name w:val="EmailStyle3881"/>
    <w:qFormat/>
    <w:rsid w:val="005912D9"/>
    <w:rPr>
      <w:rFonts w:ascii="Arial" w:eastAsia="宋体" w:hAnsi="Arial" w:cs="Arial" w:hint="default"/>
      <w:color w:val="auto"/>
      <w:kern w:val="2"/>
      <w:sz w:val="20"/>
      <w:szCs w:val="24"/>
      <w:lang w:val="en-US" w:eastAsia="zh-CN"/>
    </w:rPr>
  </w:style>
  <w:style w:type="character" w:customStyle="1" w:styleId="LegalLevel11CharChar">
    <w:name w:val="Legal Level 1.1. Char Char"/>
    <w:qFormat/>
    <w:rsid w:val="005912D9"/>
    <w:rPr>
      <w:rFonts w:ascii="宋体" w:eastAsia="宋体" w:hAnsi="宋体" w:hint="eastAsia"/>
      <w:b/>
      <w:color w:val="000000"/>
      <w:sz w:val="24"/>
      <w:lang w:val="en-US" w:eastAsia="zh-CN"/>
    </w:rPr>
  </w:style>
  <w:style w:type="character" w:customStyle="1" w:styleId="EmailStyle4551">
    <w:name w:val="EmailStyle4551"/>
    <w:qFormat/>
    <w:rsid w:val="005912D9"/>
    <w:rPr>
      <w:rFonts w:ascii="Arial" w:eastAsia="宋体" w:hAnsi="Arial" w:cs="Arial" w:hint="default"/>
      <w:color w:val="auto"/>
      <w:kern w:val="2"/>
      <w:sz w:val="20"/>
      <w:szCs w:val="24"/>
      <w:lang w:val="en-US" w:eastAsia="zh-CN"/>
    </w:rPr>
  </w:style>
  <w:style w:type="character" w:customStyle="1" w:styleId="EmailStyle4561">
    <w:name w:val="EmailStyle4561"/>
    <w:qFormat/>
    <w:rsid w:val="005912D9"/>
    <w:rPr>
      <w:rFonts w:ascii="Arial" w:eastAsia="宋体" w:hAnsi="Arial" w:cs="Arial" w:hint="default"/>
      <w:color w:val="auto"/>
      <w:kern w:val="2"/>
      <w:sz w:val="20"/>
      <w:szCs w:val="24"/>
      <w:lang w:val="en-US" w:eastAsia="zh-CN"/>
    </w:rPr>
  </w:style>
  <w:style w:type="character" w:customStyle="1" w:styleId="bfont1">
    <w:name w:val="bfont1"/>
    <w:uiPriority w:val="99"/>
    <w:qFormat/>
    <w:rsid w:val="005912D9"/>
    <w:rPr>
      <w:rFonts w:ascii="Arial Narrow" w:hAnsi="Arial Narrow" w:hint="default"/>
      <w:spacing w:val="320"/>
      <w:sz w:val="18"/>
      <w:szCs w:val="18"/>
    </w:rPr>
  </w:style>
  <w:style w:type="character" w:customStyle="1" w:styleId="CharCharff0">
    <w:name w:val="Char Char 字元 字元"/>
    <w:qFormat/>
    <w:rsid w:val="005912D9"/>
    <w:rPr>
      <w:rFonts w:ascii="Arial" w:eastAsia="宋体" w:hAnsi="Arial" w:cs="Arial" w:hint="default"/>
      <w:kern w:val="2"/>
      <w:sz w:val="24"/>
      <w:szCs w:val="24"/>
      <w:lang w:val="en-US" w:eastAsia="en-US"/>
    </w:rPr>
  </w:style>
  <w:style w:type="character" w:customStyle="1" w:styleId="A7-CharChar0">
    <w:name w:val="A7-表下 Char Char"/>
    <w:link w:val="A7-0"/>
    <w:qFormat/>
    <w:rsid w:val="005912D9"/>
    <w:rPr>
      <w:sz w:val="18"/>
      <w:szCs w:val="18"/>
    </w:rPr>
  </w:style>
  <w:style w:type="paragraph" w:customStyle="1" w:styleId="A7-0">
    <w:name w:val="A7-表下"/>
    <w:basedOn w:val="a3"/>
    <w:link w:val="A7-CharChar0"/>
    <w:qFormat/>
    <w:rsid w:val="005912D9"/>
    <w:pPr>
      <w:widowControl/>
      <w:spacing w:beforeLines="25" w:before="78" w:afterLines="25" w:after="78"/>
      <w:ind w:firstLineChars="200" w:firstLine="200"/>
      <w:jc w:val="left"/>
    </w:pPr>
    <w:rPr>
      <w:kern w:val="0"/>
      <w:sz w:val="18"/>
      <w:szCs w:val="18"/>
    </w:rPr>
  </w:style>
  <w:style w:type="character" w:customStyle="1" w:styleId="12p1">
    <w:name w:val="12p1"/>
    <w:qFormat/>
    <w:rsid w:val="005912D9"/>
    <w:rPr>
      <w:rFonts w:ascii="ˎ̥" w:hAnsi="ˎ̥" w:hint="default"/>
      <w:sz w:val="18"/>
      <w:szCs w:val="18"/>
    </w:rPr>
  </w:style>
  <w:style w:type="character" w:customStyle="1" w:styleId="CharChar20">
    <w:name w:val="Char Char20"/>
    <w:qFormat/>
    <w:rsid w:val="005912D9"/>
    <w:rPr>
      <w:rFonts w:ascii="宋体" w:eastAsia="宋体" w:hAnsi="宋体" w:hint="eastAsia"/>
      <w:b/>
      <w:kern w:val="2"/>
      <w:sz w:val="24"/>
      <w:lang w:val="en-US" w:eastAsia="zh-CN"/>
    </w:rPr>
  </w:style>
  <w:style w:type="character" w:customStyle="1" w:styleId="CharChar15">
    <w:name w:val="Char Char15"/>
    <w:uiPriority w:val="99"/>
    <w:qFormat/>
    <w:rsid w:val="005912D9"/>
    <w:rPr>
      <w:rFonts w:ascii="宋体" w:eastAsia="宋体" w:hAnsi="宋体" w:hint="eastAsia"/>
      <w:kern w:val="2"/>
      <w:sz w:val="21"/>
      <w:szCs w:val="24"/>
      <w:lang w:val="en-US" w:eastAsia="zh-CN"/>
    </w:rPr>
  </w:style>
  <w:style w:type="character" w:customStyle="1" w:styleId="EmailStyle340">
    <w:name w:val="EmailStyle340"/>
    <w:qFormat/>
    <w:rsid w:val="005912D9"/>
    <w:rPr>
      <w:rFonts w:ascii="Arial" w:eastAsia="宋体" w:hAnsi="Arial" w:cs="Arial" w:hint="default"/>
      <w:color w:val="auto"/>
      <w:kern w:val="2"/>
      <w:sz w:val="20"/>
      <w:szCs w:val="24"/>
      <w:lang w:val="en-US" w:eastAsia="zh-CN"/>
    </w:rPr>
  </w:style>
  <w:style w:type="character" w:customStyle="1" w:styleId="EmailStyle4171">
    <w:name w:val="EmailStyle4171"/>
    <w:qFormat/>
    <w:rsid w:val="005912D9"/>
    <w:rPr>
      <w:rFonts w:ascii="Arial" w:eastAsia="宋体" w:hAnsi="Arial" w:cs="Arial" w:hint="default"/>
      <w:color w:val="auto"/>
      <w:kern w:val="2"/>
      <w:sz w:val="20"/>
      <w:szCs w:val="24"/>
      <w:lang w:val="en-US" w:eastAsia="zh-CN"/>
    </w:rPr>
  </w:style>
  <w:style w:type="character" w:customStyle="1" w:styleId="3CharChar">
    <w:name w:val="样式3 Char Char"/>
    <w:link w:val="3d"/>
    <w:qFormat/>
    <w:rsid w:val="005912D9"/>
    <w:rPr>
      <w:rFonts w:ascii="黑体" w:hAnsi="Times New Roman"/>
      <w:bCs/>
      <w:kern w:val="2"/>
      <w:sz w:val="28"/>
      <w:szCs w:val="28"/>
    </w:rPr>
  </w:style>
  <w:style w:type="character" w:customStyle="1" w:styleId="EmailStyle3901">
    <w:name w:val="EmailStyle3901"/>
    <w:qFormat/>
    <w:rsid w:val="005912D9"/>
    <w:rPr>
      <w:rFonts w:ascii="Arial" w:eastAsia="宋体" w:hAnsi="Arial" w:cs="Arial" w:hint="default"/>
      <w:color w:val="auto"/>
      <w:kern w:val="2"/>
      <w:sz w:val="20"/>
      <w:szCs w:val="24"/>
      <w:lang w:val="en-US" w:eastAsia="zh-CN"/>
    </w:rPr>
  </w:style>
  <w:style w:type="character" w:customStyle="1" w:styleId="EmailStyle3721">
    <w:name w:val="EmailStyle3721"/>
    <w:qFormat/>
    <w:rsid w:val="005912D9"/>
    <w:rPr>
      <w:rFonts w:ascii="Arial" w:eastAsia="宋体" w:hAnsi="Arial" w:cs="Arial" w:hint="default"/>
      <w:color w:val="auto"/>
      <w:kern w:val="2"/>
      <w:sz w:val="20"/>
      <w:szCs w:val="24"/>
      <w:lang w:val="en-US" w:eastAsia="zh-CN"/>
    </w:rPr>
  </w:style>
  <w:style w:type="character" w:customStyle="1" w:styleId="3CharChar3">
    <w:name w:val="3级标题 Char Char"/>
    <w:link w:val="3ffd"/>
    <w:qFormat/>
    <w:rsid w:val="005912D9"/>
    <w:rPr>
      <w:b/>
      <w:sz w:val="24"/>
    </w:rPr>
  </w:style>
  <w:style w:type="paragraph" w:customStyle="1" w:styleId="3ffd">
    <w:name w:val="3级标题"/>
    <w:basedOn w:val="a3"/>
    <w:link w:val="3CharChar3"/>
    <w:qFormat/>
    <w:rsid w:val="005912D9"/>
    <w:pPr>
      <w:widowControl/>
      <w:spacing w:beforeLines="50" w:afterLines="25" w:after="78" w:line="360" w:lineRule="auto"/>
      <w:ind w:firstLineChars="200" w:firstLine="482"/>
      <w:jc w:val="left"/>
    </w:pPr>
    <w:rPr>
      <w:b/>
      <w:kern w:val="0"/>
      <w:sz w:val="24"/>
      <w:szCs w:val="20"/>
    </w:rPr>
  </w:style>
  <w:style w:type="character" w:customStyle="1" w:styleId="EmailStyle4661">
    <w:name w:val="EmailStyle4661"/>
    <w:qFormat/>
    <w:rsid w:val="005912D9"/>
    <w:rPr>
      <w:rFonts w:ascii="Arial" w:eastAsia="宋体" w:hAnsi="Arial" w:cs="Arial" w:hint="default"/>
      <w:color w:val="auto"/>
      <w:kern w:val="2"/>
      <w:sz w:val="20"/>
      <w:szCs w:val="24"/>
      <w:lang w:val="en-US" w:eastAsia="zh-CN"/>
    </w:rPr>
  </w:style>
  <w:style w:type="character" w:customStyle="1" w:styleId="EmailStyle3961">
    <w:name w:val="EmailStyle3961"/>
    <w:qFormat/>
    <w:rsid w:val="005912D9"/>
    <w:rPr>
      <w:rFonts w:ascii="Arial" w:eastAsia="宋体" w:hAnsi="Arial" w:cs="Arial" w:hint="default"/>
      <w:color w:val="auto"/>
      <w:kern w:val="2"/>
      <w:sz w:val="20"/>
      <w:szCs w:val="24"/>
      <w:lang w:val="en-US" w:eastAsia="zh-CN"/>
    </w:rPr>
  </w:style>
  <w:style w:type="character" w:customStyle="1" w:styleId="A5-CharChar">
    <w:name w:val="A5-正文 Char Char"/>
    <w:link w:val="A5-"/>
    <w:qFormat/>
    <w:rsid w:val="005912D9"/>
    <w:rPr>
      <w:sz w:val="24"/>
      <w:szCs w:val="24"/>
    </w:rPr>
  </w:style>
  <w:style w:type="paragraph" w:customStyle="1" w:styleId="A5-">
    <w:name w:val="A5-正文"/>
    <w:basedOn w:val="a3"/>
    <w:link w:val="A5-CharChar"/>
    <w:qFormat/>
    <w:rsid w:val="005912D9"/>
    <w:pPr>
      <w:widowControl/>
      <w:spacing w:beforeLines="25" w:before="78" w:afterLines="25" w:after="78" w:line="360" w:lineRule="auto"/>
      <w:ind w:firstLineChars="200" w:firstLine="480"/>
      <w:jc w:val="left"/>
    </w:pPr>
    <w:rPr>
      <w:kern w:val="0"/>
      <w:sz w:val="24"/>
    </w:rPr>
  </w:style>
  <w:style w:type="character" w:customStyle="1" w:styleId="HTML15">
    <w:name w:val="HTML 引文1"/>
    <w:qFormat/>
    <w:rsid w:val="005912D9"/>
    <w:rPr>
      <w:rFonts w:ascii="Arial" w:eastAsia="宋体" w:hAnsi="Arial" w:cs="Arial" w:hint="default"/>
      <w:i/>
      <w:iCs/>
      <w:kern w:val="2"/>
      <w:sz w:val="24"/>
      <w:szCs w:val="24"/>
      <w:lang w:val="en-US" w:eastAsia="zh-CN"/>
    </w:rPr>
  </w:style>
  <w:style w:type="character" w:customStyle="1" w:styleId="txtcontent1">
    <w:name w:val="txtcontent1"/>
    <w:basedOn w:val="a4"/>
    <w:qFormat/>
    <w:rsid w:val="005912D9"/>
  </w:style>
  <w:style w:type="character" w:customStyle="1" w:styleId="CharChar32">
    <w:name w:val="Char Char32"/>
    <w:qFormat/>
    <w:rsid w:val="005912D9"/>
    <w:rPr>
      <w:rFonts w:ascii="宋体" w:eastAsia="宋体" w:hAnsi="宋体" w:hint="eastAsia"/>
      <w:kern w:val="2"/>
      <w:sz w:val="18"/>
      <w:szCs w:val="18"/>
      <w:lang w:val="en-US" w:eastAsia="zh-CN"/>
    </w:rPr>
  </w:style>
  <w:style w:type="character" w:customStyle="1" w:styleId="LegalLevel1CharChar1">
    <w:name w:val="Legal Level 1. Char Char1"/>
    <w:qFormat/>
    <w:rsid w:val="005912D9"/>
    <w:rPr>
      <w:rFonts w:ascii="Arial" w:eastAsia="黑体" w:hAnsi="Arial" w:cs="Times New Roman" w:hint="default"/>
      <w:b/>
      <w:color w:val="000000"/>
      <w:kern w:val="0"/>
      <w:sz w:val="24"/>
      <w:szCs w:val="20"/>
    </w:rPr>
  </w:style>
  <w:style w:type="character" w:customStyle="1" w:styleId="--2CharChar">
    <w:name w:val="自--2级标题 Char Char"/>
    <w:link w:val="--2"/>
    <w:qFormat/>
    <w:rsid w:val="005912D9"/>
  </w:style>
  <w:style w:type="paragraph" w:customStyle="1" w:styleId="--2">
    <w:name w:val="自--2级标题"/>
    <w:basedOn w:val="a3"/>
    <w:link w:val="--2CharChar"/>
    <w:qFormat/>
    <w:rsid w:val="005912D9"/>
    <w:pPr>
      <w:widowControl/>
      <w:spacing w:beforeLines="25" w:before="78" w:afterLines="25" w:after="78"/>
      <w:jc w:val="left"/>
    </w:pPr>
    <w:rPr>
      <w:kern w:val="0"/>
      <w:sz w:val="20"/>
      <w:szCs w:val="20"/>
    </w:rPr>
  </w:style>
  <w:style w:type="character" w:customStyle="1" w:styleId="iso-CharChar">
    <w:name w:val="iso-正文 Char Char"/>
    <w:link w:val="iso-"/>
    <w:qFormat/>
    <w:rsid w:val="005912D9"/>
    <w:rPr>
      <w:rFonts w:ascii="楷体_GB2312" w:eastAsia="楷体_GB2312" w:hAnsi="Times New Roman"/>
      <w:kern w:val="2"/>
      <w:sz w:val="24"/>
      <w:szCs w:val="24"/>
    </w:rPr>
  </w:style>
  <w:style w:type="character" w:customStyle="1" w:styleId="HTML16">
    <w:name w:val="HTML 键盘1"/>
    <w:qFormat/>
    <w:rsid w:val="005912D9"/>
    <w:rPr>
      <w:rFonts w:ascii="Arial" w:eastAsia="宋体" w:hAnsi="Arial" w:cs="Arial" w:hint="default"/>
      <w:kern w:val="2"/>
      <w:sz w:val="24"/>
      <w:szCs w:val="24"/>
      <w:lang w:val="en-US" w:eastAsia="zh-CN"/>
    </w:rPr>
  </w:style>
  <w:style w:type="character" w:customStyle="1" w:styleId="CharCharff1">
    <w:name w:val="自用表格正文 Char Char"/>
    <w:link w:val="afffffffffffff"/>
    <w:qFormat/>
    <w:rsid w:val="005912D9"/>
    <w:rPr>
      <w:rFonts w:ascii="Arial" w:eastAsia="仿宋_GB2312" w:hAnsi="Arial" w:cs="Arial"/>
      <w:sz w:val="24"/>
      <w:szCs w:val="21"/>
    </w:rPr>
  </w:style>
  <w:style w:type="paragraph" w:customStyle="1" w:styleId="afffffffffffff">
    <w:name w:val="自用表格正文"/>
    <w:basedOn w:val="a3"/>
    <w:link w:val="CharCharff1"/>
    <w:qFormat/>
    <w:rsid w:val="005912D9"/>
    <w:pPr>
      <w:widowControl/>
      <w:adjustRightInd w:val="0"/>
      <w:snapToGrid w:val="0"/>
      <w:spacing w:beforeLines="25" w:before="78" w:afterLines="25" w:after="78"/>
      <w:jc w:val="left"/>
    </w:pPr>
    <w:rPr>
      <w:rFonts w:ascii="Arial" w:eastAsia="仿宋_GB2312" w:hAnsi="Arial" w:cs="Arial"/>
      <w:kern w:val="0"/>
      <w:sz w:val="24"/>
      <w:szCs w:val="21"/>
    </w:rPr>
  </w:style>
  <w:style w:type="character" w:customStyle="1" w:styleId="Char2f5">
    <w:name w:val="标题 Char2"/>
    <w:uiPriority w:val="10"/>
    <w:qFormat/>
    <w:rsid w:val="005912D9"/>
    <w:rPr>
      <w:rFonts w:ascii="Cambria" w:eastAsia="宋体" w:hAnsi="Cambria" w:cs="Times New Roman"/>
      <w:b/>
      <w:bCs/>
      <w:sz w:val="32"/>
      <w:szCs w:val="32"/>
    </w:rPr>
  </w:style>
  <w:style w:type="character" w:customStyle="1" w:styleId="EmailStyle355">
    <w:name w:val="EmailStyle355"/>
    <w:qFormat/>
    <w:rsid w:val="005912D9"/>
    <w:rPr>
      <w:rFonts w:ascii="Arial" w:eastAsia="宋体" w:hAnsi="Arial" w:cs="Arial" w:hint="default"/>
      <w:color w:val="auto"/>
      <w:kern w:val="2"/>
      <w:sz w:val="20"/>
      <w:szCs w:val="24"/>
      <w:lang w:val="en-US" w:eastAsia="zh-CN"/>
    </w:rPr>
  </w:style>
  <w:style w:type="character" w:customStyle="1" w:styleId="EmailStyle3801">
    <w:name w:val="EmailStyle3801"/>
    <w:qFormat/>
    <w:rsid w:val="005912D9"/>
    <w:rPr>
      <w:rFonts w:ascii="Arial" w:eastAsia="宋体" w:hAnsi="Arial" w:cs="Arial" w:hint="default"/>
      <w:color w:val="auto"/>
      <w:kern w:val="2"/>
      <w:sz w:val="20"/>
      <w:szCs w:val="24"/>
      <w:lang w:val="en-US" w:eastAsia="zh-CN"/>
    </w:rPr>
  </w:style>
  <w:style w:type="character" w:customStyle="1" w:styleId="-3CharChar">
    <w:name w:val="自-3级标题 Char Char"/>
    <w:link w:val="-30"/>
    <w:qFormat/>
    <w:rsid w:val="005912D9"/>
    <w:rPr>
      <w:b/>
      <w:bCs/>
      <w:sz w:val="24"/>
      <w:szCs w:val="24"/>
    </w:rPr>
  </w:style>
  <w:style w:type="character" w:customStyle="1" w:styleId="CharCharff2">
    <w:name w:val="表格正文自用 Char Char"/>
    <w:link w:val="afffffffffffff0"/>
    <w:qFormat/>
    <w:rsid w:val="005912D9"/>
    <w:rPr>
      <w:rFonts w:ascii="Arial" w:eastAsia="仿宋_GB2312" w:hAnsi="Arial" w:cs="Arial"/>
      <w:sz w:val="24"/>
      <w:szCs w:val="21"/>
    </w:rPr>
  </w:style>
  <w:style w:type="paragraph" w:customStyle="1" w:styleId="afffffffffffff0">
    <w:name w:val="表格正文自用"/>
    <w:basedOn w:val="a3"/>
    <w:link w:val="CharCharff2"/>
    <w:qFormat/>
    <w:rsid w:val="005912D9"/>
    <w:pPr>
      <w:widowControl/>
      <w:adjustRightInd w:val="0"/>
      <w:snapToGrid w:val="0"/>
      <w:spacing w:beforeLines="25" w:before="78" w:afterLines="25" w:after="78"/>
      <w:jc w:val="left"/>
    </w:pPr>
    <w:rPr>
      <w:rFonts w:ascii="Arial" w:eastAsia="仿宋_GB2312" w:hAnsi="Arial" w:cs="Arial"/>
      <w:kern w:val="0"/>
      <w:sz w:val="24"/>
      <w:szCs w:val="21"/>
    </w:rPr>
  </w:style>
  <w:style w:type="character" w:customStyle="1" w:styleId="EmailStyle289">
    <w:name w:val="EmailStyle289"/>
    <w:qFormat/>
    <w:rsid w:val="005912D9"/>
    <w:rPr>
      <w:rFonts w:ascii="Arial" w:eastAsia="宋体" w:hAnsi="Arial" w:cs="Arial" w:hint="default"/>
      <w:color w:val="auto"/>
      <w:kern w:val="2"/>
      <w:sz w:val="20"/>
      <w:szCs w:val="24"/>
      <w:lang w:val="en-US" w:eastAsia="zh-CN"/>
    </w:rPr>
  </w:style>
  <w:style w:type="character" w:customStyle="1" w:styleId="Charffa">
    <w:name w:val="列出段落 Char"/>
    <w:uiPriority w:val="34"/>
    <w:qFormat/>
    <w:rsid w:val="005912D9"/>
    <w:rPr>
      <w:kern w:val="2"/>
      <w:sz w:val="21"/>
      <w:szCs w:val="24"/>
    </w:rPr>
  </w:style>
  <w:style w:type="character" w:customStyle="1" w:styleId="EmailStyle4161">
    <w:name w:val="EmailStyle4161"/>
    <w:qFormat/>
    <w:rsid w:val="005912D9"/>
    <w:rPr>
      <w:rFonts w:ascii="Arial" w:eastAsia="宋体" w:hAnsi="Arial" w:cs="Arial" w:hint="default"/>
      <w:color w:val="auto"/>
      <w:kern w:val="2"/>
      <w:sz w:val="20"/>
      <w:szCs w:val="24"/>
      <w:lang w:val="en-US" w:eastAsia="zh-CN"/>
    </w:rPr>
  </w:style>
  <w:style w:type="character" w:customStyle="1" w:styleId="EmailStyle264">
    <w:name w:val="EmailStyle264"/>
    <w:qFormat/>
    <w:rsid w:val="005912D9"/>
    <w:rPr>
      <w:rFonts w:ascii="Arial" w:eastAsia="宋体" w:hAnsi="Arial" w:cs="Arial" w:hint="default"/>
      <w:color w:val="auto"/>
      <w:kern w:val="2"/>
      <w:sz w:val="20"/>
      <w:szCs w:val="24"/>
      <w:lang w:val="en-US" w:eastAsia="zh-CN"/>
    </w:rPr>
  </w:style>
  <w:style w:type="character" w:customStyle="1" w:styleId="NormalTimesNewRomanCharChar">
    <w:name w:val="Normal + Times New Roman Char Char"/>
    <w:link w:val="NormalTimesNewRoman"/>
    <w:qFormat/>
    <w:rsid w:val="005912D9"/>
    <w:rPr>
      <w:rFonts w:ascii="PMingLiU" w:eastAsia="PMingLiU" w:hAnsi="PMingLiU"/>
    </w:rPr>
  </w:style>
  <w:style w:type="paragraph" w:customStyle="1" w:styleId="NormalTimesNewRoman">
    <w:name w:val="Normal + Times New Roman"/>
    <w:basedOn w:val="a3"/>
    <w:link w:val="NormalTimesNewRomanCharChar"/>
    <w:qFormat/>
    <w:rsid w:val="005912D9"/>
    <w:pPr>
      <w:widowControl/>
      <w:autoSpaceDE w:val="0"/>
      <w:autoSpaceDN w:val="0"/>
      <w:adjustRightInd w:val="0"/>
      <w:spacing w:beforeLines="25" w:before="78" w:afterLines="25" w:after="78"/>
      <w:ind w:firstLineChars="200" w:firstLine="400"/>
      <w:jc w:val="left"/>
    </w:pPr>
    <w:rPr>
      <w:rFonts w:ascii="PMingLiU" w:eastAsia="PMingLiU" w:hAnsi="PMingLiU"/>
      <w:kern w:val="0"/>
      <w:sz w:val="20"/>
      <w:szCs w:val="20"/>
    </w:rPr>
  </w:style>
  <w:style w:type="character" w:customStyle="1" w:styleId="EmailStyle4711">
    <w:name w:val="EmailStyle4711"/>
    <w:qFormat/>
    <w:rsid w:val="005912D9"/>
    <w:rPr>
      <w:rFonts w:ascii="Arial" w:eastAsia="宋体" w:hAnsi="Arial" w:cs="Arial" w:hint="default"/>
      <w:color w:val="auto"/>
      <w:kern w:val="2"/>
      <w:sz w:val="20"/>
      <w:szCs w:val="24"/>
      <w:lang w:val="en-US" w:eastAsia="zh-CN"/>
    </w:rPr>
  </w:style>
  <w:style w:type="character" w:customStyle="1" w:styleId="title2">
    <w:name w:val="title_2"/>
    <w:basedOn w:val="a4"/>
    <w:qFormat/>
    <w:rsid w:val="005912D9"/>
  </w:style>
  <w:style w:type="character" w:customStyle="1" w:styleId="CharCharff3">
    <w:name w:val="尽调一级标题 Char Char"/>
    <w:link w:val="afffffffffffff1"/>
    <w:qFormat/>
    <w:rsid w:val="005912D9"/>
    <w:rPr>
      <w:rFonts w:ascii="Arial" w:hAnsi="宋体" w:cs="Arial"/>
      <w:b/>
      <w:sz w:val="32"/>
      <w:szCs w:val="32"/>
    </w:rPr>
  </w:style>
  <w:style w:type="paragraph" w:customStyle="1" w:styleId="afffffffffffff1">
    <w:name w:val="尽调一级标题"/>
    <w:basedOn w:val="11"/>
    <w:link w:val="CharCharff3"/>
    <w:qFormat/>
    <w:rsid w:val="005912D9"/>
    <w:pPr>
      <w:keepNext w:val="0"/>
      <w:keepLines w:val="0"/>
      <w:widowControl/>
      <w:tabs>
        <w:tab w:val="left" w:pos="896"/>
      </w:tabs>
      <w:spacing w:beforeLines="0" w:afterLines="50" w:after="156" w:line="360" w:lineRule="auto"/>
      <w:ind w:firstLineChars="0" w:firstLine="0"/>
      <w:jc w:val="left"/>
    </w:pPr>
    <w:rPr>
      <w:rFonts w:ascii="Arial" w:hAnsi="宋体" w:cs="Arial"/>
      <w:bCs w:val="0"/>
      <w:kern w:val="0"/>
      <w:sz w:val="32"/>
      <w:szCs w:val="32"/>
    </w:rPr>
  </w:style>
  <w:style w:type="character" w:customStyle="1" w:styleId="CharCharff4">
    <w:name w:val="招股书三级标题 Char Char"/>
    <w:link w:val="afffffffffffff2"/>
    <w:qFormat/>
    <w:rsid w:val="005912D9"/>
    <w:rPr>
      <w:rFonts w:ascii="Arial" w:hAnsi="Arial" w:cs="Arial"/>
      <w:b/>
      <w:sz w:val="24"/>
      <w:szCs w:val="24"/>
    </w:rPr>
  </w:style>
  <w:style w:type="paragraph" w:customStyle="1" w:styleId="afffffffffffff2">
    <w:name w:val="招股书三级标题"/>
    <w:basedOn w:val="a3"/>
    <w:link w:val="CharCharff4"/>
    <w:qFormat/>
    <w:rsid w:val="005912D9"/>
    <w:pPr>
      <w:widowControl/>
      <w:spacing w:beforeLines="50" w:afterLines="25" w:after="78" w:line="360" w:lineRule="auto"/>
      <w:ind w:firstLineChars="196" w:firstLine="472"/>
      <w:jc w:val="left"/>
    </w:pPr>
    <w:rPr>
      <w:rFonts w:ascii="Arial" w:hAnsi="Arial" w:cs="Arial"/>
      <w:b/>
      <w:kern w:val="0"/>
      <w:sz w:val="24"/>
    </w:rPr>
  </w:style>
  <w:style w:type="character" w:customStyle="1" w:styleId="CharCharff5">
    <w:name w:val="尽调正文 Char Char"/>
    <w:link w:val="afffffffffffff3"/>
    <w:qFormat/>
    <w:rsid w:val="005912D9"/>
    <w:rPr>
      <w:rFonts w:ascii="Arial" w:hAnsi="宋体" w:cs="Arial"/>
      <w:sz w:val="24"/>
    </w:rPr>
  </w:style>
  <w:style w:type="paragraph" w:customStyle="1" w:styleId="afffffffffffff3">
    <w:name w:val="尽调正文"/>
    <w:basedOn w:val="a3"/>
    <w:link w:val="CharCharff5"/>
    <w:qFormat/>
    <w:rsid w:val="005912D9"/>
    <w:pPr>
      <w:widowControl/>
      <w:spacing w:beforeLines="50" w:afterLines="25" w:after="78" w:line="360" w:lineRule="auto"/>
      <w:ind w:firstLineChars="200" w:firstLine="480"/>
      <w:jc w:val="left"/>
    </w:pPr>
    <w:rPr>
      <w:rFonts w:ascii="Arial" w:hAnsi="宋体" w:cs="Arial"/>
      <w:kern w:val="0"/>
      <w:sz w:val="24"/>
      <w:szCs w:val="20"/>
    </w:rPr>
  </w:style>
  <w:style w:type="character" w:customStyle="1" w:styleId="EmailStyle341">
    <w:name w:val="EmailStyle341"/>
    <w:qFormat/>
    <w:rsid w:val="005912D9"/>
    <w:rPr>
      <w:rFonts w:ascii="Arial" w:eastAsia="宋体" w:hAnsi="Arial" w:cs="Arial" w:hint="default"/>
      <w:color w:val="auto"/>
      <w:kern w:val="2"/>
      <w:sz w:val="20"/>
      <w:szCs w:val="24"/>
      <w:lang w:val="en-US" w:eastAsia="zh-CN"/>
    </w:rPr>
  </w:style>
  <w:style w:type="character" w:customStyle="1" w:styleId="lh131">
    <w:name w:val="lh131"/>
    <w:qFormat/>
    <w:rsid w:val="005912D9"/>
    <w:rPr>
      <w:spacing w:val="360"/>
      <w:sz w:val="20"/>
      <w:szCs w:val="20"/>
    </w:rPr>
  </w:style>
  <w:style w:type="character" w:customStyle="1" w:styleId="p148">
    <w:name w:val="p148"/>
    <w:qFormat/>
    <w:rsid w:val="005912D9"/>
    <w:rPr>
      <w:rFonts w:ascii="Tahoma" w:eastAsia="宋体" w:hAnsi="Tahoma" w:cs="Tahoma" w:hint="default"/>
      <w:kern w:val="2"/>
      <w:sz w:val="24"/>
      <w:lang w:val="en-US" w:eastAsia="zh-CN"/>
    </w:rPr>
  </w:style>
  <w:style w:type="character" w:customStyle="1" w:styleId="font91">
    <w:name w:val="font91"/>
    <w:qFormat/>
    <w:rsid w:val="005912D9"/>
    <w:rPr>
      <w:color w:val="000000"/>
      <w:sz w:val="18"/>
      <w:szCs w:val="18"/>
      <w:u w:val="none"/>
    </w:rPr>
  </w:style>
  <w:style w:type="character" w:customStyle="1" w:styleId="LegalLevel1CharChar">
    <w:name w:val="Legal Level 1. Char Char"/>
    <w:qFormat/>
    <w:rsid w:val="005912D9"/>
    <w:rPr>
      <w:rFonts w:ascii="Arial" w:eastAsia="黑体" w:hAnsi="Arial" w:cs="Arial" w:hint="default"/>
      <w:b/>
      <w:color w:val="000000"/>
      <w:sz w:val="24"/>
      <w:lang w:val="en-US" w:eastAsia="zh-CN"/>
    </w:rPr>
  </w:style>
  <w:style w:type="character" w:customStyle="1" w:styleId="bCharCharCharCharCharCharCharChar0">
    <w:name w:val="b Char Char Char Char Char Char Char Char 字元 字元 字元 字元"/>
    <w:qFormat/>
    <w:rsid w:val="005912D9"/>
    <w:rPr>
      <w:rFonts w:ascii="Arial" w:eastAsia="宋体" w:hAnsi="Arial" w:cs="Arial" w:hint="default"/>
      <w:kern w:val="2"/>
      <w:sz w:val="24"/>
      <w:szCs w:val="24"/>
      <w:lang w:val="en-US" w:eastAsia="en-US"/>
    </w:rPr>
  </w:style>
  <w:style w:type="character" w:customStyle="1" w:styleId="Char2CharChar">
    <w:name w:val="招股书修改 Char2 Char Char"/>
    <w:qFormat/>
    <w:rsid w:val="005912D9"/>
    <w:rPr>
      <w:rFonts w:ascii="楷体_GB2312" w:eastAsia="楷体_GB2312" w:hAnsi="Tahoma" w:cs="楷体_GB2312" w:hint="eastAsia"/>
      <w:b/>
      <w:bCs/>
      <w:kern w:val="2"/>
      <w:sz w:val="24"/>
      <w:szCs w:val="24"/>
      <w:lang w:val="en-US" w:eastAsia="zh-CN"/>
    </w:rPr>
  </w:style>
  <w:style w:type="character" w:customStyle="1" w:styleId="CharCharff6">
    <w:name w:val="注脚 Char Char"/>
    <w:link w:val="afffffffffffff4"/>
    <w:qFormat/>
    <w:rsid w:val="005912D9"/>
    <w:rPr>
      <w:rFonts w:ascii="Arial" w:hAnsi="Arial" w:cs="Arial"/>
      <w:szCs w:val="21"/>
    </w:rPr>
  </w:style>
  <w:style w:type="paragraph" w:customStyle="1" w:styleId="afffffffffffff4">
    <w:name w:val="注脚"/>
    <w:basedOn w:val="a3"/>
    <w:link w:val="CharCharff6"/>
    <w:qFormat/>
    <w:rsid w:val="005912D9"/>
    <w:pPr>
      <w:widowControl/>
      <w:spacing w:beforeLines="25" w:before="78" w:afterLines="25" w:after="78" w:line="360" w:lineRule="auto"/>
      <w:ind w:firstLineChars="200" w:firstLine="420"/>
      <w:jc w:val="left"/>
    </w:pPr>
    <w:rPr>
      <w:rFonts w:ascii="Arial" w:hAnsi="Arial" w:cs="Arial"/>
      <w:kern w:val="0"/>
      <w:sz w:val="20"/>
      <w:szCs w:val="21"/>
    </w:rPr>
  </w:style>
  <w:style w:type="character" w:customStyle="1" w:styleId="EmailStyle3771">
    <w:name w:val="EmailStyle3771"/>
    <w:qFormat/>
    <w:rsid w:val="005912D9"/>
    <w:rPr>
      <w:rFonts w:ascii="Arial" w:eastAsia="宋体" w:hAnsi="Arial" w:cs="Arial" w:hint="default"/>
      <w:color w:val="auto"/>
      <w:kern w:val="2"/>
      <w:sz w:val="20"/>
      <w:szCs w:val="24"/>
      <w:lang w:val="en-US" w:eastAsia="zh-CN"/>
    </w:rPr>
  </w:style>
  <w:style w:type="character" w:customStyle="1" w:styleId="EmailStyle271">
    <w:name w:val="EmailStyle271"/>
    <w:qFormat/>
    <w:rsid w:val="005912D9"/>
    <w:rPr>
      <w:rFonts w:ascii="Arial" w:eastAsia="宋体" w:hAnsi="Arial" w:cs="Arial" w:hint="default"/>
      <w:color w:val="auto"/>
      <w:kern w:val="2"/>
      <w:sz w:val="20"/>
      <w:szCs w:val="24"/>
      <w:lang w:val="en-US" w:eastAsia="zh-CN"/>
    </w:rPr>
  </w:style>
  <w:style w:type="character" w:customStyle="1" w:styleId="LegalLevel111CharChar">
    <w:name w:val="Legal Level 1.1.1. Char Char"/>
    <w:qFormat/>
    <w:rsid w:val="005912D9"/>
    <w:rPr>
      <w:rFonts w:ascii="Arial" w:eastAsia="黑体" w:hAnsi="Arial" w:cs="Arial" w:hint="default"/>
      <w:color w:val="000000"/>
      <w:sz w:val="24"/>
      <w:lang w:val="en-US" w:eastAsia="zh-CN"/>
    </w:rPr>
  </w:style>
  <w:style w:type="character" w:customStyle="1" w:styleId="CharChar18">
    <w:name w:val="Char Char18"/>
    <w:qFormat/>
    <w:rsid w:val="005912D9"/>
    <w:rPr>
      <w:rFonts w:ascii="宋体" w:eastAsia="宋体" w:hAnsi="宋体" w:hint="eastAsia"/>
      <w:kern w:val="2"/>
      <w:sz w:val="18"/>
      <w:szCs w:val="18"/>
      <w:lang w:val="en-US" w:eastAsia="zh-CN"/>
    </w:rPr>
  </w:style>
  <w:style w:type="character" w:customStyle="1" w:styleId="HTML17">
    <w:name w:val="HTML 缩写1"/>
    <w:qFormat/>
    <w:rsid w:val="005912D9"/>
    <w:rPr>
      <w:rFonts w:ascii="Arial" w:eastAsia="宋体" w:hAnsi="Arial" w:cs="Arial" w:hint="default"/>
      <w:kern w:val="2"/>
      <w:sz w:val="24"/>
      <w:szCs w:val="24"/>
      <w:lang w:val="en-US" w:eastAsia="zh-CN"/>
    </w:rPr>
  </w:style>
  <w:style w:type="character" w:customStyle="1" w:styleId="EmailStyle3791">
    <w:name w:val="EmailStyle3791"/>
    <w:qFormat/>
    <w:rsid w:val="005912D9"/>
    <w:rPr>
      <w:rFonts w:ascii="Arial" w:eastAsia="宋体" w:hAnsi="Arial" w:cs="Arial" w:hint="default"/>
      <w:color w:val="auto"/>
      <w:kern w:val="2"/>
      <w:sz w:val="20"/>
      <w:szCs w:val="24"/>
      <w:lang w:val="en-US" w:eastAsia="zh-CN"/>
    </w:rPr>
  </w:style>
  <w:style w:type="character" w:customStyle="1" w:styleId="fuzhu2CharChar">
    <w:name w:val="fuzhu2 Char Char"/>
    <w:link w:val="fuzhu2"/>
    <w:qFormat/>
    <w:rsid w:val="005912D9"/>
    <w:rPr>
      <w:rFonts w:ascii="华文中宋" w:eastAsia="华文中宋" w:hAnsi="华文中宋"/>
      <w:b/>
      <w:smallCaps/>
      <w:szCs w:val="21"/>
    </w:rPr>
  </w:style>
  <w:style w:type="paragraph" w:customStyle="1" w:styleId="fuzhu2">
    <w:name w:val="fuzhu2"/>
    <w:basedOn w:val="TOC2"/>
    <w:link w:val="fuzhu2CharChar"/>
    <w:qFormat/>
    <w:rsid w:val="005912D9"/>
    <w:pPr>
      <w:widowControl/>
      <w:tabs>
        <w:tab w:val="clear" w:pos="8647"/>
        <w:tab w:val="right" w:leader="dot" w:pos="8296"/>
      </w:tabs>
      <w:adjustRightInd w:val="0"/>
      <w:snapToGrid w:val="0"/>
      <w:spacing w:beforeLines="100" w:afterLines="25" w:line="400" w:lineRule="exact"/>
      <w:ind w:firstLineChars="171" w:firstLine="359"/>
      <w:outlineLvl w:val="1"/>
    </w:pPr>
    <w:rPr>
      <w:rFonts w:ascii="华文中宋" w:eastAsia="华文中宋" w:hAnsi="华文中宋" w:cs="Times New Roman"/>
      <w:b/>
      <w:iCs w:val="0"/>
      <w:smallCaps/>
      <w:kern w:val="0"/>
      <w:sz w:val="20"/>
      <w:szCs w:val="21"/>
    </w:rPr>
  </w:style>
  <w:style w:type="character" w:customStyle="1" w:styleId="link14pp">
    <w:name w:val="link14pp"/>
    <w:qFormat/>
    <w:rsid w:val="005912D9"/>
  </w:style>
  <w:style w:type="character" w:customStyle="1" w:styleId="Char2f6">
    <w:name w:val="正文缩进 Char2"/>
    <w:basedOn w:val="a4"/>
    <w:qFormat/>
    <w:rsid w:val="005912D9"/>
  </w:style>
  <w:style w:type="character" w:customStyle="1" w:styleId="HTML18">
    <w:name w:val="HTML 代码1"/>
    <w:qFormat/>
    <w:rsid w:val="005912D9"/>
    <w:rPr>
      <w:rFonts w:ascii="Arial" w:eastAsia="宋体" w:hAnsi="Arial" w:cs="Arial" w:hint="default"/>
      <w:kern w:val="2"/>
      <w:sz w:val="24"/>
      <w:szCs w:val="24"/>
      <w:lang w:val="en-US" w:eastAsia="zh-CN"/>
    </w:rPr>
  </w:style>
  <w:style w:type="character" w:customStyle="1" w:styleId="Char43">
    <w:name w:val="普通(网站) Char4"/>
    <w:uiPriority w:val="30"/>
    <w:qFormat/>
    <w:rsid w:val="005912D9"/>
    <w:rPr>
      <w:b/>
      <w:bCs/>
      <w:i/>
      <w:iCs/>
      <w:color w:val="4F81BD"/>
      <w:szCs w:val="24"/>
    </w:rPr>
  </w:style>
  <w:style w:type="character" w:customStyle="1" w:styleId="EmailStyle338">
    <w:name w:val="EmailStyle338"/>
    <w:qFormat/>
    <w:rsid w:val="005912D9"/>
    <w:rPr>
      <w:rFonts w:ascii="Arial" w:eastAsia="宋体" w:hAnsi="Arial" w:cs="Arial" w:hint="default"/>
      <w:color w:val="auto"/>
      <w:kern w:val="2"/>
      <w:sz w:val="20"/>
      <w:szCs w:val="24"/>
      <w:lang w:val="en-US" w:eastAsia="zh-CN"/>
    </w:rPr>
  </w:style>
  <w:style w:type="character" w:customStyle="1" w:styleId="EmailStyle4031">
    <w:name w:val="EmailStyle4031"/>
    <w:qFormat/>
    <w:rsid w:val="005912D9"/>
    <w:rPr>
      <w:rFonts w:ascii="Arial" w:eastAsia="宋体" w:hAnsi="Arial" w:cs="Arial" w:hint="default"/>
      <w:color w:val="auto"/>
      <w:kern w:val="2"/>
      <w:sz w:val="20"/>
      <w:szCs w:val="24"/>
      <w:lang w:val="en-US" w:eastAsia="zh-CN"/>
    </w:rPr>
  </w:style>
  <w:style w:type="character" w:customStyle="1" w:styleId="CharCharff7">
    <w:name w:val="中伦正文 Char Char"/>
    <w:link w:val="afffffffffffff5"/>
    <w:qFormat/>
    <w:rsid w:val="005912D9"/>
    <w:rPr>
      <w:sz w:val="24"/>
      <w:szCs w:val="24"/>
    </w:rPr>
  </w:style>
  <w:style w:type="paragraph" w:customStyle="1" w:styleId="afffffffffffff5">
    <w:name w:val="中伦正文"/>
    <w:basedOn w:val="a3"/>
    <w:link w:val="CharCharff7"/>
    <w:qFormat/>
    <w:rsid w:val="005912D9"/>
    <w:pPr>
      <w:widowControl/>
      <w:spacing w:beforeLines="50" w:afterLines="25" w:after="78" w:line="360" w:lineRule="auto"/>
      <w:ind w:firstLineChars="200" w:firstLine="480"/>
      <w:jc w:val="left"/>
    </w:pPr>
    <w:rPr>
      <w:kern w:val="0"/>
      <w:sz w:val="24"/>
    </w:rPr>
  </w:style>
  <w:style w:type="character" w:customStyle="1" w:styleId="EmailStyle3821">
    <w:name w:val="EmailStyle3821"/>
    <w:qFormat/>
    <w:rsid w:val="005912D9"/>
    <w:rPr>
      <w:rFonts w:ascii="Arial" w:eastAsia="宋体" w:hAnsi="Arial" w:cs="Arial" w:hint="default"/>
      <w:color w:val="auto"/>
      <w:kern w:val="2"/>
      <w:sz w:val="20"/>
      <w:szCs w:val="24"/>
      <w:lang w:val="en-US" w:eastAsia="zh-CN"/>
    </w:rPr>
  </w:style>
  <w:style w:type="character" w:customStyle="1" w:styleId="CharChar1a">
    <w:name w:val="联证页眉 Char Char1"/>
    <w:qFormat/>
    <w:rsid w:val="005912D9"/>
    <w:rPr>
      <w:sz w:val="18"/>
      <w:szCs w:val="18"/>
    </w:rPr>
  </w:style>
  <w:style w:type="character" w:customStyle="1" w:styleId="s-mailinfo-addresslink1">
    <w:name w:val="s-mailinfo-addresslink1"/>
    <w:basedOn w:val="a4"/>
    <w:qFormat/>
    <w:rsid w:val="005912D9"/>
  </w:style>
  <w:style w:type="character" w:customStyle="1" w:styleId="A7-CharChar1">
    <w:name w:val="A7-表中 Char Char"/>
    <w:link w:val="A7-1"/>
    <w:qFormat/>
    <w:rsid w:val="005912D9"/>
    <w:rPr>
      <w:b/>
      <w:szCs w:val="24"/>
    </w:rPr>
  </w:style>
  <w:style w:type="paragraph" w:customStyle="1" w:styleId="A7-1">
    <w:name w:val="A7-表中"/>
    <w:basedOn w:val="a3"/>
    <w:link w:val="A7-CharChar1"/>
    <w:qFormat/>
    <w:rsid w:val="005912D9"/>
    <w:pPr>
      <w:widowControl/>
      <w:spacing w:beforeLines="25" w:before="78" w:afterLines="25" w:after="78"/>
      <w:jc w:val="center"/>
    </w:pPr>
    <w:rPr>
      <w:b/>
      <w:kern w:val="0"/>
      <w:sz w:val="20"/>
    </w:rPr>
  </w:style>
  <w:style w:type="character" w:customStyle="1" w:styleId="CharChar181">
    <w:name w:val="Char Char181"/>
    <w:qFormat/>
    <w:rsid w:val="005912D9"/>
    <w:rPr>
      <w:rFonts w:ascii="宋体" w:eastAsia="宋体" w:hAnsi="宋体" w:hint="eastAsia"/>
      <w:b/>
      <w:bCs/>
      <w:kern w:val="44"/>
      <w:sz w:val="44"/>
      <w:szCs w:val="44"/>
      <w:lang w:val="en-US" w:eastAsia="zh-CN"/>
    </w:rPr>
  </w:style>
  <w:style w:type="character" w:customStyle="1" w:styleId="EmailStyle3671">
    <w:name w:val="EmailStyle3671"/>
    <w:qFormat/>
    <w:rsid w:val="005912D9"/>
    <w:rPr>
      <w:rFonts w:ascii="Arial" w:eastAsia="宋体" w:hAnsi="Arial" w:cs="Arial" w:hint="default"/>
      <w:color w:val="auto"/>
      <w:kern w:val="2"/>
      <w:sz w:val="20"/>
      <w:szCs w:val="24"/>
      <w:lang w:val="en-US" w:eastAsia="zh-CN"/>
    </w:rPr>
  </w:style>
  <w:style w:type="character" w:customStyle="1" w:styleId="114pt">
    <w:name w:val="正文文本 (11) + 4 pt"/>
    <w:qFormat/>
    <w:rsid w:val="005912D9"/>
    <w:rPr>
      <w:rFonts w:ascii="黑体" w:eastAsia="黑体" w:hAnsi="黑体" w:cs="黑体" w:hint="eastAsia"/>
      <w:i/>
      <w:iCs/>
      <w:kern w:val="2"/>
      <w:sz w:val="8"/>
      <w:szCs w:val="8"/>
      <w:u w:val="none"/>
      <w:lang w:val="en-US" w:eastAsia="zh-CN"/>
    </w:rPr>
  </w:style>
  <w:style w:type="character" w:customStyle="1" w:styleId="EmailStyle4441">
    <w:name w:val="EmailStyle4441"/>
    <w:qFormat/>
    <w:rsid w:val="005912D9"/>
    <w:rPr>
      <w:rFonts w:ascii="Arial" w:eastAsia="宋体" w:hAnsi="Arial" w:cs="Arial" w:hint="default"/>
      <w:color w:val="auto"/>
      <w:kern w:val="2"/>
      <w:sz w:val="20"/>
      <w:szCs w:val="24"/>
      <w:lang w:val="en-US" w:eastAsia="zh-CN"/>
    </w:rPr>
  </w:style>
  <w:style w:type="character" w:customStyle="1" w:styleId="EmailStyle348">
    <w:name w:val="EmailStyle348"/>
    <w:qFormat/>
    <w:rsid w:val="005912D9"/>
    <w:rPr>
      <w:rFonts w:ascii="Arial" w:eastAsia="宋体" w:hAnsi="Arial" w:cs="Arial" w:hint="default"/>
      <w:color w:val="auto"/>
      <w:kern w:val="2"/>
      <w:sz w:val="20"/>
      <w:szCs w:val="24"/>
      <w:lang w:val="en-US" w:eastAsia="zh-CN"/>
    </w:rPr>
  </w:style>
  <w:style w:type="character" w:customStyle="1" w:styleId="EmailStyle4121">
    <w:name w:val="EmailStyle4121"/>
    <w:qFormat/>
    <w:rsid w:val="005912D9"/>
    <w:rPr>
      <w:rFonts w:ascii="Arial" w:eastAsia="宋体" w:hAnsi="Arial" w:cs="Arial" w:hint="default"/>
      <w:color w:val="auto"/>
      <w:kern w:val="2"/>
      <w:sz w:val="20"/>
      <w:szCs w:val="24"/>
      <w:lang w:val="en-US" w:eastAsia="zh-CN"/>
    </w:rPr>
  </w:style>
  <w:style w:type="character" w:customStyle="1" w:styleId="EmailStyle283">
    <w:name w:val="EmailStyle283"/>
    <w:qFormat/>
    <w:rsid w:val="005912D9"/>
    <w:rPr>
      <w:rFonts w:ascii="Arial" w:eastAsia="宋体" w:hAnsi="Arial" w:cs="Arial" w:hint="default"/>
      <w:color w:val="auto"/>
      <w:kern w:val="2"/>
      <w:sz w:val="20"/>
      <w:szCs w:val="24"/>
      <w:lang w:val="en-US" w:eastAsia="zh-CN"/>
    </w:rPr>
  </w:style>
  <w:style w:type="character" w:customStyle="1" w:styleId="EmailStyle3991">
    <w:name w:val="EmailStyle3991"/>
    <w:qFormat/>
    <w:rsid w:val="005912D9"/>
    <w:rPr>
      <w:rFonts w:ascii="Arial" w:eastAsia="宋体" w:hAnsi="Arial" w:cs="Arial" w:hint="default"/>
      <w:color w:val="auto"/>
      <w:kern w:val="2"/>
      <w:sz w:val="20"/>
      <w:szCs w:val="24"/>
      <w:lang w:val="en-US" w:eastAsia="zh-CN"/>
    </w:rPr>
  </w:style>
  <w:style w:type="character" w:customStyle="1" w:styleId="tblue01">
    <w:name w:val="t_blue_01"/>
    <w:qFormat/>
    <w:rsid w:val="005912D9"/>
    <w:rPr>
      <w:rFonts w:ascii="Tahoma" w:eastAsia="宋体" w:hAnsi="Tahoma" w:cs="Tahoma" w:hint="default"/>
      <w:kern w:val="2"/>
      <w:sz w:val="24"/>
      <w:lang w:val="en-US" w:eastAsia="zh-CN"/>
    </w:rPr>
  </w:style>
  <w:style w:type="character" w:customStyle="1" w:styleId="Char3f">
    <w:name w:val="明显引用 Char3"/>
    <w:uiPriority w:val="99"/>
    <w:qFormat/>
    <w:rsid w:val="005912D9"/>
    <w:rPr>
      <w:rFonts w:eastAsia="楷体_GB2312"/>
      <w:b/>
      <w:bCs/>
      <w:i/>
      <w:iCs/>
      <w:color w:val="4F81BD"/>
      <w:kern w:val="2"/>
      <w:sz w:val="24"/>
      <w:szCs w:val="24"/>
    </w:rPr>
  </w:style>
  <w:style w:type="character" w:customStyle="1" w:styleId="CharCharff8">
    <w:name w:val="一级标题 Char Char"/>
    <w:qFormat/>
    <w:rsid w:val="005912D9"/>
    <w:rPr>
      <w:rFonts w:ascii="黑体" w:eastAsia="黑体" w:hAnsi="黑体"/>
      <w:b/>
      <w:color w:val="000000"/>
      <w:kern w:val="44"/>
      <w:sz w:val="36"/>
      <w:szCs w:val="36"/>
    </w:rPr>
  </w:style>
  <w:style w:type="character" w:customStyle="1" w:styleId="CharChar120">
    <w:name w:val="Char Char12"/>
    <w:qFormat/>
    <w:rsid w:val="005912D9"/>
    <w:rPr>
      <w:rFonts w:ascii="宋体" w:eastAsia="宋体" w:hAnsi="宋体" w:hint="eastAsia"/>
      <w:kern w:val="2"/>
      <w:sz w:val="18"/>
      <w:lang w:val="en-US" w:eastAsia="zh-CN"/>
    </w:rPr>
  </w:style>
  <w:style w:type="character" w:customStyle="1" w:styleId="CharChar1b">
    <w:name w:val="招股书正文 Char Char1"/>
    <w:qFormat/>
    <w:rsid w:val="005912D9"/>
    <w:rPr>
      <w:sz w:val="24"/>
      <w:szCs w:val="24"/>
    </w:rPr>
  </w:style>
  <w:style w:type="character" w:customStyle="1" w:styleId="EmailStyle4531">
    <w:name w:val="EmailStyle4531"/>
    <w:qFormat/>
    <w:rsid w:val="005912D9"/>
    <w:rPr>
      <w:rFonts w:ascii="Arial" w:eastAsia="宋体" w:hAnsi="Arial" w:cs="Arial" w:hint="default"/>
      <w:color w:val="auto"/>
      <w:kern w:val="2"/>
      <w:sz w:val="20"/>
      <w:szCs w:val="24"/>
      <w:lang w:val="en-US" w:eastAsia="zh-CN"/>
    </w:rPr>
  </w:style>
  <w:style w:type="character" w:customStyle="1" w:styleId="f14b1">
    <w:name w:val="f14b1"/>
    <w:qFormat/>
    <w:rsid w:val="005912D9"/>
    <w:rPr>
      <w:b/>
      <w:bCs/>
      <w:sz w:val="21"/>
      <w:szCs w:val="21"/>
    </w:rPr>
  </w:style>
  <w:style w:type="character" w:customStyle="1" w:styleId="HTML19">
    <w:name w:val="HTML 定义1"/>
    <w:qFormat/>
    <w:rsid w:val="005912D9"/>
    <w:rPr>
      <w:rFonts w:ascii="Arial" w:eastAsia="宋体" w:hAnsi="Arial" w:cs="Arial" w:hint="default"/>
      <w:i/>
      <w:iCs/>
      <w:kern w:val="2"/>
      <w:sz w:val="24"/>
      <w:szCs w:val="24"/>
      <w:lang w:val="en-US" w:eastAsia="zh-CN"/>
    </w:rPr>
  </w:style>
  <w:style w:type="character" w:customStyle="1" w:styleId="EmailStyle263">
    <w:name w:val="EmailStyle263"/>
    <w:qFormat/>
    <w:rsid w:val="005912D9"/>
    <w:rPr>
      <w:rFonts w:ascii="Arial" w:eastAsia="宋体" w:hAnsi="Arial" w:cs="Arial" w:hint="default"/>
      <w:color w:val="auto"/>
      <w:kern w:val="2"/>
      <w:sz w:val="20"/>
      <w:szCs w:val="24"/>
      <w:lang w:val="en-US" w:eastAsia="zh-CN"/>
    </w:rPr>
  </w:style>
  <w:style w:type="character" w:customStyle="1" w:styleId="EmailStyle4411">
    <w:name w:val="EmailStyle4411"/>
    <w:qFormat/>
    <w:rsid w:val="005912D9"/>
    <w:rPr>
      <w:rFonts w:ascii="Arial" w:eastAsia="宋体" w:hAnsi="Arial" w:cs="Arial" w:hint="default"/>
      <w:color w:val="auto"/>
      <w:kern w:val="2"/>
      <w:sz w:val="20"/>
      <w:szCs w:val="24"/>
      <w:lang w:val="en-US" w:eastAsia="zh-CN"/>
    </w:rPr>
  </w:style>
  <w:style w:type="character" w:customStyle="1" w:styleId="HTML1a">
    <w:name w:val="HTML 打字机1"/>
    <w:qFormat/>
    <w:rsid w:val="005912D9"/>
    <w:rPr>
      <w:rFonts w:ascii="Arial" w:eastAsia="宋体" w:hAnsi="Arial" w:cs="Arial" w:hint="default"/>
      <w:kern w:val="2"/>
      <w:sz w:val="24"/>
      <w:szCs w:val="24"/>
      <w:lang w:val="en-US" w:eastAsia="zh-CN"/>
    </w:rPr>
  </w:style>
  <w:style w:type="character" w:customStyle="1" w:styleId="p9l1">
    <w:name w:val="p9l1"/>
    <w:qFormat/>
    <w:rsid w:val="005912D9"/>
    <w:rPr>
      <w:sz w:val="18"/>
      <w:szCs w:val="18"/>
      <w:u w:val="none"/>
    </w:rPr>
  </w:style>
  <w:style w:type="character" w:customStyle="1" w:styleId="unnamed21">
    <w:name w:val="unnamed21"/>
    <w:qFormat/>
    <w:rsid w:val="005912D9"/>
    <w:rPr>
      <w:rFonts w:ascii="宋体" w:eastAsia="宋体" w:hAnsi="宋体" w:hint="eastAsia"/>
      <w:color w:val="333333"/>
      <w:kern w:val="2"/>
      <w:sz w:val="18"/>
      <w:szCs w:val="18"/>
      <w:u w:val="none"/>
      <w:lang w:val="en-US" w:eastAsia="zh-CN"/>
    </w:rPr>
  </w:style>
  <w:style w:type="character" w:customStyle="1" w:styleId="EmailStyle275">
    <w:name w:val="EmailStyle275"/>
    <w:qFormat/>
    <w:rsid w:val="005912D9"/>
    <w:rPr>
      <w:rFonts w:ascii="Arial" w:eastAsia="宋体" w:hAnsi="Arial" w:cs="Arial" w:hint="default"/>
      <w:color w:val="auto"/>
      <w:kern w:val="2"/>
      <w:sz w:val="20"/>
      <w:szCs w:val="24"/>
      <w:lang w:val="en-US" w:eastAsia="zh-CN"/>
    </w:rPr>
  </w:style>
  <w:style w:type="character" w:customStyle="1" w:styleId="EmailStyle4431">
    <w:name w:val="EmailStyle4431"/>
    <w:qFormat/>
    <w:rsid w:val="005912D9"/>
    <w:rPr>
      <w:rFonts w:ascii="Arial" w:eastAsia="宋体" w:hAnsi="Arial" w:cs="Arial" w:hint="default"/>
      <w:color w:val="auto"/>
      <w:kern w:val="2"/>
      <w:sz w:val="20"/>
      <w:szCs w:val="24"/>
      <w:lang w:val="en-US" w:eastAsia="zh-CN"/>
    </w:rPr>
  </w:style>
  <w:style w:type="character" w:customStyle="1" w:styleId="EmailStyle3741">
    <w:name w:val="EmailStyle3741"/>
    <w:qFormat/>
    <w:rsid w:val="005912D9"/>
    <w:rPr>
      <w:rFonts w:ascii="Arial" w:eastAsia="宋体" w:hAnsi="Arial" w:cs="Arial" w:hint="default"/>
      <w:color w:val="auto"/>
      <w:kern w:val="2"/>
      <w:sz w:val="20"/>
      <w:szCs w:val="24"/>
      <w:lang w:val="en-US" w:eastAsia="zh-CN"/>
    </w:rPr>
  </w:style>
  <w:style w:type="character" w:customStyle="1" w:styleId="EmailStyle4111">
    <w:name w:val="EmailStyle4111"/>
    <w:qFormat/>
    <w:rsid w:val="005912D9"/>
    <w:rPr>
      <w:rFonts w:ascii="Arial" w:eastAsia="宋体" w:hAnsi="Arial" w:cs="Arial" w:hint="default"/>
      <w:color w:val="auto"/>
      <w:kern w:val="2"/>
      <w:sz w:val="20"/>
      <w:szCs w:val="24"/>
      <w:lang w:val="en-US" w:eastAsia="zh-CN"/>
    </w:rPr>
  </w:style>
  <w:style w:type="character" w:customStyle="1" w:styleId="A6-CharChar0">
    <w:name w:val="A6-表上 Char Char"/>
    <w:link w:val="A6-0"/>
    <w:qFormat/>
    <w:rsid w:val="005912D9"/>
    <w:rPr>
      <w:szCs w:val="21"/>
    </w:rPr>
  </w:style>
  <w:style w:type="paragraph" w:customStyle="1" w:styleId="A6-0">
    <w:name w:val="A6-表上"/>
    <w:basedOn w:val="a3"/>
    <w:link w:val="A6-CharChar0"/>
    <w:qFormat/>
    <w:rsid w:val="005912D9"/>
    <w:pPr>
      <w:widowControl/>
      <w:spacing w:beforeLines="50" w:afterLines="25" w:after="78" w:line="360" w:lineRule="auto"/>
      <w:ind w:firstLineChars="150" w:firstLine="315"/>
      <w:jc w:val="right"/>
    </w:pPr>
    <w:rPr>
      <w:kern w:val="0"/>
      <w:sz w:val="20"/>
      <w:szCs w:val="21"/>
    </w:rPr>
  </w:style>
  <w:style w:type="character" w:customStyle="1" w:styleId="EmailStyle351">
    <w:name w:val="EmailStyle351"/>
    <w:qFormat/>
    <w:rsid w:val="005912D9"/>
    <w:rPr>
      <w:rFonts w:ascii="Arial" w:eastAsia="宋体" w:hAnsi="Arial" w:cs="Arial" w:hint="default"/>
      <w:color w:val="auto"/>
      <w:kern w:val="2"/>
      <w:sz w:val="20"/>
      <w:szCs w:val="24"/>
      <w:lang w:val="en-US" w:eastAsia="zh-CN"/>
    </w:rPr>
  </w:style>
  <w:style w:type="character" w:customStyle="1" w:styleId="EmailStyle4131">
    <w:name w:val="EmailStyle4131"/>
    <w:qFormat/>
    <w:rsid w:val="005912D9"/>
    <w:rPr>
      <w:rFonts w:ascii="Arial" w:eastAsia="宋体" w:hAnsi="Arial" w:cs="Arial" w:hint="default"/>
      <w:color w:val="auto"/>
      <w:kern w:val="2"/>
      <w:sz w:val="20"/>
      <w:szCs w:val="24"/>
      <w:lang w:val="en-US" w:eastAsia="zh-CN"/>
    </w:rPr>
  </w:style>
  <w:style w:type="character" w:customStyle="1" w:styleId="Level1-1CharChar">
    <w:name w:val="Level 1 - 1 Char Char"/>
    <w:qFormat/>
    <w:rsid w:val="005912D9"/>
    <w:rPr>
      <w:rFonts w:ascii="Times New Roman" w:eastAsia="宋体" w:hAnsi="Times New Roman" w:cs="Times New Roman" w:hint="default"/>
      <w:b/>
      <w:bCs/>
      <w:sz w:val="32"/>
      <w:szCs w:val="32"/>
    </w:rPr>
  </w:style>
  <w:style w:type="character" w:customStyle="1" w:styleId="EmailStyle342">
    <w:name w:val="EmailStyle342"/>
    <w:qFormat/>
    <w:rsid w:val="005912D9"/>
    <w:rPr>
      <w:rFonts w:ascii="Arial" w:eastAsia="宋体" w:hAnsi="Arial" w:cs="Arial" w:hint="default"/>
      <w:color w:val="auto"/>
      <w:kern w:val="2"/>
      <w:sz w:val="20"/>
      <w:szCs w:val="24"/>
      <w:lang w:val="en-US" w:eastAsia="zh-CN"/>
    </w:rPr>
  </w:style>
  <w:style w:type="character" w:customStyle="1" w:styleId="info1">
    <w:name w:val="info1"/>
    <w:qFormat/>
    <w:rsid w:val="005912D9"/>
    <w:rPr>
      <w:rFonts w:ascii="宋体" w:eastAsia="宋体" w:hAnsi="宋体" w:hint="eastAsia"/>
      <w:spacing w:val="280"/>
      <w:sz w:val="21"/>
      <w:szCs w:val="21"/>
    </w:rPr>
  </w:style>
  <w:style w:type="character" w:customStyle="1" w:styleId="EmailStyle4371">
    <w:name w:val="EmailStyle4371"/>
    <w:qFormat/>
    <w:rsid w:val="005912D9"/>
    <w:rPr>
      <w:rFonts w:ascii="Arial" w:eastAsia="宋体" w:hAnsi="Arial" w:cs="Arial" w:hint="default"/>
      <w:color w:val="auto"/>
      <w:kern w:val="2"/>
      <w:sz w:val="20"/>
      <w:szCs w:val="24"/>
      <w:lang w:val="en-US" w:eastAsia="zh-CN"/>
    </w:rPr>
  </w:style>
  <w:style w:type="character" w:customStyle="1" w:styleId="Char2CharCharCharCharCharCharCharChar">
    <w:name w:val="Char2 Char Char Char Char Char Char Char Char"/>
    <w:qFormat/>
    <w:rsid w:val="005912D9"/>
    <w:rPr>
      <w:rFonts w:ascii="宋体" w:eastAsia="宋体" w:hAnsi="Courier New" w:hint="eastAsia"/>
      <w:kern w:val="2"/>
      <w:sz w:val="21"/>
      <w:lang w:val="en-US" w:eastAsia="zh-CN"/>
    </w:rPr>
  </w:style>
  <w:style w:type="character" w:customStyle="1" w:styleId="DDCharChar">
    <w:name w:val="铁龙_DD正文 Char Char"/>
    <w:link w:val="DD"/>
    <w:uiPriority w:val="34"/>
    <w:qFormat/>
    <w:rsid w:val="005912D9"/>
    <w:rPr>
      <w:rFonts w:ascii="Times New Roman" w:hAnsi="Times New Roman"/>
      <w:kern w:val="2"/>
      <w:sz w:val="24"/>
      <w:szCs w:val="24"/>
    </w:rPr>
  </w:style>
  <w:style w:type="character" w:customStyle="1" w:styleId="EmailStyle3811">
    <w:name w:val="EmailStyle3811"/>
    <w:qFormat/>
    <w:rsid w:val="005912D9"/>
    <w:rPr>
      <w:rFonts w:ascii="Arial" w:eastAsia="宋体" w:hAnsi="Arial" w:cs="Arial" w:hint="default"/>
      <w:color w:val="auto"/>
      <w:kern w:val="2"/>
      <w:sz w:val="20"/>
      <w:szCs w:val="24"/>
      <w:lang w:val="en-US" w:eastAsia="zh-CN"/>
    </w:rPr>
  </w:style>
  <w:style w:type="character" w:customStyle="1" w:styleId="EmailStyle3911">
    <w:name w:val="EmailStyle3911"/>
    <w:qFormat/>
    <w:rsid w:val="005912D9"/>
    <w:rPr>
      <w:rFonts w:ascii="Arial" w:eastAsia="宋体" w:hAnsi="Arial" w:cs="Arial" w:hint="default"/>
      <w:color w:val="auto"/>
      <w:kern w:val="2"/>
      <w:sz w:val="20"/>
      <w:szCs w:val="24"/>
      <w:lang w:val="en-US" w:eastAsia="zh-CN"/>
    </w:rPr>
  </w:style>
  <w:style w:type="character" w:customStyle="1" w:styleId="EmailStyle3711">
    <w:name w:val="EmailStyle3711"/>
    <w:qFormat/>
    <w:rsid w:val="005912D9"/>
    <w:rPr>
      <w:rFonts w:ascii="Arial" w:eastAsia="宋体" w:hAnsi="Arial" w:cs="Arial" w:hint="default"/>
      <w:color w:val="auto"/>
      <w:kern w:val="2"/>
      <w:sz w:val="20"/>
      <w:szCs w:val="24"/>
      <w:lang w:val="en-US" w:eastAsia="zh-CN"/>
    </w:rPr>
  </w:style>
  <w:style w:type="character" w:customStyle="1" w:styleId="CharCharff9">
    <w:name w:val="招股书二级标题 Char Char"/>
    <w:link w:val="afffffffffffff6"/>
    <w:qFormat/>
    <w:rsid w:val="005912D9"/>
    <w:rPr>
      <w:rFonts w:ascii="黑体" w:eastAsia="黑体" w:hAnsi="黑体"/>
      <w:b/>
      <w:bCs/>
      <w:sz w:val="28"/>
      <w:szCs w:val="28"/>
    </w:rPr>
  </w:style>
  <w:style w:type="paragraph" w:customStyle="1" w:styleId="afffffffffffff6">
    <w:name w:val="招股书二级标题"/>
    <w:basedOn w:val="3"/>
    <w:link w:val="CharCharff9"/>
    <w:qFormat/>
    <w:rsid w:val="005912D9"/>
    <w:pPr>
      <w:widowControl/>
      <w:spacing w:beforeLines="0" w:before="25" w:after="25" w:line="360" w:lineRule="auto"/>
      <w:ind w:firstLineChars="174" w:firstLine="489"/>
      <w:jc w:val="left"/>
    </w:pPr>
    <w:rPr>
      <w:rFonts w:ascii="黑体" w:eastAsia="黑体" w:hAnsi="黑体"/>
      <w:kern w:val="0"/>
      <w:sz w:val="28"/>
      <w:szCs w:val="28"/>
    </w:rPr>
  </w:style>
  <w:style w:type="character" w:customStyle="1" w:styleId="zwChar1">
    <w:name w:val="zw Char1"/>
    <w:link w:val="zw"/>
    <w:qFormat/>
    <w:rsid w:val="005912D9"/>
    <w:rPr>
      <w:rFonts w:ascii="Arial Narrow" w:eastAsia="昆仑楷体" w:hAnsi="Arial"/>
      <w:sz w:val="28"/>
    </w:rPr>
  </w:style>
  <w:style w:type="character" w:customStyle="1" w:styleId="EmailStyle270">
    <w:name w:val="EmailStyle270"/>
    <w:qFormat/>
    <w:rsid w:val="005912D9"/>
    <w:rPr>
      <w:rFonts w:ascii="Arial" w:eastAsia="宋体" w:hAnsi="Arial" w:cs="Arial" w:hint="default"/>
      <w:color w:val="auto"/>
      <w:kern w:val="2"/>
      <w:sz w:val="20"/>
      <w:szCs w:val="24"/>
      <w:lang w:val="en-US" w:eastAsia="zh-CN"/>
    </w:rPr>
  </w:style>
  <w:style w:type="character" w:customStyle="1" w:styleId="EmailStyle4571">
    <w:name w:val="EmailStyle4571"/>
    <w:qFormat/>
    <w:rsid w:val="005912D9"/>
    <w:rPr>
      <w:rFonts w:ascii="Arial" w:eastAsia="宋体" w:hAnsi="Arial" w:cs="Arial" w:hint="default"/>
      <w:color w:val="auto"/>
      <w:kern w:val="2"/>
      <w:sz w:val="20"/>
      <w:szCs w:val="24"/>
      <w:lang w:val="en-US" w:eastAsia="zh-CN"/>
    </w:rPr>
  </w:style>
  <w:style w:type="character" w:customStyle="1" w:styleId="EmailStyle3751">
    <w:name w:val="EmailStyle3751"/>
    <w:qFormat/>
    <w:rsid w:val="005912D9"/>
    <w:rPr>
      <w:rFonts w:ascii="Arial" w:eastAsia="宋体" w:hAnsi="Arial" w:cs="Arial" w:hint="default"/>
      <w:color w:val="auto"/>
      <w:kern w:val="2"/>
      <w:sz w:val="20"/>
      <w:szCs w:val="24"/>
      <w:lang w:val="en-US" w:eastAsia="zh-CN"/>
    </w:rPr>
  </w:style>
  <w:style w:type="character" w:customStyle="1" w:styleId="CharCharffa">
    <w:name w:val="联证页眉 Char Char"/>
    <w:qFormat/>
    <w:rsid w:val="005912D9"/>
    <w:rPr>
      <w:rFonts w:ascii="宋体" w:eastAsia="宋体" w:hAnsi="宋体" w:hint="eastAsia"/>
      <w:kern w:val="2"/>
      <w:sz w:val="18"/>
      <w:szCs w:val="18"/>
      <w:lang w:val="en-US" w:eastAsia="zh-CN"/>
    </w:rPr>
  </w:style>
  <w:style w:type="character" w:customStyle="1" w:styleId="EmailStyle4351">
    <w:name w:val="EmailStyle4351"/>
    <w:qFormat/>
    <w:rsid w:val="005912D9"/>
    <w:rPr>
      <w:rFonts w:ascii="Arial" w:eastAsia="宋体" w:hAnsi="Arial" w:cs="Arial" w:hint="default"/>
      <w:color w:val="auto"/>
      <w:kern w:val="2"/>
      <w:sz w:val="20"/>
      <w:szCs w:val="24"/>
      <w:lang w:val="en-US" w:eastAsia="zh-CN"/>
    </w:rPr>
  </w:style>
  <w:style w:type="character" w:customStyle="1" w:styleId="EmailStyle4321">
    <w:name w:val="EmailStyle4321"/>
    <w:qFormat/>
    <w:rsid w:val="005912D9"/>
    <w:rPr>
      <w:rFonts w:ascii="Arial" w:eastAsia="宋体" w:hAnsi="Arial" w:cs="Arial" w:hint="default"/>
      <w:color w:val="auto"/>
      <w:kern w:val="2"/>
      <w:sz w:val="20"/>
      <w:szCs w:val="24"/>
      <w:lang w:val="en-US" w:eastAsia="zh-CN"/>
    </w:rPr>
  </w:style>
  <w:style w:type="character" w:customStyle="1" w:styleId="CharCharffb">
    <w:name w:val="修改_表格 Char Char"/>
    <w:link w:val="afffffffffffff7"/>
    <w:qFormat/>
    <w:rsid w:val="005912D9"/>
    <w:rPr>
      <w:rFonts w:ascii="楷体_GB2312" w:eastAsia="楷体_GB2312"/>
      <w:b/>
      <w:bCs/>
      <w:szCs w:val="21"/>
    </w:rPr>
  </w:style>
  <w:style w:type="paragraph" w:customStyle="1" w:styleId="afffffffffffff7">
    <w:name w:val="修改_表格"/>
    <w:basedOn w:val="a3"/>
    <w:link w:val="CharCharffb"/>
    <w:qFormat/>
    <w:rsid w:val="005912D9"/>
    <w:pPr>
      <w:widowControl/>
      <w:spacing w:beforeLines="25" w:before="78" w:afterLines="25" w:after="78"/>
      <w:jc w:val="right"/>
    </w:pPr>
    <w:rPr>
      <w:rFonts w:ascii="楷体_GB2312" w:eastAsia="楷体_GB2312"/>
      <w:b/>
      <w:bCs/>
      <w:kern w:val="0"/>
      <w:sz w:val="20"/>
      <w:szCs w:val="21"/>
    </w:rPr>
  </w:style>
  <w:style w:type="character" w:customStyle="1" w:styleId="EmailStyle4391">
    <w:name w:val="EmailStyle4391"/>
    <w:qFormat/>
    <w:rsid w:val="005912D9"/>
    <w:rPr>
      <w:rFonts w:ascii="Arial" w:eastAsia="宋体" w:hAnsi="Arial" w:cs="Arial" w:hint="default"/>
      <w:color w:val="auto"/>
      <w:kern w:val="2"/>
      <w:sz w:val="20"/>
      <w:szCs w:val="24"/>
      <w:lang w:val="en-US" w:eastAsia="zh-CN"/>
    </w:rPr>
  </w:style>
  <w:style w:type="character" w:customStyle="1" w:styleId="FigCharCharCharChar">
    <w:name w:val="Fig Char Char Char Char"/>
    <w:link w:val="FigCharCharChar"/>
    <w:qFormat/>
    <w:rsid w:val="005912D9"/>
    <w:rPr>
      <w:rFonts w:ascii="Arial" w:hAnsi="Arial" w:cs="Arial"/>
      <w:sz w:val="22"/>
    </w:rPr>
  </w:style>
  <w:style w:type="paragraph" w:customStyle="1" w:styleId="FigCharCharChar">
    <w:name w:val="Fig Char Char Char"/>
    <w:basedOn w:val="a3"/>
    <w:link w:val="FigCharCharCharChar"/>
    <w:qFormat/>
    <w:rsid w:val="005912D9"/>
    <w:pPr>
      <w:widowControl/>
      <w:spacing w:line="360" w:lineRule="auto"/>
      <w:jc w:val="center"/>
    </w:pPr>
    <w:rPr>
      <w:rFonts w:ascii="Arial" w:hAnsi="Arial" w:cs="Arial"/>
      <w:kern w:val="0"/>
      <w:sz w:val="22"/>
      <w:szCs w:val="20"/>
    </w:rPr>
  </w:style>
  <w:style w:type="character" w:customStyle="1" w:styleId="CharCharffc">
    <w:name w:val="小四标准段落 Char Char"/>
    <w:link w:val="afffffffffffff8"/>
    <w:qFormat/>
    <w:rsid w:val="005912D9"/>
    <w:rPr>
      <w:rFonts w:ascii="Arial" w:hAnsi="Arial"/>
      <w:sz w:val="24"/>
      <w:szCs w:val="24"/>
    </w:rPr>
  </w:style>
  <w:style w:type="paragraph" w:customStyle="1" w:styleId="afffffffffffff8">
    <w:name w:val="小四标准段落"/>
    <w:basedOn w:val="a3"/>
    <w:link w:val="CharCharffc"/>
    <w:qFormat/>
    <w:rsid w:val="005912D9"/>
    <w:pPr>
      <w:widowControl/>
      <w:spacing w:beforeLines="25" w:before="78" w:afterLines="25" w:after="78" w:line="360" w:lineRule="auto"/>
      <w:ind w:firstLineChars="200" w:firstLine="480"/>
      <w:jc w:val="left"/>
    </w:pPr>
    <w:rPr>
      <w:rFonts w:ascii="Arial" w:hAnsi="Arial"/>
      <w:kern w:val="0"/>
      <w:sz w:val="24"/>
    </w:rPr>
  </w:style>
  <w:style w:type="character" w:customStyle="1" w:styleId="EmailStyle278">
    <w:name w:val="EmailStyle278"/>
    <w:qFormat/>
    <w:rsid w:val="005912D9"/>
    <w:rPr>
      <w:rFonts w:ascii="Arial" w:eastAsia="宋体" w:hAnsi="Arial" w:cs="Arial" w:hint="default"/>
      <w:color w:val="auto"/>
      <w:kern w:val="2"/>
      <w:sz w:val="20"/>
      <w:szCs w:val="24"/>
      <w:lang w:val="en-US" w:eastAsia="zh-CN"/>
    </w:rPr>
  </w:style>
  <w:style w:type="character" w:customStyle="1" w:styleId="EmailStyle4071">
    <w:name w:val="EmailStyle4071"/>
    <w:qFormat/>
    <w:rsid w:val="005912D9"/>
    <w:rPr>
      <w:rFonts w:ascii="Arial" w:eastAsia="宋体" w:hAnsi="Arial" w:cs="Arial" w:hint="default"/>
      <w:color w:val="auto"/>
      <w:kern w:val="2"/>
      <w:sz w:val="20"/>
      <w:szCs w:val="24"/>
      <w:lang w:val="en-US" w:eastAsia="zh-CN"/>
    </w:rPr>
  </w:style>
  <w:style w:type="character" w:customStyle="1" w:styleId="EmailStyle4061">
    <w:name w:val="EmailStyle4061"/>
    <w:qFormat/>
    <w:rsid w:val="005912D9"/>
    <w:rPr>
      <w:rFonts w:ascii="Arial" w:eastAsia="宋体" w:hAnsi="Arial" w:cs="Arial" w:hint="default"/>
      <w:color w:val="auto"/>
      <w:kern w:val="2"/>
      <w:sz w:val="20"/>
      <w:szCs w:val="24"/>
      <w:lang w:val="en-US" w:eastAsia="zh-CN"/>
    </w:rPr>
  </w:style>
  <w:style w:type="character" w:customStyle="1" w:styleId="EmailStyle345">
    <w:name w:val="EmailStyle345"/>
    <w:qFormat/>
    <w:rsid w:val="005912D9"/>
    <w:rPr>
      <w:rFonts w:ascii="Arial" w:eastAsia="宋体" w:hAnsi="Arial" w:cs="Arial" w:hint="default"/>
      <w:color w:val="auto"/>
      <w:kern w:val="2"/>
      <w:sz w:val="20"/>
      <w:szCs w:val="24"/>
      <w:lang w:val="en-US" w:eastAsia="zh-CN"/>
    </w:rPr>
  </w:style>
  <w:style w:type="character" w:customStyle="1" w:styleId="CharCharffd">
    <w:name w:val="全文正文 Char Char"/>
    <w:link w:val="afffffffffffff9"/>
    <w:qFormat/>
    <w:rsid w:val="005912D9"/>
    <w:rPr>
      <w:sz w:val="24"/>
      <w:szCs w:val="24"/>
    </w:rPr>
  </w:style>
  <w:style w:type="paragraph" w:customStyle="1" w:styleId="afffffffffffff9">
    <w:name w:val="全文正文"/>
    <w:basedOn w:val="a3"/>
    <w:link w:val="CharCharffd"/>
    <w:qFormat/>
    <w:rsid w:val="005912D9"/>
    <w:pPr>
      <w:widowControl/>
      <w:spacing w:beforeLines="25" w:before="78" w:afterLines="25" w:after="78" w:line="360" w:lineRule="auto"/>
      <w:ind w:firstLineChars="200" w:firstLine="480"/>
      <w:jc w:val="left"/>
    </w:pPr>
    <w:rPr>
      <w:kern w:val="0"/>
      <w:sz w:val="24"/>
    </w:rPr>
  </w:style>
  <w:style w:type="character" w:customStyle="1" w:styleId="EmailStyle4601">
    <w:name w:val="EmailStyle4601"/>
    <w:qFormat/>
    <w:rsid w:val="005912D9"/>
    <w:rPr>
      <w:rFonts w:ascii="Arial" w:eastAsia="宋体" w:hAnsi="Arial" w:cs="Arial" w:hint="default"/>
      <w:color w:val="auto"/>
      <w:kern w:val="2"/>
      <w:sz w:val="20"/>
      <w:szCs w:val="24"/>
      <w:lang w:val="en-US" w:eastAsia="zh-CN"/>
    </w:rPr>
  </w:style>
  <w:style w:type="character" w:customStyle="1" w:styleId="fuzhu3CharChar">
    <w:name w:val="fuzhu3 Char Char"/>
    <w:link w:val="fuzhu3"/>
    <w:qFormat/>
    <w:rsid w:val="005912D9"/>
    <w:rPr>
      <w:rFonts w:ascii="宋体" w:hAnsi="宋体"/>
      <w:sz w:val="24"/>
      <w:szCs w:val="24"/>
    </w:rPr>
  </w:style>
  <w:style w:type="paragraph" w:customStyle="1" w:styleId="fuzhu3">
    <w:name w:val="fuzhu3"/>
    <w:basedOn w:val="TOC3"/>
    <w:link w:val="fuzhu3CharChar"/>
    <w:qFormat/>
    <w:rsid w:val="005912D9"/>
    <w:pPr>
      <w:widowControl/>
      <w:adjustRightInd w:val="0"/>
      <w:snapToGrid w:val="0"/>
      <w:spacing w:beforeLines="25" w:before="78" w:afterLines="25" w:after="78"/>
      <w:ind w:left="0" w:firstLineChars="342" w:firstLine="821"/>
    </w:pPr>
    <w:rPr>
      <w:rFonts w:ascii="宋体" w:hAnsi="宋体" w:cs="Times New Roman"/>
      <w:kern w:val="0"/>
      <w:sz w:val="24"/>
      <w:szCs w:val="24"/>
    </w:rPr>
  </w:style>
  <w:style w:type="character" w:customStyle="1" w:styleId="EmailStyle3891">
    <w:name w:val="EmailStyle3891"/>
    <w:qFormat/>
    <w:rsid w:val="005912D9"/>
    <w:rPr>
      <w:rFonts w:ascii="Arial" w:eastAsia="宋体" w:hAnsi="Arial" w:cs="Arial" w:hint="default"/>
      <w:color w:val="auto"/>
      <w:kern w:val="2"/>
      <w:sz w:val="20"/>
      <w:szCs w:val="24"/>
      <w:lang w:val="en-US" w:eastAsia="zh-CN"/>
    </w:rPr>
  </w:style>
  <w:style w:type="character" w:customStyle="1" w:styleId="CharCharffe">
    <w:name w:val="年报补充样式 Char Char"/>
    <w:link w:val="afffffffffffffa"/>
    <w:qFormat/>
    <w:rsid w:val="005912D9"/>
    <w:rPr>
      <w:rFonts w:eastAsia="楷体_GB2312"/>
      <w:b/>
      <w:sz w:val="24"/>
    </w:rPr>
  </w:style>
  <w:style w:type="paragraph" w:customStyle="1" w:styleId="afffffffffffffa">
    <w:name w:val="年报补充样式"/>
    <w:basedOn w:val="a3"/>
    <w:link w:val="CharCharffe"/>
    <w:qFormat/>
    <w:rsid w:val="005912D9"/>
    <w:pPr>
      <w:widowControl/>
      <w:spacing w:beforeLines="25" w:before="78" w:afterLines="25" w:after="78" w:line="360" w:lineRule="auto"/>
      <w:ind w:firstLineChars="200" w:firstLine="482"/>
      <w:jc w:val="left"/>
    </w:pPr>
    <w:rPr>
      <w:rFonts w:eastAsia="楷体_GB2312"/>
      <w:b/>
      <w:kern w:val="0"/>
      <w:sz w:val="24"/>
      <w:szCs w:val="20"/>
    </w:rPr>
  </w:style>
  <w:style w:type="character" w:customStyle="1" w:styleId="EmailStyle347">
    <w:name w:val="EmailStyle347"/>
    <w:qFormat/>
    <w:rsid w:val="005912D9"/>
    <w:rPr>
      <w:rFonts w:ascii="Arial" w:eastAsia="宋体" w:hAnsi="Arial" w:cs="Arial" w:hint="default"/>
      <w:color w:val="auto"/>
      <w:kern w:val="2"/>
      <w:sz w:val="20"/>
      <w:szCs w:val="24"/>
      <w:lang w:val="en-US" w:eastAsia="zh-CN"/>
    </w:rPr>
  </w:style>
  <w:style w:type="character" w:customStyle="1" w:styleId="Char1fc">
    <w:name w:val="签名 Char1"/>
    <w:uiPriority w:val="99"/>
    <w:qFormat/>
    <w:rsid w:val="005912D9"/>
    <w:rPr>
      <w:rFonts w:ascii="Times New Roman" w:eastAsia="宋体" w:hAnsi="Times New Roman" w:cs="Times New Roman"/>
      <w:szCs w:val="24"/>
    </w:rPr>
  </w:style>
  <w:style w:type="character" w:customStyle="1" w:styleId="Char1fd">
    <w:name w:val="宏文本 Char1"/>
    <w:qFormat/>
    <w:rsid w:val="005912D9"/>
    <w:rPr>
      <w:rFonts w:ascii="Courier New" w:eastAsia="宋体" w:hAnsi="Courier New" w:cs="Courier New"/>
      <w:sz w:val="24"/>
      <w:szCs w:val="24"/>
    </w:rPr>
  </w:style>
  <w:style w:type="character" w:customStyle="1" w:styleId="--3CharChar0">
    <w:name w:val="自用--3级标题 Char Char"/>
    <w:link w:val="--30"/>
    <w:qFormat/>
    <w:rsid w:val="005912D9"/>
    <w:rPr>
      <w:b/>
      <w:bCs/>
      <w:sz w:val="24"/>
      <w:szCs w:val="24"/>
    </w:rPr>
  </w:style>
  <w:style w:type="paragraph" w:customStyle="1" w:styleId="--30">
    <w:name w:val="自用--3级标题"/>
    <w:basedOn w:val="-30"/>
    <w:link w:val="--3CharChar0"/>
    <w:qFormat/>
    <w:rsid w:val="005912D9"/>
  </w:style>
  <w:style w:type="character" w:customStyle="1" w:styleId="e011">
    <w:name w:val="e011"/>
    <w:qFormat/>
    <w:rsid w:val="005912D9"/>
    <w:rPr>
      <w:rFonts w:ascii="宋体" w:eastAsia="宋体" w:hAnsi="宋体" w:hint="eastAsia"/>
      <w:kern w:val="2"/>
      <w:sz w:val="21"/>
      <w:szCs w:val="21"/>
      <w:lang w:val="en-US" w:eastAsia="zh-CN"/>
    </w:rPr>
  </w:style>
  <w:style w:type="character" w:customStyle="1" w:styleId="EmailStyle4231">
    <w:name w:val="EmailStyle4231"/>
    <w:qFormat/>
    <w:rsid w:val="005912D9"/>
    <w:rPr>
      <w:rFonts w:ascii="Arial" w:eastAsia="宋体" w:hAnsi="Arial" w:cs="Arial" w:hint="default"/>
      <w:color w:val="auto"/>
      <w:kern w:val="2"/>
      <w:sz w:val="20"/>
      <w:szCs w:val="24"/>
      <w:lang w:val="en-US" w:eastAsia="zh-CN"/>
    </w:rPr>
  </w:style>
  <w:style w:type="character" w:customStyle="1" w:styleId="CharCharfff">
    <w:name w:val="段落无间距，正文 Char Char"/>
    <w:link w:val="afffffffffffffb"/>
    <w:qFormat/>
    <w:rsid w:val="005912D9"/>
  </w:style>
  <w:style w:type="paragraph" w:customStyle="1" w:styleId="afffffffffffffb">
    <w:name w:val="段落无间距，正文"/>
    <w:basedOn w:val="a3"/>
    <w:link w:val="CharCharfff"/>
    <w:qFormat/>
    <w:rsid w:val="005912D9"/>
    <w:pPr>
      <w:widowControl/>
      <w:spacing w:beforeLines="25" w:before="78" w:afterLines="25" w:after="78"/>
      <w:jc w:val="left"/>
    </w:pPr>
    <w:rPr>
      <w:kern w:val="0"/>
      <w:sz w:val="20"/>
      <w:szCs w:val="20"/>
    </w:rPr>
  </w:style>
  <w:style w:type="character" w:customStyle="1" w:styleId="EmailStyle3831">
    <w:name w:val="EmailStyle3831"/>
    <w:qFormat/>
    <w:rsid w:val="005912D9"/>
    <w:rPr>
      <w:rFonts w:ascii="Arial" w:eastAsia="宋体" w:hAnsi="Arial" w:cs="Arial" w:hint="default"/>
      <w:color w:val="auto"/>
      <w:kern w:val="2"/>
      <w:sz w:val="20"/>
      <w:szCs w:val="24"/>
      <w:lang w:val="en-US" w:eastAsia="zh-CN"/>
    </w:rPr>
  </w:style>
  <w:style w:type="character" w:customStyle="1" w:styleId="EmailStyle4471">
    <w:name w:val="EmailStyle4471"/>
    <w:qFormat/>
    <w:rsid w:val="005912D9"/>
    <w:rPr>
      <w:rFonts w:ascii="Arial" w:eastAsia="宋体" w:hAnsi="Arial" w:cs="Arial" w:hint="default"/>
      <w:color w:val="auto"/>
      <w:kern w:val="2"/>
      <w:sz w:val="20"/>
      <w:szCs w:val="24"/>
      <w:lang w:val="en-US" w:eastAsia="zh-CN"/>
    </w:rPr>
  </w:style>
  <w:style w:type="character" w:customStyle="1" w:styleId="EmailStyle265">
    <w:name w:val="EmailStyle265"/>
    <w:qFormat/>
    <w:rsid w:val="005912D9"/>
    <w:rPr>
      <w:rFonts w:ascii="Arial" w:eastAsia="宋体" w:hAnsi="Arial" w:cs="Arial" w:hint="default"/>
      <w:color w:val="auto"/>
      <w:kern w:val="2"/>
      <w:sz w:val="20"/>
      <w:szCs w:val="24"/>
      <w:lang w:val="en-US" w:eastAsia="zh-CN"/>
    </w:rPr>
  </w:style>
  <w:style w:type="character" w:customStyle="1" w:styleId="EmailStyle225">
    <w:name w:val="EmailStyle225"/>
    <w:qFormat/>
    <w:rsid w:val="005912D9"/>
    <w:rPr>
      <w:rFonts w:ascii="Arial" w:eastAsia="宋体" w:hAnsi="Arial" w:cs="Arial" w:hint="default"/>
      <w:color w:val="auto"/>
      <w:kern w:val="2"/>
      <w:sz w:val="20"/>
      <w:szCs w:val="24"/>
      <w:lang w:val="en-US" w:eastAsia="zh-CN"/>
    </w:rPr>
  </w:style>
  <w:style w:type="character" w:customStyle="1" w:styleId="--4CharChar">
    <w:name w:val="自--4级标题 Char Char"/>
    <w:link w:val="--4"/>
    <w:qFormat/>
    <w:rsid w:val="005912D9"/>
    <w:rPr>
      <w:b/>
      <w:color w:val="000000"/>
      <w:sz w:val="24"/>
      <w:szCs w:val="24"/>
    </w:rPr>
  </w:style>
  <w:style w:type="paragraph" w:customStyle="1" w:styleId="--4">
    <w:name w:val="自--4级标题"/>
    <w:basedOn w:val="-40"/>
    <w:link w:val="--4CharChar"/>
    <w:qFormat/>
    <w:rsid w:val="005912D9"/>
  </w:style>
  <w:style w:type="character" w:customStyle="1" w:styleId="articleview">
    <w:name w:val="article_view"/>
    <w:basedOn w:val="a4"/>
    <w:qFormat/>
    <w:rsid w:val="005912D9"/>
  </w:style>
  <w:style w:type="paragraph" w:customStyle="1" w:styleId="CM194">
    <w:name w:val="CM194"/>
    <w:basedOn w:val="Default"/>
    <w:next w:val="Default"/>
    <w:uiPriority w:val="34"/>
    <w:qFormat/>
    <w:rsid w:val="005912D9"/>
    <w:pPr>
      <w:spacing w:after="485"/>
    </w:pPr>
    <w:rPr>
      <w:rFonts w:ascii="Sim Sun" w:eastAsia="Sim Sun" w:hAnsi="Times New Roman" w:cs="Times New Roman"/>
      <w:color w:val="auto"/>
      <w:kern w:val="2"/>
    </w:rPr>
  </w:style>
  <w:style w:type="paragraph" w:customStyle="1" w:styleId="xl748">
    <w:name w:val="xl74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rticle1L2">
    <w:name w:val="Article1_L2"/>
    <w:basedOn w:val="a3"/>
    <w:uiPriority w:val="34"/>
    <w:qFormat/>
    <w:rsid w:val="005912D9"/>
    <w:pPr>
      <w:widowControl/>
      <w:tabs>
        <w:tab w:val="left" w:pos="360"/>
      </w:tabs>
      <w:spacing w:beforeLines="25" w:before="78" w:afterLines="25" w:after="78"/>
      <w:ind w:left="840"/>
      <w:jc w:val="left"/>
    </w:pPr>
    <w:rPr>
      <w:rFonts w:ascii="Times New Roman" w:hAnsi="Times New Roman"/>
      <w:kern w:val="0"/>
      <w:sz w:val="24"/>
    </w:rPr>
  </w:style>
  <w:style w:type="paragraph" w:customStyle="1" w:styleId="B6">
    <w:name w:val="标题 B"/>
    <w:basedOn w:val="2"/>
    <w:uiPriority w:val="34"/>
    <w:qFormat/>
    <w:rsid w:val="005912D9"/>
    <w:pPr>
      <w:keepLines w:val="0"/>
      <w:widowControl/>
      <w:adjustRightInd w:val="0"/>
      <w:spacing w:before="156" w:afterLines="50" w:after="156" w:line="400" w:lineRule="exact"/>
      <w:ind w:firstLineChars="0" w:firstLine="0"/>
      <w:jc w:val="center"/>
      <w:outlineLvl w:val="9"/>
    </w:pPr>
    <w:rPr>
      <w:rFonts w:ascii="Arial Rounded MT Bold" w:hAnsi="Arial Rounded MT Bold"/>
      <w:b w:val="0"/>
      <w:bCs w:val="0"/>
      <w:spacing w:val="8"/>
      <w:kern w:val="0"/>
      <w:szCs w:val="20"/>
    </w:rPr>
  </w:style>
  <w:style w:type="paragraph" w:customStyle="1" w:styleId="afffffffffffffc">
    <w:name w:val="报告－标题"/>
    <w:basedOn w:val="2ffff4"/>
    <w:qFormat/>
    <w:rsid w:val="005912D9"/>
    <w:pPr>
      <w:adjustRightInd w:val="0"/>
      <w:snapToGrid w:val="0"/>
      <w:spacing w:beforeLines="400" w:line="360" w:lineRule="auto"/>
      <w:ind w:firstLineChars="0" w:firstLine="0"/>
      <w:jc w:val="center"/>
    </w:pPr>
    <w:rPr>
      <w:rFonts w:ascii="Times New Roman" w:hAnsi="Times New Roman"/>
      <w:b/>
      <w:bCs/>
      <w:spacing w:val="140"/>
      <w:sz w:val="44"/>
      <w:szCs w:val="21"/>
    </w:rPr>
  </w:style>
  <w:style w:type="paragraph" w:customStyle="1" w:styleId="afffffffffffffd">
    <w:name w:val="中石化_二级"/>
    <w:basedOn w:val="a3"/>
    <w:uiPriority w:val="34"/>
    <w:qFormat/>
    <w:rsid w:val="005912D9"/>
    <w:pPr>
      <w:widowControl/>
      <w:spacing w:beforeLines="50" w:afterLines="25" w:after="78" w:line="360" w:lineRule="auto"/>
      <w:jc w:val="left"/>
    </w:pPr>
    <w:rPr>
      <w:rFonts w:ascii="Times New Roman" w:hAnsi="Times New Roman"/>
      <w:b/>
      <w:kern w:val="0"/>
      <w:sz w:val="24"/>
    </w:rPr>
  </w:style>
  <w:style w:type="paragraph" w:customStyle="1" w:styleId="2levelbullet">
    <w:name w:val="_2level bullet"/>
    <w:basedOn w:val="4"/>
    <w:uiPriority w:val="34"/>
    <w:qFormat/>
    <w:rsid w:val="005912D9"/>
    <w:pPr>
      <w:keepLines w:val="0"/>
      <w:widowControl/>
      <w:tabs>
        <w:tab w:val="left" w:pos="547"/>
        <w:tab w:val="left" w:pos="1680"/>
      </w:tabs>
      <w:overflowPunct w:val="0"/>
      <w:autoSpaceDE w:val="0"/>
      <w:autoSpaceDN w:val="0"/>
      <w:spacing w:before="25" w:after="25" w:line="240" w:lineRule="auto"/>
      <w:ind w:left="1680" w:hanging="420"/>
    </w:pPr>
    <w:rPr>
      <w:rFonts w:eastAsia="SC STKaiti"/>
      <w:b w:val="0"/>
      <w:kern w:val="44"/>
      <w:sz w:val="20"/>
      <w:lang w:eastAsia="en-US"/>
    </w:rPr>
  </w:style>
  <w:style w:type="paragraph" w:customStyle="1" w:styleId="1ffffff1">
    <w:name w:val="1)"/>
    <w:basedOn w:val="a3"/>
    <w:uiPriority w:val="34"/>
    <w:qFormat/>
    <w:rsid w:val="005912D9"/>
    <w:pPr>
      <w:widowControl/>
      <w:tabs>
        <w:tab w:val="left" w:pos="720"/>
      </w:tabs>
      <w:spacing w:beforeLines="25" w:before="78" w:afterLines="25" w:after="78" w:line="360" w:lineRule="auto"/>
      <w:ind w:left="-139" w:firstLine="499"/>
      <w:jc w:val="left"/>
      <w:outlineLvl w:val="4"/>
    </w:pPr>
    <w:rPr>
      <w:rFonts w:ascii="宋体" w:hAnsi="Times New Roman"/>
      <w:kern w:val="0"/>
      <w:sz w:val="24"/>
      <w:szCs w:val="20"/>
    </w:rPr>
  </w:style>
  <w:style w:type="paragraph" w:customStyle="1" w:styleId="CM4">
    <w:name w:val="CM4"/>
    <w:basedOn w:val="Default"/>
    <w:next w:val="Default"/>
    <w:uiPriority w:val="99"/>
    <w:qFormat/>
    <w:rsid w:val="005912D9"/>
    <w:pPr>
      <w:spacing w:line="468" w:lineRule="atLeast"/>
    </w:pPr>
    <w:rPr>
      <w:rFonts w:ascii=".." w:eastAsia=".." w:hAnsi="Times New Roman" w:cs="Times New Roman"/>
      <w:color w:val="auto"/>
      <w:kern w:val="2"/>
    </w:rPr>
  </w:style>
  <w:style w:type="paragraph" w:customStyle="1" w:styleId="xl732">
    <w:name w:val="xl73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61">
    <w:name w:val="Char6"/>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SecondHeading6">
    <w:name w:val="Second Heading 6"/>
    <w:basedOn w:val="a3"/>
    <w:uiPriority w:val="34"/>
    <w:qFormat/>
    <w:rsid w:val="005912D9"/>
    <w:pPr>
      <w:widowControl/>
      <w:spacing w:beforeLines="25" w:before="78" w:afterLines="25" w:after="78"/>
      <w:jc w:val="left"/>
      <w:outlineLvl w:val="5"/>
    </w:pPr>
    <w:rPr>
      <w:rFonts w:ascii="Arial" w:hAnsi="Arial" w:cs="Arial"/>
      <w:kern w:val="0"/>
      <w:sz w:val="24"/>
      <w:szCs w:val="20"/>
      <w:lang w:eastAsia="en-US"/>
    </w:rPr>
  </w:style>
  <w:style w:type="paragraph" w:customStyle="1" w:styleId="afffffffffffffe">
    <w:name w:val="仿宋正文"/>
    <w:basedOn w:val="a3"/>
    <w:uiPriority w:val="99"/>
    <w:qFormat/>
    <w:rsid w:val="005912D9"/>
    <w:pPr>
      <w:widowControl/>
      <w:adjustRightInd w:val="0"/>
      <w:snapToGrid w:val="0"/>
      <w:spacing w:beforeLines="50" w:afterLines="25" w:after="78" w:line="500" w:lineRule="exact"/>
      <w:ind w:firstLineChars="200" w:firstLine="561"/>
      <w:jc w:val="left"/>
    </w:pPr>
    <w:rPr>
      <w:rFonts w:ascii="黑体" w:eastAsia="黑体" w:hAnsi="宋体"/>
      <w:b/>
      <w:kern w:val="0"/>
      <w:sz w:val="28"/>
    </w:rPr>
  </w:style>
  <w:style w:type="paragraph" w:customStyle="1" w:styleId="FNote2">
    <w:name w:val="FNote 2"/>
    <w:basedOn w:val="a3"/>
    <w:uiPriority w:val="34"/>
    <w:qFormat/>
    <w:rsid w:val="005912D9"/>
    <w:pPr>
      <w:widowControl/>
      <w:spacing w:beforeLines="25" w:before="78" w:afterLines="25" w:after="78"/>
      <w:ind w:left="720" w:hanging="274"/>
      <w:jc w:val="left"/>
    </w:pPr>
    <w:rPr>
      <w:rFonts w:ascii="Arial" w:hAnsi="Arial" w:cs="Arial"/>
      <w:kern w:val="0"/>
      <w:sz w:val="16"/>
      <w:szCs w:val="16"/>
      <w:lang w:eastAsia="en-US"/>
    </w:rPr>
  </w:style>
  <w:style w:type="paragraph" w:customStyle="1" w:styleId="BodyHeading">
    <w:name w:val="_BodyHeading"/>
    <w:basedOn w:val="Body0"/>
    <w:next w:val="Body0"/>
    <w:uiPriority w:val="34"/>
    <w:qFormat/>
    <w:rsid w:val="005912D9"/>
    <w:pPr>
      <w:keepNext/>
      <w:spacing w:beforeLines="0" w:afterLines="0"/>
    </w:pPr>
    <w:rPr>
      <w:b/>
      <w:sz w:val="24"/>
    </w:rPr>
  </w:style>
  <w:style w:type="paragraph" w:customStyle="1" w:styleId="Body0">
    <w:name w:val="_Body"/>
    <w:basedOn w:val="a3"/>
    <w:uiPriority w:val="34"/>
    <w:qFormat/>
    <w:rsid w:val="005912D9"/>
    <w:pPr>
      <w:widowControl/>
      <w:spacing w:beforeLines="25" w:before="78" w:afterLines="25" w:after="78" w:line="360" w:lineRule="auto"/>
      <w:jc w:val="left"/>
    </w:pPr>
    <w:rPr>
      <w:rFonts w:ascii="Arial" w:eastAsia="SC STKaiti" w:hAnsi="Arial"/>
      <w:kern w:val="0"/>
      <w:sz w:val="22"/>
    </w:rPr>
  </w:style>
  <w:style w:type="paragraph" w:customStyle="1" w:styleId="CharCharCharCharCharCharChar2">
    <w:name w:val="Char Char Char Char Char Char Char2"/>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Level5">
    <w:name w:val="Level 5"/>
    <w:basedOn w:val="a3"/>
    <w:qFormat/>
    <w:rsid w:val="005912D9"/>
    <w:pPr>
      <w:widowControl/>
      <w:tabs>
        <w:tab w:val="left" w:pos="360"/>
        <w:tab w:val="left" w:pos="567"/>
        <w:tab w:val="left" w:pos="3289"/>
      </w:tabs>
      <w:spacing w:beforeLines="25" w:before="78" w:afterLines="25" w:after="78"/>
      <w:ind w:left="3289" w:hanging="567"/>
      <w:jc w:val="left"/>
      <w:outlineLvl w:val="4"/>
    </w:pPr>
    <w:rPr>
      <w:rFonts w:ascii="CG Times" w:hAnsi="CG Times"/>
      <w:kern w:val="20"/>
      <w:sz w:val="24"/>
      <w:szCs w:val="20"/>
      <w:lang w:eastAsia="en-US"/>
    </w:rPr>
  </w:style>
  <w:style w:type="paragraph" w:customStyle="1" w:styleId="CoverText8pt">
    <w:name w:val="Cover Text 8pt"/>
    <w:basedOn w:val="a3"/>
    <w:uiPriority w:val="34"/>
    <w:qFormat/>
    <w:rsid w:val="005912D9"/>
    <w:pPr>
      <w:widowControl/>
      <w:spacing w:beforeLines="25" w:before="78" w:afterLines="25" w:after="78" w:line="180" w:lineRule="exact"/>
      <w:jc w:val="left"/>
    </w:pPr>
    <w:rPr>
      <w:rFonts w:ascii="Arial" w:hAnsi="Arial" w:cs="Arial"/>
      <w:kern w:val="0"/>
      <w:sz w:val="16"/>
      <w:lang w:eastAsia="en-US"/>
    </w:rPr>
  </w:style>
  <w:style w:type="paragraph" w:customStyle="1" w:styleId="FTNote">
    <w:name w:val="FT Note"/>
    <w:basedOn w:val="a3"/>
    <w:uiPriority w:val="34"/>
    <w:qFormat/>
    <w:rsid w:val="005912D9"/>
    <w:pPr>
      <w:widowControl/>
      <w:spacing w:beforeLines="25" w:before="78" w:afterLines="25" w:after="78"/>
      <w:ind w:left="432" w:hanging="432"/>
      <w:jc w:val="left"/>
    </w:pPr>
    <w:rPr>
      <w:rFonts w:ascii="Arial" w:hAnsi="Arial" w:cs="Arial"/>
      <w:kern w:val="0"/>
      <w:sz w:val="16"/>
      <w:szCs w:val="20"/>
      <w:lang w:eastAsia="en-US"/>
    </w:rPr>
  </w:style>
  <w:style w:type="paragraph" w:customStyle="1" w:styleId="CenterText">
    <w:name w:val="Center Text"/>
    <w:basedOn w:val="a3"/>
    <w:uiPriority w:val="34"/>
    <w:qFormat/>
    <w:rsid w:val="005912D9"/>
    <w:pPr>
      <w:widowControl/>
      <w:spacing w:beforeLines="25" w:before="78" w:afterLines="25" w:after="78"/>
      <w:jc w:val="center"/>
    </w:pPr>
    <w:rPr>
      <w:rFonts w:ascii="Arial" w:hAnsi="Arial" w:cs="Arial"/>
      <w:b/>
      <w:kern w:val="0"/>
      <w:sz w:val="20"/>
      <w:lang w:eastAsia="en-US"/>
    </w:rPr>
  </w:style>
  <w:style w:type="paragraph" w:customStyle="1" w:styleId="Char1fe">
    <w:name w:val="正文 Char1"/>
    <w:basedOn w:val="a3"/>
    <w:uiPriority w:val="34"/>
    <w:qFormat/>
    <w:rsid w:val="005912D9"/>
    <w:pPr>
      <w:widowControl/>
      <w:spacing w:beforeLines="50" w:afterLines="25" w:after="78" w:line="360" w:lineRule="auto"/>
      <w:ind w:firstLineChars="200" w:firstLine="480"/>
      <w:jc w:val="left"/>
    </w:pPr>
    <w:rPr>
      <w:rFonts w:ascii="Arial" w:hAnsi="Arial" w:cs="Arial"/>
      <w:kern w:val="0"/>
      <w:sz w:val="24"/>
    </w:rPr>
  </w:style>
  <w:style w:type="paragraph" w:customStyle="1" w:styleId="affffffffffffff">
    <w:name w:val="附注－标题三"/>
    <w:basedOn w:val="a3"/>
    <w:qFormat/>
    <w:rsid w:val="005912D9"/>
    <w:pPr>
      <w:widowControl/>
      <w:adjustRightInd w:val="0"/>
      <w:snapToGrid w:val="0"/>
      <w:spacing w:beforeLines="25" w:before="78" w:afterLines="25" w:after="78" w:line="360" w:lineRule="auto"/>
      <w:ind w:firstLineChars="150" w:firstLine="150"/>
      <w:jc w:val="left"/>
      <w:outlineLvl w:val="2"/>
    </w:pPr>
    <w:rPr>
      <w:rFonts w:ascii="Arial Narrow" w:hAnsi="Arial Narrow"/>
      <w:b/>
      <w:kern w:val="0"/>
      <w:sz w:val="24"/>
      <w:szCs w:val="20"/>
    </w:rPr>
  </w:style>
  <w:style w:type="paragraph" w:customStyle="1" w:styleId="xl707">
    <w:name w:val="xl70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aptionTitle">
    <w:name w:val="Caption Title"/>
    <w:basedOn w:val="a3"/>
    <w:uiPriority w:val="34"/>
    <w:qFormat/>
    <w:rsid w:val="005912D9"/>
    <w:pPr>
      <w:keepNext/>
      <w:widowControl/>
      <w:spacing w:beforeLines="25" w:before="78" w:afterLines="25" w:after="78"/>
      <w:jc w:val="center"/>
    </w:pPr>
    <w:rPr>
      <w:rFonts w:ascii="Arial" w:hAnsi="Arial" w:cs="Arial"/>
      <w:b/>
      <w:kern w:val="0"/>
      <w:sz w:val="24"/>
      <w:szCs w:val="20"/>
      <w:lang w:eastAsia="en-US"/>
    </w:rPr>
  </w:style>
  <w:style w:type="paragraph" w:customStyle="1" w:styleId="affffffffffffff0">
    <w:name w:val="表格居右"/>
    <w:basedOn w:val="affffffffffffff1"/>
    <w:uiPriority w:val="34"/>
    <w:qFormat/>
    <w:rsid w:val="005912D9"/>
    <w:pPr>
      <w:jc w:val="right"/>
    </w:pPr>
    <w:rPr>
      <w:rFonts w:cs="宋体"/>
      <w:szCs w:val="20"/>
    </w:rPr>
  </w:style>
  <w:style w:type="paragraph" w:customStyle="1" w:styleId="affffffffffffff1">
    <w:name w:val="表格居左"/>
    <w:basedOn w:val="a3"/>
    <w:uiPriority w:val="34"/>
    <w:qFormat/>
    <w:rsid w:val="005912D9"/>
    <w:pPr>
      <w:widowControl/>
      <w:spacing w:beforeLines="25" w:before="78" w:afterLines="25" w:after="78"/>
      <w:jc w:val="left"/>
    </w:pPr>
    <w:rPr>
      <w:rFonts w:ascii="Times New Roman" w:hAnsi="Times New Roman"/>
      <w:kern w:val="0"/>
      <w:sz w:val="24"/>
    </w:rPr>
  </w:style>
  <w:style w:type="paragraph" w:customStyle="1" w:styleId="xl746">
    <w:name w:val="xl74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2">
    <w:name w:val="证监会正文"/>
    <w:basedOn w:val="a3"/>
    <w:uiPriority w:val="99"/>
    <w:qFormat/>
    <w:rsid w:val="005912D9"/>
    <w:pPr>
      <w:widowControl/>
      <w:spacing w:beforeLines="25" w:before="78" w:afterLines="25" w:after="78" w:line="360" w:lineRule="auto"/>
      <w:ind w:firstLineChars="200" w:firstLine="200"/>
      <w:jc w:val="left"/>
    </w:pPr>
    <w:rPr>
      <w:rFonts w:ascii="宋体" w:hAnsi="宋体" w:cs="宋体"/>
      <w:kern w:val="0"/>
      <w:sz w:val="24"/>
      <w:szCs w:val="20"/>
    </w:rPr>
  </w:style>
  <w:style w:type="paragraph" w:customStyle="1" w:styleId="318">
    <w:name w:val="列表接续 31"/>
    <w:basedOn w:val="a3"/>
    <w:qFormat/>
    <w:rsid w:val="005912D9"/>
    <w:pPr>
      <w:widowControl/>
      <w:spacing w:beforeLines="25" w:before="78" w:afterLines="25" w:after="78"/>
      <w:ind w:left="1440"/>
      <w:jc w:val="left"/>
    </w:pPr>
    <w:rPr>
      <w:rFonts w:ascii="Arial" w:hAnsi="Arial" w:cs="Arial"/>
      <w:kern w:val="0"/>
      <w:sz w:val="24"/>
      <w:szCs w:val="20"/>
      <w:lang w:eastAsia="en-US"/>
    </w:rPr>
  </w:style>
  <w:style w:type="paragraph" w:customStyle="1" w:styleId="CM26">
    <w:name w:val="CM26"/>
    <w:basedOn w:val="Default"/>
    <w:next w:val="Default"/>
    <w:uiPriority w:val="99"/>
    <w:qFormat/>
    <w:rsid w:val="005912D9"/>
    <w:pPr>
      <w:spacing w:line="313" w:lineRule="atLeast"/>
    </w:pPr>
    <w:rPr>
      <w:rFonts w:ascii="Sim Sun" w:eastAsia="Sim Sun" w:hAnsi="Times New Roman" w:cs="Times New Roman"/>
      <w:color w:val="auto"/>
      <w:kern w:val="2"/>
    </w:rPr>
  </w:style>
  <w:style w:type="paragraph" w:customStyle="1" w:styleId="Char140">
    <w:name w:val="Char14"/>
    <w:basedOn w:val="a3"/>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TableDefaultStyle">
    <w:name w:val="TableDefaultStyle"/>
    <w:basedOn w:val="a3"/>
    <w:uiPriority w:val="34"/>
    <w:qFormat/>
    <w:rsid w:val="005912D9"/>
    <w:pPr>
      <w:widowControl/>
      <w:spacing w:beforeLines="25" w:before="78" w:afterLines="25" w:after="78"/>
      <w:jc w:val="left"/>
    </w:pPr>
    <w:rPr>
      <w:rFonts w:ascii="Times New Roman" w:eastAsia="Times New Roman" w:hAnsi="Times New Roman"/>
      <w:kern w:val="0"/>
      <w:sz w:val="20"/>
      <w:szCs w:val="20"/>
      <w:lang w:eastAsia="en-US"/>
    </w:rPr>
  </w:style>
  <w:style w:type="paragraph" w:customStyle="1" w:styleId="Article1L7">
    <w:name w:val="Article1_L7"/>
    <w:basedOn w:val="a3"/>
    <w:uiPriority w:val="34"/>
    <w:qFormat/>
    <w:rsid w:val="005912D9"/>
    <w:pPr>
      <w:widowControl/>
      <w:tabs>
        <w:tab w:val="left" w:pos="360"/>
      </w:tabs>
      <w:spacing w:beforeLines="25" w:before="78" w:afterLines="25" w:after="78"/>
      <w:ind w:left="2940"/>
      <w:jc w:val="left"/>
    </w:pPr>
    <w:rPr>
      <w:rFonts w:ascii="Times New Roman" w:hAnsi="Times New Roman"/>
      <w:kern w:val="0"/>
      <w:sz w:val="24"/>
    </w:rPr>
  </w:style>
  <w:style w:type="paragraph" w:customStyle="1" w:styleId="msonormalcxspmiddle">
    <w:name w:val="msonormalcxspmiddle"/>
    <w:basedOn w:val="a3"/>
    <w:uiPriority w:val="99"/>
    <w:qFormat/>
    <w:rsid w:val="005912D9"/>
    <w:pPr>
      <w:widowControl/>
      <w:spacing w:beforeLines="25" w:before="78" w:afterLines="25" w:after="78"/>
      <w:jc w:val="left"/>
    </w:pPr>
    <w:rPr>
      <w:rFonts w:ascii="Arial Unicode MS" w:eastAsia="Arial Unicode MS" w:hAnsi="Arial Unicode MS" w:cs="Arial Unicode MS"/>
      <w:kern w:val="0"/>
      <w:sz w:val="18"/>
      <w:szCs w:val="18"/>
    </w:rPr>
  </w:style>
  <w:style w:type="paragraph" w:customStyle="1" w:styleId="affffffffffffff3">
    <w:name w:val="报告－地址"/>
    <w:basedOn w:val="a3"/>
    <w:qFormat/>
    <w:rsid w:val="005912D9"/>
    <w:pPr>
      <w:widowControl/>
      <w:tabs>
        <w:tab w:val="left" w:pos="1050"/>
        <w:tab w:val="left" w:pos="5880"/>
      </w:tabs>
      <w:adjustRightInd w:val="0"/>
      <w:snapToGrid w:val="0"/>
      <w:spacing w:beforeLines="150" w:afterLines="25" w:after="78" w:line="360" w:lineRule="auto"/>
      <w:jc w:val="left"/>
    </w:pPr>
    <w:rPr>
      <w:rFonts w:ascii="Times New Roman" w:hAnsi="Times New Roman"/>
      <w:b/>
      <w:bCs/>
      <w:kern w:val="0"/>
      <w:sz w:val="28"/>
    </w:rPr>
  </w:style>
  <w:style w:type="paragraph" w:customStyle="1" w:styleId="xl726">
    <w:name w:val="xl72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1e">
    <w:name w:val="标题11"/>
    <w:uiPriority w:val="99"/>
    <w:qFormat/>
    <w:rsid w:val="005912D9"/>
    <w:pPr>
      <w:spacing w:line="400" w:lineRule="exact"/>
    </w:pPr>
    <w:rPr>
      <w:rFonts w:ascii="宋体" w:eastAsia="黑体" w:hAnsi="宋体"/>
      <w:b/>
      <w:kern w:val="2"/>
      <w:sz w:val="32"/>
      <w:szCs w:val="24"/>
    </w:rPr>
  </w:style>
  <w:style w:type="paragraph" w:customStyle="1" w:styleId="affffffffffffff4">
    <w:name w:val="铁龙_第一级"/>
    <w:basedOn w:val="1f7"/>
    <w:uiPriority w:val="99"/>
    <w:qFormat/>
    <w:rsid w:val="005912D9"/>
    <w:pPr>
      <w:keepNext w:val="0"/>
      <w:keepLines w:val="0"/>
      <w:widowControl/>
      <w:tabs>
        <w:tab w:val="clear" w:pos="1290"/>
      </w:tabs>
      <w:adjustRightInd w:val="0"/>
      <w:spacing w:beforeLines="25" w:afterLines="25" w:after="0" w:line="460" w:lineRule="atLeast"/>
      <w:ind w:left="0" w:firstLine="601"/>
      <w:jc w:val="both"/>
      <w:outlineLvl w:val="9"/>
    </w:pPr>
    <w:rPr>
      <w:rFonts w:ascii="创艺简仿宋" w:eastAsia="创艺简仿宋" w:cs="Times New Roman"/>
      <w:kern w:val="0"/>
      <w:sz w:val="26"/>
      <w:szCs w:val="26"/>
    </w:rPr>
  </w:style>
  <w:style w:type="paragraph" w:customStyle="1" w:styleId="CM21">
    <w:name w:val="CM21"/>
    <w:basedOn w:val="Default"/>
    <w:next w:val="Default"/>
    <w:uiPriority w:val="34"/>
    <w:qFormat/>
    <w:rsid w:val="005912D9"/>
    <w:pPr>
      <w:spacing w:after="155"/>
    </w:pPr>
    <w:rPr>
      <w:rFonts w:eastAsia="楷体" w:hAnsi="Times New Roman" w:cs="Times New Roman"/>
      <w:color w:val="auto"/>
      <w:kern w:val="2"/>
    </w:rPr>
  </w:style>
  <w:style w:type="paragraph" w:customStyle="1" w:styleId="affffffffffffff5">
    <w:name w:val="西矿招股书正文"/>
    <w:basedOn w:val="a3"/>
    <w:qFormat/>
    <w:rsid w:val="005912D9"/>
    <w:pPr>
      <w:widowControl/>
      <w:overflowPunct w:val="0"/>
      <w:autoSpaceDE w:val="0"/>
      <w:autoSpaceDN w:val="0"/>
      <w:adjustRightInd w:val="0"/>
      <w:snapToGrid w:val="0"/>
      <w:spacing w:beforeLines="25" w:before="78" w:afterLines="25" w:after="78" w:line="360" w:lineRule="auto"/>
      <w:ind w:firstLineChars="200" w:firstLine="200"/>
      <w:jc w:val="left"/>
    </w:pPr>
    <w:rPr>
      <w:rFonts w:ascii="Times New Roman" w:hAnsi="Times New Roman"/>
      <w:kern w:val="0"/>
      <w:sz w:val="24"/>
    </w:rPr>
  </w:style>
  <w:style w:type="paragraph" w:customStyle="1" w:styleId="affffffffffffff6">
    <w:name w:val="表头"/>
    <w:basedOn w:val="a3"/>
    <w:qFormat/>
    <w:rsid w:val="005912D9"/>
    <w:pPr>
      <w:widowControl/>
      <w:adjustRightInd w:val="0"/>
      <w:snapToGrid w:val="0"/>
      <w:spacing w:beforeLines="25" w:before="78" w:afterLines="25" w:after="78" w:line="320" w:lineRule="atLeast"/>
      <w:jc w:val="center"/>
    </w:pPr>
    <w:rPr>
      <w:rFonts w:ascii="Times New Roman" w:eastAsia="黑体" w:hAnsi="Times New Roman"/>
      <w:spacing w:val="-10"/>
      <w:kern w:val="0"/>
      <w:sz w:val="24"/>
      <w:szCs w:val="20"/>
    </w:rPr>
  </w:style>
  <w:style w:type="paragraph" w:customStyle="1" w:styleId="Level4">
    <w:name w:val="Level 4"/>
    <w:basedOn w:val="a3"/>
    <w:qFormat/>
    <w:rsid w:val="005912D9"/>
    <w:pPr>
      <w:widowControl/>
      <w:tabs>
        <w:tab w:val="left" w:pos="360"/>
        <w:tab w:val="left" w:pos="567"/>
        <w:tab w:val="left" w:pos="2722"/>
      </w:tabs>
      <w:spacing w:beforeLines="25" w:before="78" w:afterLines="25" w:after="78"/>
      <w:ind w:left="2722" w:hanging="681"/>
      <w:jc w:val="left"/>
      <w:outlineLvl w:val="3"/>
    </w:pPr>
    <w:rPr>
      <w:rFonts w:ascii="CG Times" w:hAnsi="CG Times"/>
      <w:kern w:val="20"/>
      <w:sz w:val="24"/>
      <w:szCs w:val="20"/>
      <w:lang w:eastAsia="en-US"/>
    </w:rPr>
  </w:style>
  <w:style w:type="paragraph" w:customStyle="1" w:styleId="affffffffffffff7">
    <w:name w:val="新招股书一级标题"/>
    <w:basedOn w:val="2"/>
    <w:uiPriority w:val="99"/>
    <w:qFormat/>
    <w:rsid w:val="005912D9"/>
    <w:pPr>
      <w:widowControl/>
      <w:tabs>
        <w:tab w:val="left" w:pos="1202"/>
      </w:tabs>
      <w:spacing w:before="156" w:afterLines="50" w:after="156" w:line="360" w:lineRule="auto"/>
      <w:ind w:left="1202" w:firstLineChars="0" w:hanging="845"/>
      <w:jc w:val="left"/>
    </w:pPr>
    <w:rPr>
      <w:rFonts w:ascii="黑体"/>
      <w:kern w:val="0"/>
      <w:sz w:val="30"/>
      <w:szCs w:val="30"/>
    </w:rPr>
  </w:style>
  <w:style w:type="paragraph" w:customStyle="1" w:styleId="SecondHeading2">
    <w:name w:val="Second Heading 2"/>
    <w:basedOn w:val="a3"/>
    <w:uiPriority w:val="34"/>
    <w:qFormat/>
    <w:rsid w:val="005912D9"/>
    <w:pPr>
      <w:widowControl/>
      <w:spacing w:beforeLines="25" w:before="78" w:afterLines="25" w:after="78"/>
      <w:jc w:val="left"/>
      <w:outlineLvl w:val="1"/>
    </w:pPr>
    <w:rPr>
      <w:rFonts w:ascii="Arial" w:hAnsi="Arial" w:cs="Arial"/>
      <w:kern w:val="0"/>
      <w:sz w:val="24"/>
      <w:szCs w:val="20"/>
      <w:lang w:eastAsia="en-US"/>
    </w:rPr>
  </w:style>
  <w:style w:type="paragraph" w:customStyle="1" w:styleId="Char1CharCharCharCharChar1CharCharCharCharCharChar1Char">
    <w:name w:val="Char1 Char Char Char Char Char1 Char Char Char Char Char Char1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8">
    <w:name w:val="中石化_一级"/>
    <w:uiPriority w:val="34"/>
    <w:qFormat/>
    <w:rsid w:val="005912D9"/>
    <w:pPr>
      <w:spacing w:before="120" w:line="360" w:lineRule="auto"/>
    </w:pPr>
    <w:rPr>
      <w:rFonts w:ascii="宋体" w:eastAsia="黑体" w:hAnsi="宋体"/>
      <w:b/>
      <w:kern w:val="2"/>
      <w:sz w:val="32"/>
      <w:szCs w:val="24"/>
    </w:rPr>
  </w:style>
  <w:style w:type="paragraph" w:customStyle="1" w:styleId="Body2">
    <w:name w:val="Body2"/>
    <w:basedOn w:val="a3"/>
    <w:uiPriority w:val="34"/>
    <w:qFormat/>
    <w:rsid w:val="005912D9"/>
    <w:pPr>
      <w:widowControl/>
      <w:snapToGrid w:val="0"/>
      <w:spacing w:beforeLines="25" w:before="78" w:afterLines="25" w:after="78" w:line="360" w:lineRule="atLeast"/>
      <w:ind w:left="567"/>
      <w:jc w:val="left"/>
    </w:pPr>
    <w:rPr>
      <w:rFonts w:ascii="宋体" w:hAnsi="宋体"/>
      <w:bCs/>
      <w:color w:val="000000"/>
      <w:kern w:val="0"/>
      <w:sz w:val="24"/>
      <w:szCs w:val="21"/>
    </w:rPr>
  </w:style>
  <w:style w:type="paragraph" w:customStyle="1" w:styleId="3050505051">
    <w:name w:val="样式 样式 样式 样式 标题 3 + 段前: 0.5 行 段后: 0.5 行 + 段前: 0.5 行 段后: 0.5 行1 + ..."/>
    <w:basedOn w:val="a3"/>
    <w:uiPriority w:val="99"/>
    <w:qFormat/>
    <w:rsid w:val="005912D9"/>
    <w:pPr>
      <w:widowControl/>
      <w:numPr>
        <w:numId w:val="19"/>
      </w:numPr>
      <w:tabs>
        <w:tab w:val="clear" w:pos="794"/>
        <w:tab w:val="left" w:pos="360"/>
      </w:tabs>
      <w:spacing w:beforeLines="50" w:afterLines="25" w:after="78" w:line="300" w:lineRule="auto"/>
      <w:ind w:left="859" w:firstLine="0"/>
      <w:jc w:val="left"/>
      <w:outlineLvl w:val="2"/>
    </w:pPr>
    <w:rPr>
      <w:rFonts w:ascii="Times New Roman" w:eastAsia="楷体" w:hAnsi="宋体" w:cs="黑体"/>
      <w:kern w:val="0"/>
      <w:sz w:val="24"/>
      <w:szCs w:val="20"/>
    </w:rPr>
  </w:style>
  <w:style w:type="paragraph" w:customStyle="1" w:styleId="Level305">
    <w:name w:val="样式 Level 3 + 段后: 0.5 行"/>
    <w:basedOn w:val="a3"/>
    <w:uiPriority w:val="34"/>
    <w:qFormat/>
    <w:rsid w:val="005912D9"/>
    <w:pPr>
      <w:widowControl/>
      <w:spacing w:beforeLines="25" w:before="78" w:afterLines="25" w:after="78" w:line="360" w:lineRule="auto"/>
      <w:ind w:left="300" w:firstLine="420"/>
      <w:jc w:val="left"/>
      <w:outlineLvl w:val="2"/>
    </w:pPr>
    <w:rPr>
      <w:rFonts w:ascii="Arial" w:hAnsi="Arial" w:cs="宋体"/>
      <w:kern w:val="20"/>
      <w:sz w:val="24"/>
      <w:szCs w:val="20"/>
      <w:lang w:eastAsia="en-US"/>
    </w:rPr>
  </w:style>
  <w:style w:type="paragraph" w:customStyle="1" w:styleId="xl727">
    <w:name w:val="xl72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xl2884">
    <w:name w:val="xl2884"/>
    <w:basedOn w:val="a3"/>
    <w:uiPriority w:val="99"/>
    <w:qFormat/>
    <w:rsid w:val="005912D9"/>
    <w:pPr>
      <w:widowControl/>
      <w:spacing w:beforeLines="25" w:before="78" w:afterLines="25" w:after="78"/>
      <w:jc w:val="center"/>
    </w:pPr>
    <w:rPr>
      <w:rFonts w:ascii="宋体" w:hAnsi="宋体"/>
      <w:kern w:val="0"/>
      <w:sz w:val="24"/>
    </w:rPr>
  </w:style>
  <w:style w:type="paragraph" w:customStyle="1" w:styleId="CM9">
    <w:name w:val="CM9"/>
    <w:basedOn w:val="Default"/>
    <w:next w:val="Default"/>
    <w:qFormat/>
    <w:rsid w:val="005912D9"/>
    <w:pPr>
      <w:spacing w:after="358"/>
    </w:pPr>
    <w:rPr>
      <w:rFonts w:ascii="黑体" w:eastAsia="黑体" w:hAnsi="Times New Roman" w:cs="Vrinda"/>
      <w:color w:val="auto"/>
      <w:kern w:val="2"/>
    </w:rPr>
  </w:style>
  <w:style w:type="paragraph" w:customStyle="1" w:styleId="xl734">
    <w:name w:val="xl73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xl711">
    <w:name w:val="xl71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rticle1L6">
    <w:name w:val="Article1_L6"/>
    <w:basedOn w:val="a3"/>
    <w:uiPriority w:val="34"/>
    <w:qFormat/>
    <w:rsid w:val="005912D9"/>
    <w:pPr>
      <w:widowControl/>
      <w:tabs>
        <w:tab w:val="left" w:pos="360"/>
      </w:tabs>
      <w:spacing w:beforeLines="25" w:before="78" w:afterLines="25" w:after="78"/>
      <w:ind w:left="2520"/>
      <w:jc w:val="left"/>
    </w:pPr>
    <w:rPr>
      <w:rFonts w:ascii="Times New Roman" w:hAnsi="Times New Roman"/>
      <w:kern w:val="0"/>
      <w:sz w:val="24"/>
    </w:rPr>
  </w:style>
  <w:style w:type="paragraph" w:customStyle="1" w:styleId="xl725">
    <w:name w:val="xl72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3ffe">
    <w:name w:val="日期3"/>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CM191">
    <w:name w:val="CM191"/>
    <w:basedOn w:val="Default"/>
    <w:next w:val="Default"/>
    <w:uiPriority w:val="34"/>
    <w:qFormat/>
    <w:rsid w:val="005912D9"/>
    <w:pPr>
      <w:spacing w:after="565"/>
    </w:pPr>
    <w:rPr>
      <w:rFonts w:ascii="Sim Sun" w:eastAsia="Sim Sun" w:hAnsi="Times New Roman" w:cs="Times New Roman"/>
      <w:color w:val="auto"/>
      <w:kern w:val="2"/>
    </w:rPr>
  </w:style>
  <w:style w:type="paragraph" w:customStyle="1" w:styleId="319">
    <w:name w:val="正文文本缩进 31"/>
    <w:basedOn w:val="a3"/>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affffffffffffff9">
    <w:name w:val="图表目录名称"/>
    <w:basedOn w:val="affffffffffffffa"/>
    <w:uiPriority w:val="34"/>
    <w:qFormat/>
    <w:rsid w:val="005912D9"/>
    <w:pPr>
      <w:jc w:val="left"/>
    </w:pPr>
    <w:rPr>
      <w:sz w:val="28"/>
    </w:rPr>
  </w:style>
  <w:style w:type="paragraph" w:customStyle="1" w:styleId="affffffffffffffa">
    <w:name w:val="目录名称"/>
    <w:basedOn w:val="a3"/>
    <w:uiPriority w:val="34"/>
    <w:qFormat/>
    <w:rsid w:val="005912D9"/>
    <w:pPr>
      <w:widowControl/>
      <w:spacing w:beforeLines="25" w:before="78" w:afterLines="25" w:after="78" w:line="360" w:lineRule="auto"/>
      <w:jc w:val="center"/>
    </w:pPr>
    <w:rPr>
      <w:rFonts w:ascii="Times New Roman" w:eastAsia="黑体" w:hAnsi="Times New Roman"/>
      <w:kern w:val="0"/>
      <w:sz w:val="44"/>
    </w:rPr>
  </w:style>
  <w:style w:type="paragraph" w:customStyle="1" w:styleId="A30">
    <w:name w:val="A3"/>
    <w:next w:val="a3"/>
    <w:uiPriority w:val="34"/>
    <w:qFormat/>
    <w:rsid w:val="005912D9"/>
    <w:pPr>
      <w:widowControl w:val="0"/>
      <w:spacing w:line="360" w:lineRule="auto"/>
      <w:ind w:firstLineChars="200" w:firstLine="480"/>
      <w:outlineLvl w:val="2"/>
    </w:pPr>
    <w:rPr>
      <w:rFonts w:ascii="宋体" w:eastAsia="楷体" w:hAnsi="宋体"/>
      <w:kern w:val="2"/>
      <w:sz w:val="24"/>
      <w:szCs w:val="24"/>
    </w:rPr>
  </w:style>
  <w:style w:type="paragraph" w:customStyle="1" w:styleId="arial">
    <w:name w:val="arial"/>
    <w:basedOn w:val="a3"/>
    <w:uiPriority w:val="34"/>
    <w:qFormat/>
    <w:rsid w:val="005912D9"/>
    <w:pPr>
      <w:widowControl/>
      <w:tabs>
        <w:tab w:val="decimal" w:pos="3119"/>
        <w:tab w:val="right" w:pos="4536"/>
        <w:tab w:val="right" w:pos="5812"/>
        <w:tab w:val="right" w:pos="7088"/>
        <w:tab w:val="right" w:pos="8505"/>
      </w:tabs>
      <w:spacing w:beforeLines="25" w:before="78" w:afterLines="25" w:after="78"/>
      <w:jc w:val="left"/>
    </w:pPr>
    <w:rPr>
      <w:rFonts w:ascii="宋体" w:hAnsi="宋体"/>
      <w:kern w:val="0"/>
      <w:sz w:val="24"/>
    </w:rPr>
  </w:style>
  <w:style w:type="paragraph" w:customStyle="1" w:styleId="affffffffffffffb">
    <w:name w:val="报告－正文"/>
    <w:basedOn w:val="2ffff4"/>
    <w:qFormat/>
    <w:rsid w:val="005912D9"/>
    <w:pPr>
      <w:adjustRightInd w:val="0"/>
      <w:snapToGrid w:val="0"/>
      <w:spacing w:line="360" w:lineRule="auto"/>
      <w:ind w:firstLine="560"/>
    </w:pPr>
    <w:rPr>
      <w:rFonts w:ascii="Times New Roman" w:hAnsi="Times New Roman"/>
      <w:sz w:val="28"/>
      <w:szCs w:val="21"/>
    </w:rPr>
  </w:style>
  <w:style w:type="paragraph" w:customStyle="1" w:styleId="12L">
    <w:name w:val="1/2L"/>
    <w:basedOn w:val="a3"/>
    <w:uiPriority w:val="99"/>
    <w:qFormat/>
    <w:rsid w:val="005912D9"/>
    <w:pPr>
      <w:widowControl/>
      <w:autoSpaceDE w:val="0"/>
      <w:autoSpaceDN w:val="0"/>
      <w:adjustRightInd w:val="0"/>
      <w:spacing w:beforeLines="25" w:before="78" w:afterLines="25" w:after="78" w:line="200" w:lineRule="atLeast"/>
      <w:jc w:val="left"/>
    </w:pPr>
    <w:rPr>
      <w:rFonts w:ascii="B Times Bold" w:eastAsia="PMingLiU" w:hAnsi="B Times Bold" w:cs="B Times Bold"/>
      <w:color w:val="000000"/>
      <w:kern w:val="0"/>
      <w:sz w:val="22"/>
      <w:lang w:eastAsia="zh-TW"/>
    </w:rPr>
  </w:style>
  <w:style w:type="paragraph" w:customStyle="1" w:styleId="affffffffffffffc">
    <w:name w:val="章节一级"/>
    <w:basedOn w:val="11"/>
    <w:uiPriority w:val="34"/>
    <w:qFormat/>
    <w:rsid w:val="005912D9"/>
    <w:pPr>
      <w:widowControl/>
      <w:spacing w:afterLines="50" w:after="156" w:line="360" w:lineRule="auto"/>
      <w:ind w:firstLineChars="0" w:firstLine="0"/>
      <w:jc w:val="center"/>
    </w:pPr>
    <w:rPr>
      <w:rFonts w:ascii="Arial" w:eastAsia="黑体" w:hAnsi="Arial"/>
      <w:sz w:val="36"/>
    </w:rPr>
  </w:style>
  <w:style w:type="paragraph" w:customStyle="1" w:styleId="Char5CharCharChar1">
    <w:name w:val="Char5 Char Char Char1"/>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CM16">
    <w:name w:val="CM16"/>
    <w:basedOn w:val="Default"/>
    <w:next w:val="Default"/>
    <w:uiPriority w:val="99"/>
    <w:qFormat/>
    <w:rsid w:val="005912D9"/>
    <w:pPr>
      <w:spacing w:line="440" w:lineRule="atLeast"/>
    </w:pPr>
    <w:rPr>
      <w:rFonts w:eastAsia="楷体" w:hAnsi="Times New Roman"/>
      <w:color w:val="auto"/>
      <w:kern w:val="2"/>
    </w:rPr>
  </w:style>
  <w:style w:type="paragraph" w:customStyle="1" w:styleId="xl715">
    <w:name w:val="xl71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overTitle7pt">
    <w:name w:val="Cover Title 7pt"/>
    <w:basedOn w:val="a3"/>
    <w:uiPriority w:val="34"/>
    <w:qFormat/>
    <w:rsid w:val="005912D9"/>
    <w:pPr>
      <w:widowControl/>
      <w:autoSpaceDE w:val="0"/>
      <w:autoSpaceDN w:val="0"/>
      <w:adjustRightInd w:val="0"/>
      <w:spacing w:beforeLines="25" w:before="78" w:afterLines="25" w:after="78" w:line="256" w:lineRule="auto"/>
      <w:jc w:val="center"/>
    </w:pPr>
    <w:rPr>
      <w:rFonts w:ascii="Arial" w:hAnsi="Arial" w:cs="Arial"/>
      <w:kern w:val="0"/>
      <w:sz w:val="14"/>
      <w:szCs w:val="14"/>
      <w:lang w:eastAsia="en-US"/>
    </w:rPr>
  </w:style>
  <w:style w:type="paragraph" w:customStyle="1" w:styleId="HeadingPlain">
    <w:name w:val="_HeadingPlain"/>
    <w:basedOn w:val="a3"/>
    <w:next w:val="a3"/>
    <w:uiPriority w:val="34"/>
    <w:qFormat/>
    <w:rsid w:val="005912D9"/>
    <w:pPr>
      <w:widowControl/>
      <w:spacing w:beforeLines="25" w:before="78" w:afterLines="25" w:after="78" w:line="360" w:lineRule="auto"/>
      <w:jc w:val="left"/>
    </w:pPr>
    <w:rPr>
      <w:rFonts w:ascii="Arial" w:eastAsia="SC STKaiti" w:hAnsi="Arial"/>
      <w:b/>
      <w:bCs/>
      <w:color w:val="000080"/>
      <w:kern w:val="0"/>
      <w:sz w:val="44"/>
    </w:rPr>
  </w:style>
  <w:style w:type="paragraph" w:customStyle="1" w:styleId="xl740">
    <w:name w:val="xl74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1f">
    <w:name w:val="正文11"/>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1ffffff2">
    <w:name w:val="1正文（国盛）"/>
    <w:uiPriority w:val="99"/>
    <w:qFormat/>
    <w:rsid w:val="005912D9"/>
    <w:pPr>
      <w:widowControl w:val="0"/>
      <w:spacing w:beforeLines="50" w:line="360" w:lineRule="auto"/>
      <w:ind w:firstLineChars="200" w:firstLine="643"/>
      <w:jc w:val="both"/>
    </w:pPr>
    <w:rPr>
      <w:rFonts w:ascii="宋体" w:eastAsia="楷体" w:hAnsi="宋体"/>
      <w:b/>
      <w:bCs/>
      <w:kern w:val="2"/>
      <w:sz w:val="32"/>
      <w:szCs w:val="24"/>
    </w:rPr>
  </w:style>
  <w:style w:type="paragraph" w:customStyle="1" w:styleId="1">
    <w:name w:val="编号1"/>
    <w:basedOn w:val="a3"/>
    <w:uiPriority w:val="99"/>
    <w:qFormat/>
    <w:rsid w:val="005912D9"/>
    <w:pPr>
      <w:widowControl/>
      <w:numPr>
        <w:numId w:val="20"/>
      </w:numPr>
      <w:tabs>
        <w:tab w:val="clear" w:pos="874"/>
        <w:tab w:val="left" w:pos="360"/>
      </w:tabs>
      <w:spacing w:beforeLines="50" w:afterLines="25" w:after="78" w:line="300" w:lineRule="auto"/>
      <w:ind w:left="720" w:firstLine="0"/>
      <w:jc w:val="left"/>
    </w:pPr>
    <w:rPr>
      <w:rFonts w:ascii="宋体" w:hAnsi="宋体"/>
      <w:kern w:val="0"/>
      <w:sz w:val="24"/>
    </w:rPr>
  </w:style>
  <w:style w:type="paragraph" w:customStyle="1" w:styleId="Article1L1">
    <w:name w:val="Article1_L1"/>
    <w:basedOn w:val="a3"/>
    <w:uiPriority w:val="34"/>
    <w:qFormat/>
    <w:rsid w:val="005912D9"/>
    <w:pPr>
      <w:widowControl/>
      <w:numPr>
        <w:numId w:val="18"/>
      </w:numPr>
      <w:tabs>
        <w:tab w:val="clear" w:pos="360"/>
      </w:tabs>
      <w:spacing w:beforeLines="25" w:before="78" w:afterLines="25" w:after="78"/>
      <w:ind w:left="1080" w:hanging="1080"/>
      <w:jc w:val="left"/>
    </w:pPr>
    <w:rPr>
      <w:rFonts w:ascii="Times New Roman" w:hAnsi="Times New Roman"/>
      <w:kern w:val="0"/>
      <w:sz w:val="24"/>
    </w:rPr>
  </w:style>
  <w:style w:type="paragraph" w:customStyle="1" w:styleId="86">
    <w:name w:val="8Ŀ"/>
    <w:basedOn w:val="a3"/>
    <w:uiPriority w:val="34"/>
    <w:qFormat/>
    <w:rsid w:val="005912D9"/>
    <w:pPr>
      <w:widowControl/>
      <w:adjustRightInd w:val="0"/>
      <w:snapToGrid w:val="0"/>
      <w:spacing w:beforeLines="25" w:before="78" w:afterLines="25" w:after="78" w:line="432" w:lineRule="auto"/>
      <w:jc w:val="left"/>
    </w:pPr>
    <w:rPr>
      <w:color w:val="000000"/>
      <w:kern w:val="0"/>
      <w:sz w:val="22"/>
    </w:rPr>
  </w:style>
  <w:style w:type="paragraph" w:customStyle="1" w:styleId="affffffffffffffd">
    <w:name w:val="南方机车_二级"/>
    <w:basedOn w:val="a3"/>
    <w:uiPriority w:val="34"/>
    <w:qFormat/>
    <w:rsid w:val="005912D9"/>
    <w:pPr>
      <w:widowControl/>
      <w:spacing w:beforeLines="25" w:before="78" w:afterLines="25" w:after="78" w:line="360" w:lineRule="auto"/>
      <w:jc w:val="left"/>
    </w:pPr>
    <w:rPr>
      <w:rFonts w:ascii="Times New Roman" w:hAnsi="Times New Roman" w:cs="宋体"/>
      <w:b/>
      <w:bCs/>
      <w:kern w:val="0"/>
      <w:sz w:val="24"/>
    </w:rPr>
  </w:style>
  <w:style w:type="paragraph" w:customStyle="1" w:styleId="affffffffffffffe">
    <w:name w:val="正文 + 宋体"/>
    <w:basedOn w:val="a3"/>
    <w:qFormat/>
    <w:rsid w:val="005912D9"/>
    <w:pPr>
      <w:widowControl/>
      <w:adjustRightInd w:val="0"/>
      <w:snapToGrid w:val="0"/>
      <w:spacing w:beforeLines="25" w:before="78" w:afterLines="25" w:after="78" w:line="360" w:lineRule="auto"/>
      <w:jc w:val="right"/>
    </w:pPr>
    <w:rPr>
      <w:rFonts w:ascii="宋体" w:hAnsi="宋体"/>
      <w:color w:val="000000"/>
      <w:kern w:val="0"/>
      <w:sz w:val="24"/>
    </w:rPr>
  </w:style>
  <w:style w:type="paragraph" w:customStyle="1" w:styleId="afffffffffffffff">
    <w:name w:val="表格文字样式"/>
    <w:basedOn w:val="a3"/>
    <w:uiPriority w:val="99"/>
    <w:qFormat/>
    <w:rsid w:val="005912D9"/>
    <w:pPr>
      <w:widowControl/>
      <w:tabs>
        <w:tab w:val="left" w:pos="567"/>
      </w:tabs>
      <w:spacing w:beforeLines="25" w:before="78" w:afterLines="25" w:after="78"/>
      <w:jc w:val="center"/>
    </w:pPr>
    <w:rPr>
      <w:rFonts w:ascii="Times New Roman" w:hAnsi="Times New Roman"/>
      <w:spacing w:val="20"/>
      <w:kern w:val="0"/>
      <w:sz w:val="24"/>
      <w:szCs w:val="20"/>
    </w:rPr>
  </w:style>
  <w:style w:type="paragraph" w:customStyle="1" w:styleId="0515151">
    <w:name w:val="样式 标题 + 非(西文)粗体 段前: 0.5 行 段后: 1.5 行 底端: (无框线) 行距: 1.5 倍行距 图...1"/>
    <w:basedOn w:val="afff1"/>
    <w:uiPriority w:val="99"/>
    <w:qFormat/>
    <w:rsid w:val="005912D9"/>
    <w:pPr>
      <w:widowControl/>
      <w:tabs>
        <w:tab w:val="left" w:pos="0"/>
        <w:tab w:val="left" w:pos="1202"/>
      </w:tabs>
      <w:spacing w:afterLines="25" w:after="0"/>
      <w:ind w:left="1202"/>
    </w:pPr>
    <w:rPr>
      <w:rFonts w:ascii="黑体" w:eastAsia="黑体" w:hAnsi="Arial"/>
      <w:b w:val="0"/>
      <w:color w:val="000080"/>
      <w:sz w:val="24"/>
    </w:rPr>
  </w:style>
  <w:style w:type="paragraph" w:customStyle="1" w:styleId="2ffff6">
    <w:name w:val="页眉2"/>
    <w:basedOn w:val="a3"/>
    <w:uiPriority w:val="99"/>
    <w:qFormat/>
    <w:rsid w:val="005912D9"/>
    <w:pPr>
      <w:widowControl/>
      <w:pBdr>
        <w:bottom w:val="single" w:sz="6" w:space="1" w:color="auto"/>
      </w:pBdr>
      <w:tabs>
        <w:tab w:val="center" w:pos="4153"/>
        <w:tab w:val="right" w:pos="8306"/>
      </w:tabs>
      <w:snapToGrid w:val="0"/>
      <w:spacing w:beforeLines="25" w:before="78" w:afterLines="25" w:after="78"/>
      <w:jc w:val="right"/>
    </w:pPr>
    <w:rPr>
      <w:rFonts w:ascii="Times New Roman" w:hAnsi="Times New Roman"/>
      <w:kern w:val="0"/>
      <w:sz w:val="18"/>
      <w:szCs w:val="18"/>
    </w:rPr>
  </w:style>
  <w:style w:type="paragraph" w:customStyle="1" w:styleId="A2">
    <w:name w:val="A2"/>
    <w:next w:val="a3"/>
    <w:uiPriority w:val="34"/>
    <w:qFormat/>
    <w:rsid w:val="005912D9"/>
    <w:pPr>
      <w:widowControl w:val="0"/>
      <w:numPr>
        <w:ilvl w:val="1"/>
        <w:numId w:val="21"/>
      </w:numPr>
      <w:tabs>
        <w:tab w:val="left" w:pos="360"/>
      </w:tabs>
      <w:spacing w:line="360" w:lineRule="auto"/>
      <w:outlineLvl w:val="1"/>
    </w:pPr>
    <w:rPr>
      <w:rFonts w:ascii="Times New Roman" w:eastAsia="黑体" w:hAnsi="Times New Roman"/>
      <w:kern w:val="2"/>
      <w:sz w:val="24"/>
      <w:szCs w:val="24"/>
    </w:rPr>
  </w:style>
  <w:style w:type="paragraph" w:customStyle="1" w:styleId="a10">
    <w:name w:val="a1"/>
    <w:basedOn w:val="a3"/>
    <w:uiPriority w:val="99"/>
    <w:qFormat/>
    <w:rsid w:val="005912D9"/>
    <w:pPr>
      <w:keepNext/>
      <w:keepLines/>
      <w:widowControl/>
      <w:spacing w:beforeLines="25" w:before="78" w:afterLines="25" w:after="78" w:line="412" w:lineRule="auto"/>
      <w:ind w:left="360" w:hanging="360"/>
      <w:jc w:val="left"/>
      <w:outlineLvl w:val="1"/>
    </w:pPr>
    <w:rPr>
      <w:rFonts w:ascii="Arial" w:eastAsia="楷体" w:hAnsi="Arial" w:cs="宋体"/>
      <w:b/>
      <w:bCs/>
      <w:kern w:val="0"/>
      <w:sz w:val="28"/>
      <w:szCs w:val="20"/>
    </w:rPr>
  </w:style>
  <w:style w:type="paragraph" w:customStyle="1" w:styleId="CM97">
    <w:name w:val="CM97"/>
    <w:basedOn w:val="Default"/>
    <w:next w:val="Default"/>
    <w:qFormat/>
    <w:rsid w:val="005912D9"/>
    <w:rPr>
      <w:rFonts w:eastAsia="楷体" w:hAnsi="Times New Roman" w:cs="Times New Roman"/>
      <w:color w:val="auto"/>
      <w:kern w:val="2"/>
      <w:sz w:val="20"/>
      <w:szCs w:val="20"/>
    </w:rPr>
  </w:style>
  <w:style w:type="paragraph" w:customStyle="1" w:styleId="210">
    <w:name w:val="题2.1"/>
    <w:basedOn w:val="a3"/>
    <w:uiPriority w:val="99"/>
    <w:qFormat/>
    <w:rsid w:val="005912D9"/>
    <w:pPr>
      <w:keepNext/>
      <w:widowControl/>
      <w:numPr>
        <w:ilvl w:val="2"/>
        <w:numId w:val="22"/>
      </w:numPr>
      <w:tabs>
        <w:tab w:val="left" w:pos="360"/>
      </w:tabs>
      <w:adjustRightInd w:val="0"/>
      <w:spacing w:beforeLines="100" w:afterLines="25" w:after="78" w:line="440" w:lineRule="atLeast"/>
      <w:ind w:left="1820" w:hanging="420"/>
      <w:jc w:val="left"/>
      <w:outlineLvl w:val="0"/>
    </w:pPr>
    <w:rPr>
      <w:rFonts w:ascii="Times New Roman" w:hAnsi="Times New Roman"/>
      <w:color w:val="000000"/>
      <w:kern w:val="44"/>
      <w:sz w:val="24"/>
    </w:rPr>
  </w:style>
  <w:style w:type="paragraph" w:customStyle="1" w:styleId="xl712">
    <w:name w:val="xl71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CharCharCharCharChar1">
    <w:name w:val="Char Char Char Char Char Char Char Char1"/>
    <w:basedOn w:val="a3"/>
    <w:uiPriority w:val="99"/>
    <w:qFormat/>
    <w:rsid w:val="005912D9"/>
    <w:pPr>
      <w:widowControl/>
      <w:spacing w:beforeLines="25" w:before="78" w:afterLines="25" w:after="78" w:line="240" w:lineRule="exact"/>
      <w:jc w:val="left"/>
    </w:pPr>
    <w:rPr>
      <w:rFonts w:ascii="宋体" w:eastAsia="Times New Roman" w:hAnsi="宋体"/>
      <w:color w:val="000000"/>
      <w:kern w:val="0"/>
      <w:sz w:val="20"/>
      <w:szCs w:val="20"/>
    </w:rPr>
  </w:style>
  <w:style w:type="paragraph" w:customStyle="1" w:styleId="Line">
    <w:name w:val="_Line"/>
    <w:basedOn w:val="a3"/>
    <w:next w:val="Body0"/>
    <w:uiPriority w:val="34"/>
    <w:qFormat/>
    <w:rsid w:val="005912D9"/>
    <w:pPr>
      <w:widowControl/>
      <w:pBdr>
        <w:bottom w:val="single" w:sz="24" w:space="1" w:color="auto"/>
      </w:pBdr>
      <w:spacing w:beforeLines="25" w:before="78" w:afterLines="25" w:after="78" w:line="360" w:lineRule="auto"/>
      <w:jc w:val="left"/>
    </w:pPr>
    <w:rPr>
      <w:rFonts w:ascii="Arial" w:eastAsia="SC STKaiti" w:hAnsi="Arial"/>
      <w:b/>
      <w:bCs/>
      <w:color w:val="000080"/>
      <w:kern w:val="0"/>
      <w:sz w:val="28"/>
    </w:rPr>
  </w:style>
  <w:style w:type="paragraph" w:customStyle="1" w:styleId="xl729">
    <w:name w:val="xl72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10505">
    <w:name w:val="样式 标题 1 + 段前: 0.5 行 段后: 0.5 行"/>
    <w:basedOn w:val="11"/>
    <w:uiPriority w:val="99"/>
    <w:qFormat/>
    <w:rsid w:val="005912D9"/>
    <w:pPr>
      <w:keepNext w:val="0"/>
      <w:keepLines w:val="0"/>
      <w:widowControl/>
      <w:numPr>
        <w:numId w:val="23"/>
      </w:numPr>
      <w:tabs>
        <w:tab w:val="clear" w:pos="397"/>
        <w:tab w:val="left" w:pos="360"/>
      </w:tabs>
      <w:adjustRightInd w:val="0"/>
      <w:snapToGrid w:val="0"/>
      <w:spacing w:afterLines="50" w:after="156" w:line="300" w:lineRule="auto"/>
      <w:ind w:left="1280" w:firstLineChars="0" w:hanging="720"/>
      <w:jc w:val="left"/>
    </w:pPr>
    <w:rPr>
      <w:rFonts w:hAnsi="宋体" w:cs="宋体"/>
      <w:b w:val="0"/>
      <w:bCs w:val="0"/>
      <w:sz w:val="24"/>
      <w:szCs w:val="20"/>
    </w:rPr>
  </w:style>
  <w:style w:type="paragraph" w:customStyle="1" w:styleId="SecondHeading4">
    <w:name w:val="Second Heading 4"/>
    <w:basedOn w:val="a3"/>
    <w:uiPriority w:val="99"/>
    <w:qFormat/>
    <w:rsid w:val="005912D9"/>
    <w:pPr>
      <w:widowControl/>
      <w:spacing w:beforeLines="25" w:before="78" w:afterLines="25" w:after="78"/>
      <w:jc w:val="left"/>
      <w:outlineLvl w:val="3"/>
    </w:pPr>
    <w:rPr>
      <w:rFonts w:ascii="Arial" w:hAnsi="Arial" w:cs="Arial"/>
      <w:kern w:val="0"/>
      <w:sz w:val="24"/>
      <w:szCs w:val="20"/>
      <w:lang w:eastAsia="en-US"/>
    </w:rPr>
  </w:style>
  <w:style w:type="paragraph" w:customStyle="1" w:styleId="SecondHeading5">
    <w:name w:val="Second Heading 5"/>
    <w:basedOn w:val="a3"/>
    <w:uiPriority w:val="34"/>
    <w:qFormat/>
    <w:rsid w:val="005912D9"/>
    <w:pPr>
      <w:widowControl/>
      <w:spacing w:beforeLines="25" w:before="78" w:afterLines="25" w:after="78"/>
      <w:jc w:val="left"/>
      <w:outlineLvl w:val="4"/>
    </w:pPr>
    <w:rPr>
      <w:rFonts w:ascii="Arial" w:hAnsi="Arial" w:cs="Arial"/>
      <w:kern w:val="0"/>
      <w:sz w:val="24"/>
      <w:szCs w:val="20"/>
      <w:lang w:eastAsia="en-US"/>
    </w:rPr>
  </w:style>
  <w:style w:type="paragraph" w:customStyle="1" w:styleId="Arial787815">
    <w:name w:val="样式 Arial 小四 加粗 段前: 7.8 磅 段后: 7.8 磅 行距: 1.5 倍行距"/>
    <w:basedOn w:val="a3"/>
    <w:uiPriority w:val="34"/>
    <w:qFormat/>
    <w:rsid w:val="005912D9"/>
    <w:pPr>
      <w:widowControl/>
      <w:spacing w:beforeLines="25" w:before="78" w:afterLines="25" w:after="78" w:line="360" w:lineRule="auto"/>
      <w:jc w:val="left"/>
    </w:pPr>
    <w:rPr>
      <w:rFonts w:ascii="Arial" w:hAnsi="Arial" w:cs="宋体"/>
      <w:b/>
      <w:bCs/>
      <w:kern w:val="0"/>
      <w:sz w:val="24"/>
      <w:szCs w:val="20"/>
    </w:rPr>
  </w:style>
  <w:style w:type="paragraph" w:customStyle="1" w:styleId="xl724">
    <w:name w:val="xl72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ListNumber6">
    <w:name w:val="List Number 6"/>
    <w:basedOn w:val="a3"/>
    <w:uiPriority w:val="34"/>
    <w:qFormat/>
    <w:rsid w:val="005912D9"/>
    <w:pPr>
      <w:widowControl/>
      <w:numPr>
        <w:numId w:val="24"/>
      </w:numPr>
      <w:tabs>
        <w:tab w:val="clear" w:pos="792"/>
        <w:tab w:val="left" w:pos="360"/>
      </w:tabs>
      <w:spacing w:beforeLines="25" w:before="78" w:afterLines="25" w:after="78"/>
      <w:ind w:left="1280" w:firstLine="0"/>
      <w:jc w:val="left"/>
    </w:pPr>
    <w:rPr>
      <w:rFonts w:ascii="Arial" w:hAnsi="Arial" w:cs="Arial"/>
      <w:b/>
      <w:kern w:val="0"/>
      <w:sz w:val="20"/>
      <w:lang w:eastAsia="en-US"/>
    </w:rPr>
  </w:style>
  <w:style w:type="paragraph" w:customStyle="1" w:styleId="CharCharCharChar20">
    <w:name w:val="Char Char Char Char2"/>
    <w:basedOn w:val="a3"/>
    <w:qFormat/>
    <w:rsid w:val="005912D9"/>
    <w:pPr>
      <w:widowControl/>
      <w:spacing w:beforeLines="25" w:before="78" w:afterLines="25" w:after="78" w:line="240" w:lineRule="exact"/>
      <w:jc w:val="left"/>
    </w:pPr>
    <w:rPr>
      <w:rFonts w:ascii="Verdana" w:eastAsia="仿宋_GB2312" w:hAnsi="Verdana"/>
      <w:kern w:val="0"/>
      <w:sz w:val="24"/>
      <w:szCs w:val="20"/>
      <w:lang w:eastAsia="en-US"/>
    </w:rPr>
  </w:style>
  <w:style w:type="paragraph" w:customStyle="1" w:styleId="xl713">
    <w:name w:val="xl71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0">
    <w:name w:val="表格段落"/>
    <w:basedOn w:val="a3"/>
    <w:qFormat/>
    <w:rsid w:val="005912D9"/>
    <w:pPr>
      <w:widowControl/>
      <w:topLinePunct/>
      <w:spacing w:beforeLines="25" w:before="78" w:afterLines="25" w:after="78" w:line="240" w:lineRule="exact"/>
      <w:jc w:val="center"/>
    </w:pPr>
    <w:rPr>
      <w:rFonts w:ascii="华文细黑" w:eastAsia="华文细黑" w:hAnsi="宋体"/>
      <w:kern w:val="0"/>
      <w:sz w:val="24"/>
      <w:szCs w:val="20"/>
    </w:rPr>
  </w:style>
  <w:style w:type="paragraph" w:customStyle="1" w:styleId="105">
    <w:name w:val="样式 标题 1 + 两端对齐 段后: 0.5 行"/>
    <w:basedOn w:val="11"/>
    <w:uiPriority w:val="99"/>
    <w:qFormat/>
    <w:rsid w:val="005912D9"/>
    <w:pPr>
      <w:pageBreakBefore/>
      <w:widowControl/>
      <w:numPr>
        <w:numId w:val="25"/>
      </w:numPr>
      <w:pBdr>
        <w:bottom w:val="single" w:sz="2" w:space="1" w:color="auto"/>
      </w:pBdr>
      <w:shd w:val="clear" w:color="auto" w:fill="D9D9D9"/>
      <w:tabs>
        <w:tab w:val="clear" w:pos="0"/>
        <w:tab w:val="left" w:pos="360"/>
      </w:tabs>
      <w:spacing w:beforeLines="0" w:afterLines="50" w:after="156" w:line="240" w:lineRule="auto"/>
      <w:ind w:left="1400" w:firstLine="200"/>
      <w:jc w:val="left"/>
    </w:pPr>
    <w:rPr>
      <w:rFonts w:ascii="宋体" w:eastAsia="黑体"/>
      <w:kern w:val="28"/>
      <w:sz w:val="30"/>
      <w:szCs w:val="20"/>
    </w:rPr>
  </w:style>
  <w:style w:type="paragraph" w:customStyle="1" w:styleId="Char1CharCharCharCharCharChar">
    <w:name w:val="Char1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49">
    <w:name w:val="xl74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M67">
    <w:name w:val="CM67"/>
    <w:basedOn w:val="a3"/>
    <w:next w:val="a3"/>
    <w:uiPriority w:val="34"/>
    <w:qFormat/>
    <w:rsid w:val="005912D9"/>
    <w:pPr>
      <w:widowControl/>
      <w:autoSpaceDE w:val="0"/>
      <w:autoSpaceDN w:val="0"/>
      <w:adjustRightInd w:val="0"/>
      <w:spacing w:beforeLines="25" w:before="78" w:afterLines="25" w:after="78"/>
      <w:jc w:val="left"/>
    </w:pPr>
    <w:rPr>
      <w:rFonts w:ascii="楷体_GB2312" w:eastAsia="楷体" w:hAnsi="Times New Roman"/>
      <w:kern w:val="0"/>
      <w:sz w:val="24"/>
    </w:rPr>
  </w:style>
  <w:style w:type="paragraph" w:customStyle="1" w:styleId="FormLabel">
    <w:name w:val="Form Label"/>
    <w:basedOn w:val="a3"/>
    <w:uiPriority w:val="34"/>
    <w:qFormat/>
    <w:rsid w:val="005912D9"/>
    <w:pPr>
      <w:widowControl/>
      <w:spacing w:beforeLines="25" w:before="78" w:afterLines="25" w:after="78" w:line="280" w:lineRule="exact"/>
      <w:jc w:val="left"/>
    </w:pPr>
    <w:rPr>
      <w:rFonts w:ascii="Times New Roman" w:hAnsi="Times New Roman"/>
      <w:kern w:val="0"/>
      <w:sz w:val="18"/>
      <w:szCs w:val="20"/>
      <w:lang w:eastAsia="en-US"/>
    </w:rPr>
  </w:style>
  <w:style w:type="paragraph" w:customStyle="1" w:styleId="Indent2">
    <w:name w:val="Indent 2"/>
    <w:basedOn w:val="a3"/>
    <w:uiPriority w:val="34"/>
    <w:qFormat/>
    <w:rsid w:val="005912D9"/>
    <w:pPr>
      <w:widowControl/>
      <w:numPr>
        <w:numId w:val="26"/>
      </w:numPr>
      <w:tabs>
        <w:tab w:val="clear" w:pos="720"/>
        <w:tab w:val="left" w:pos="360"/>
      </w:tabs>
      <w:spacing w:beforeLines="25" w:before="78" w:afterLines="25" w:after="78" w:line="290" w:lineRule="atLeast"/>
      <w:ind w:left="1960" w:firstLine="0"/>
      <w:jc w:val="left"/>
    </w:pPr>
    <w:rPr>
      <w:rFonts w:ascii="Times New Roman" w:hAnsi="Times New Roman"/>
      <w:kern w:val="0"/>
      <w:sz w:val="24"/>
      <w:szCs w:val="20"/>
      <w:lang w:eastAsia="en-US"/>
    </w:rPr>
  </w:style>
  <w:style w:type="paragraph" w:customStyle="1" w:styleId="415">
    <w:name w:val="列表 41"/>
    <w:basedOn w:val="a3"/>
    <w:qFormat/>
    <w:rsid w:val="005912D9"/>
    <w:pPr>
      <w:widowControl/>
      <w:spacing w:beforeLines="25" w:before="78" w:afterLines="25" w:after="78"/>
      <w:ind w:left="2880" w:hanging="720"/>
      <w:jc w:val="left"/>
    </w:pPr>
    <w:rPr>
      <w:rFonts w:ascii="Arial" w:hAnsi="Arial" w:cs="Arial"/>
      <w:kern w:val="0"/>
      <w:sz w:val="24"/>
      <w:szCs w:val="20"/>
      <w:lang w:eastAsia="en-US"/>
    </w:rPr>
  </w:style>
  <w:style w:type="paragraph" w:customStyle="1" w:styleId="afffffffffffffff1">
    <w:name w:val="正文+宋体"/>
    <w:basedOn w:val="1fffffa"/>
    <w:uiPriority w:val="34"/>
    <w:qFormat/>
    <w:rsid w:val="005912D9"/>
    <w:pPr>
      <w:snapToGrid w:val="0"/>
      <w:spacing w:beforeLines="50" w:afterLines="50" w:line="360" w:lineRule="auto"/>
      <w:ind w:firstLineChars="200" w:firstLine="562"/>
      <w:jc w:val="both"/>
    </w:pPr>
    <w:rPr>
      <w:b/>
      <w:bCs/>
      <w:sz w:val="28"/>
      <w:szCs w:val="28"/>
    </w:rPr>
  </w:style>
  <w:style w:type="paragraph" w:customStyle="1" w:styleId="xl728">
    <w:name w:val="xl72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Bullet1">
    <w:name w:val="Bullet 1"/>
    <w:basedOn w:val="a3"/>
    <w:uiPriority w:val="34"/>
    <w:qFormat/>
    <w:rsid w:val="005912D9"/>
    <w:pPr>
      <w:widowControl/>
      <w:spacing w:beforeLines="25" w:before="78" w:afterLines="25" w:after="78" w:line="290" w:lineRule="atLeast"/>
      <w:jc w:val="left"/>
    </w:pPr>
    <w:rPr>
      <w:rFonts w:ascii="Times New Roman" w:hAnsi="Times New Roman"/>
      <w:kern w:val="0"/>
      <w:sz w:val="24"/>
      <w:szCs w:val="20"/>
      <w:lang w:eastAsia="en-US"/>
    </w:rPr>
  </w:style>
  <w:style w:type="paragraph" w:customStyle="1" w:styleId="1ffffff3">
    <w:name w:val="文本块1"/>
    <w:basedOn w:val="a3"/>
    <w:qFormat/>
    <w:rsid w:val="005912D9"/>
    <w:pPr>
      <w:widowControl/>
      <w:spacing w:beforeLines="25" w:before="78" w:afterLines="25" w:after="78" w:line="360" w:lineRule="auto"/>
      <w:ind w:leftChars="342" w:left="718" w:rightChars="355" w:right="745" w:firstLine="2"/>
      <w:jc w:val="left"/>
    </w:pPr>
    <w:rPr>
      <w:rFonts w:ascii="宋体" w:hAnsi="宋体"/>
      <w:kern w:val="0"/>
      <w:sz w:val="24"/>
    </w:rPr>
  </w:style>
  <w:style w:type="paragraph" w:customStyle="1" w:styleId="xl722">
    <w:name w:val="xl72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2CharCharCharCharCharCharCharCharChar1CharCharCharCharCharCharCharCharCharCharCharCharCharCharCharCharCharChar">
    <w:name w:val="Char2 Char Char Char Char Char Char Char Char Char1 Char Char Char Char Char Char Char Char Char Char Char Char Char Char Char Char Char Char"/>
    <w:basedOn w:val="a3"/>
    <w:uiPriority w:val="34"/>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Table0">
    <w:name w:val="_Table"/>
    <w:basedOn w:val="a3"/>
    <w:uiPriority w:val="34"/>
    <w:qFormat/>
    <w:rsid w:val="005912D9"/>
    <w:pPr>
      <w:widowControl/>
      <w:spacing w:beforeLines="25" w:before="78" w:afterLines="25" w:after="78" w:line="360" w:lineRule="auto"/>
      <w:ind w:right="144"/>
      <w:jc w:val="left"/>
    </w:pPr>
    <w:rPr>
      <w:rFonts w:ascii="Arial" w:eastAsia="SC STKaiti" w:hAnsi="Arial"/>
      <w:kern w:val="0"/>
      <w:sz w:val="18"/>
    </w:rPr>
  </w:style>
  <w:style w:type="paragraph" w:customStyle="1" w:styleId="1ffffff4">
    <w:name w:val="註解主旨1"/>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xl708">
    <w:name w:val="xl708"/>
    <w:basedOn w:val="a3"/>
    <w:uiPriority w:val="99"/>
    <w:qFormat/>
    <w:rsid w:val="005912D9"/>
    <w:pPr>
      <w:widowControl/>
      <w:spacing w:beforeLines="25" w:before="78" w:afterLines="25" w:after="78"/>
      <w:jc w:val="left"/>
    </w:pPr>
    <w:rPr>
      <w:rFonts w:ascii="宋体" w:hAnsi="宋体" w:cs="宋体"/>
      <w:kern w:val="0"/>
      <w:sz w:val="24"/>
    </w:rPr>
  </w:style>
  <w:style w:type="paragraph" w:customStyle="1" w:styleId="CoverText">
    <w:name w:val="Cover Text"/>
    <w:basedOn w:val="a3"/>
    <w:uiPriority w:val="34"/>
    <w:qFormat/>
    <w:rsid w:val="005912D9"/>
    <w:pPr>
      <w:widowControl/>
      <w:autoSpaceDE w:val="0"/>
      <w:autoSpaceDN w:val="0"/>
      <w:adjustRightInd w:val="0"/>
      <w:spacing w:beforeLines="25" w:before="78" w:afterLines="25" w:after="78"/>
      <w:jc w:val="left"/>
    </w:pPr>
    <w:rPr>
      <w:rFonts w:ascii="Arial" w:hAnsi="Arial" w:cs="Arial"/>
      <w:kern w:val="0"/>
      <w:sz w:val="20"/>
      <w:szCs w:val="20"/>
      <w:lang w:eastAsia="en-US"/>
    </w:rPr>
  </w:style>
  <w:style w:type="paragraph" w:customStyle="1" w:styleId="xl710">
    <w:name w:val="xl71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1Char0">
    <w:name w:val="招股书正文 Char Char Char1 Char"/>
    <w:uiPriority w:val="34"/>
    <w:qFormat/>
    <w:rsid w:val="005912D9"/>
    <w:pPr>
      <w:widowControl w:val="0"/>
      <w:overflowPunct w:val="0"/>
      <w:autoSpaceDE w:val="0"/>
      <w:autoSpaceDN w:val="0"/>
      <w:adjustRightInd w:val="0"/>
      <w:snapToGrid w:val="0"/>
      <w:spacing w:before="120" w:line="360" w:lineRule="auto"/>
      <w:ind w:firstLineChars="200" w:firstLine="480"/>
      <w:jc w:val="both"/>
    </w:pPr>
    <w:rPr>
      <w:rFonts w:ascii="Times New Roman" w:eastAsia="楷体" w:hAnsi="Times New Roman"/>
      <w:kern w:val="2"/>
      <w:sz w:val="24"/>
      <w:szCs w:val="24"/>
    </w:rPr>
  </w:style>
  <w:style w:type="paragraph" w:customStyle="1" w:styleId="A50">
    <w:name w:val="A5"/>
    <w:next w:val="a3"/>
    <w:uiPriority w:val="34"/>
    <w:qFormat/>
    <w:rsid w:val="005912D9"/>
    <w:pPr>
      <w:widowControl w:val="0"/>
      <w:spacing w:line="360" w:lineRule="auto"/>
      <w:ind w:firstLine="403"/>
      <w:outlineLvl w:val="4"/>
    </w:pPr>
    <w:rPr>
      <w:rFonts w:ascii="Times New Roman" w:eastAsia="楷体" w:hAnsi="Times New Roman"/>
      <w:kern w:val="2"/>
      <w:sz w:val="24"/>
      <w:szCs w:val="24"/>
    </w:rPr>
  </w:style>
  <w:style w:type="paragraph" w:customStyle="1" w:styleId="afffffffffffffff2">
    <w:name w:val="加粗正文"/>
    <w:basedOn w:val="a3"/>
    <w:uiPriority w:val="99"/>
    <w:qFormat/>
    <w:rsid w:val="005912D9"/>
    <w:pPr>
      <w:widowControl/>
      <w:spacing w:beforeLines="50" w:afterLines="25" w:after="78" w:line="360" w:lineRule="auto"/>
      <w:ind w:firstLineChars="200" w:firstLine="480"/>
      <w:jc w:val="left"/>
    </w:pPr>
    <w:rPr>
      <w:rFonts w:ascii="Arial" w:hAnsi="Arial" w:cs="Arial"/>
      <w:b/>
      <w:bCs/>
      <w:kern w:val="0"/>
      <w:sz w:val="24"/>
    </w:rPr>
  </w:style>
  <w:style w:type="paragraph" w:customStyle="1" w:styleId="xl530">
    <w:name w:val="xl530"/>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CharCharCharCharCharChar">
    <w:name w:val="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42">
    <w:name w:val="xl742"/>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FWParties">
    <w:name w:val="FWParties"/>
    <w:basedOn w:val="af5"/>
    <w:uiPriority w:val="34"/>
    <w:qFormat/>
    <w:rsid w:val="005912D9"/>
    <w:pPr>
      <w:widowControl/>
      <w:numPr>
        <w:numId w:val="28"/>
      </w:numPr>
      <w:tabs>
        <w:tab w:val="clear" w:pos="720"/>
        <w:tab w:val="left" w:pos="360"/>
      </w:tabs>
      <w:snapToGrid/>
      <w:spacing w:beforeLines="25" w:after="240" w:line="240" w:lineRule="auto"/>
      <w:ind w:left="1280" w:firstLineChars="0" w:firstLine="0"/>
      <w:jc w:val="left"/>
    </w:pPr>
    <w:rPr>
      <w:rFonts w:ascii="Times New Roman" w:eastAsia="Times New Roman" w:hAnsi="Times New Roman"/>
      <w:kern w:val="0"/>
      <w:lang w:eastAsia="en-US"/>
    </w:rPr>
  </w:style>
  <w:style w:type="paragraph" w:customStyle="1" w:styleId="05050505">
    <w:name w:val="样式 样式+ 段前: 0.5 行 段后: 0.5 行 + 段前: 0.5 行 段后: 0.5 行"/>
    <w:basedOn w:val="a3"/>
    <w:next w:val="a3"/>
    <w:uiPriority w:val="99"/>
    <w:qFormat/>
    <w:rsid w:val="005912D9"/>
    <w:pPr>
      <w:widowControl/>
      <w:tabs>
        <w:tab w:val="left" w:pos="874"/>
        <w:tab w:val="left" w:pos="1202"/>
      </w:tabs>
      <w:adjustRightInd w:val="0"/>
      <w:spacing w:beforeLines="50" w:afterLines="25" w:after="78" w:line="320" w:lineRule="exact"/>
      <w:ind w:left="1202"/>
      <w:jc w:val="left"/>
    </w:pPr>
    <w:rPr>
      <w:rFonts w:ascii="宋体" w:hAnsi="宋体" w:cs="黑体"/>
      <w:kern w:val="0"/>
      <w:sz w:val="24"/>
    </w:rPr>
  </w:style>
  <w:style w:type="paragraph" w:customStyle="1" w:styleId="ParaCharCharCharCharCharCharChar0">
    <w:name w:val="默认段落字体 Para Char Char Char Char Char Char 字元 Char"/>
    <w:basedOn w:val="a3"/>
    <w:uiPriority w:val="99"/>
    <w:qFormat/>
    <w:rsid w:val="005912D9"/>
    <w:pPr>
      <w:widowControl/>
      <w:tabs>
        <w:tab w:val="left" w:pos="840"/>
      </w:tabs>
      <w:spacing w:beforeLines="25" w:before="78" w:afterLines="25" w:after="78"/>
      <w:ind w:left="840" w:hanging="360"/>
      <w:jc w:val="left"/>
    </w:pPr>
    <w:rPr>
      <w:rFonts w:ascii="Times New Roman" w:hAnsi="Times New Roman"/>
      <w:kern w:val="0"/>
      <w:sz w:val="24"/>
    </w:rPr>
  </w:style>
  <w:style w:type="paragraph" w:customStyle="1" w:styleId="afffffffffffffff3">
    <w:name w:val="南方机车_正文"/>
    <w:basedOn w:val="a3"/>
    <w:uiPriority w:val="34"/>
    <w:qFormat/>
    <w:rsid w:val="005912D9"/>
    <w:pPr>
      <w:widowControl/>
      <w:overflowPunct w:val="0"/>
      <w:autoSpaceDE w:val="0"/>
      <w:autoSpaceDN w:val="0"/>
      <w:adjustRightInd w:val="0"/>
      <w:snapToGrid w:val="0"/>
      <w:spacing w:beforeLines="25" w:before="78" w:afterLines="25" w:after="78" w:line="360" w:lineRule="auto"/>
      <w:ind w:firstLineChars="200" w:firstLine="480"/>
      <w:jc w:val="left"/>
    </w:pPr>
    <w:rPr>
      <w:rFonts w:ascii="Times New Roman" w:hAnsi="Times New Roman" w:cs="宋体"/>
      <w:kern w:val="0"/>
      <w:sz w:val="24"/>
    </w:rPr>
  </w:style>
  <w:style w:type="paragraph" w:customStyle="1" w:styleId="CM34">
    <w:name w:val="CM34"/>
    <w:basedOn w:val="Default"/>
    <w:next w:val="Default"/>
    <w:uiPriority w:val="34"/>
    <w:qFormat/>
    <w:rsid w:val="005912D9"/>
    <w:pPr>
      <w:spacing w:after="413"/>
    </w:pPr>
    <w:rPr>
      <w:rFonts w:ascii="黑体" w:eastAsia="黑体" w:hAnsi="Times New Roman" w:cs="Times New Roman"/>
      <w:color w:val="auto"/>
      <w:kern w:val="2"/>
    </w:rPr>
  </w:style>
  <w:style w:type="paragraph" w:customStyle="1" w:styleId="SecondHeading7">
    <w:name w:val="Second Heading 7"/>
    <w:basedOn w:val="a3"/>
    <w:uiPriority w:val="34"/>
    <w:qFormat/>
    <w:rsid w:val="005912D9"/>
    <w:pPr>
      <w:widowControl/>
      <w:spacing w:beforeLines="25" w:before="78" w:afterLines="25" w:after="78"/>
      <w:jc w:val="left"/>
      <w:outlineLvl w:val="6"/>
    </w:pPr>
    <w:rPr>
      <w:rFonts w:ascii="Arial" w:hAnsi="Arial" w:cs="Arial"/>
      <w:kern w:val="0"/>
      <w:sz w:val="24"/>
      <w:szCs w:val="20"/>
      <w:lang w:eastAsia="en-US"/>
    </w:rPr>
  </w:style>
  <w:style w:type="paragraph" w:customStyle="1" w:styleId="afffffffffffffff4">
    <w:name w:val="附注三级"/>
    <w:basedOn w:val="a3"/>
    <w:qFormat/>
    <w:rsid w:val="005912D9"/>
    <w:pPr>
      <w:widowControl/>
      <w:tabs>
        <w:tab w:val="left" w:pos="1273"/>
      </w:tabs>
      <w:adjustRightInd w:val="0"/>
      <w:snapToGrid w:val="0"/>
      <w:spacing w:beforeLines="25" w:before="78" w:afterLines="25" w:after="78" w:line="400" w:lineRule="atLeast"/>
      <w:ind w:leftChars="342" w:left="1256" w:hangingChars="255" w:hanging="538"/>
      <w:jc w:val="left"/>
    </w:pPr>
    <w:rPr>
      <w:rFonts w:ascii="宋体" w:hAnsi="宋体"/>
      <w:b/>
      <w:bCs/>
      <w:kern w:val="0"/>
      <w:sz w:val="24"/>
      <w:szCs w:val="21"/>
    </w:rPr>
  </w:style>
  <w:style w:type="paragraph" w:customStyle="1" w:styleId="TableSuperHead">
    <w:name w:val="_TableSuperHead"/>
    <w:basedOn w:val="TableHead"/>
    <w:uiPriority w:val="34"/>
    <w:qFormat/>
    <w:rsid w:val="005912D9"/>
    <w:pPr>
      <w:pBdr>
        <w:bottom w:val="single" w:sz="8" w:space="1" w:color="000080"/>
      </w:pBdr>
    </w:pPr>
  </w:style>
  <w:style w:type="paragraph" w:customStyle="1" w:styleId="TableHead">
    <w:name w:val="_TableHead"/>
    <w:basedOn w:val="Table0"/>
    <w:uiPriority w:val="34"/>
    <w:qFormat/>
    <w:rsid w:val="005912D9"/>
    <w:pPr>
      <w:keepNext/>
      <w:jc w:val="center"/>
    </w:pPr>
    <w:rPr>
      <w:b/>
      <w:color w:val="000080"/>
      <w:sz w:val="20"/>
    </w:rPr>
  </w:style>
  <w:style w:type="paragraph" w:customStyle="1" w:styleId="ptopnav">
    <w:name w:val="p_topnav"/>
    <w:basedOn w:val="a3"/>
    <w:uiPriority w:val="34"/>
    <w:qFormat/>
    <w:rsid w:val="005912D9"/>
    <w:pPr>
      <w:widowControl/>
      <w:spacing w:beforeLines="25" w:before="78" w:afterLines="25" w:after="78"/>
      <w:ind w:firstLine="225"/>
      <w:jc w:val="left"/>
    </w:pPr>
    <w:rPr>
      <w:rFonts w:ascii="宋体" w:hAnsi="宋体" w:cs="宋体"/>
      <w:color w:val="FB7C30"/>
      <w:kern w:val="0"/>
      <w:sz w:val="18"/>
      <w:szCs w:val="18"/>
    </w:rPr>
  </w:style>
  <w:style w:type="paragraph" w:customStyle="1" w:styleId="fig">
    <w:name w:val="fig"/>
    <w:basedOn w:val="a3"/>
    <w:uiPriority w:val="99"/>
    <w:qFormat/>
    <w:rsid w:val="005912D9"/>
    <w:pPr>
      <w:widowControl/>
      <w:adjustRightInd w:val="0"/>
      <w:spacing w:beforeLines="25" w:before="78" w:afterLines="25" w:after="78" w:line="360" w:lineRule="atLeast"/>
      <w:jc w:val="center"/>
    </w:pPr>
    <w:rPr>
      <w:rFonts w:ascii="黑体" w:eastAsia="黑体" w:hAnsi="Times New Roman"/>
      <w:kern w:val="0"/>
      <w:sz w:val="24"/>
      <w:szCs w:val="20"/>
    </w:rPr>
  </w:style>
  <w:style w:type="paragraph" w:customStyle="1" w:styleId="a1">
    <w:name w:val="表题"/>
    <w:qFormat/>
    <w:rsid w:val="005912D9"/>
    <w:pPr>
      <w:numPr>
        <w:numId w:val="29"/>
      </w:numPr>
      <w:tabs>
        <w:tab w:val="clear" w:pos="624"/>
        <w:tab w:val="left" w:pos="360"/>
        <w:tab w:val="left" w:pos="480"/>
      </w:tabs>
      <w:adjustRightInd w:val="0"/>
      <w:snapToGrid w:val="0"/>
      <w:spacing w:beforeLines="50" w:after="120"/>
      <w:ind w:left="0" w:firstLine="0"/>
      <w:jc w:val="center"/>
    </w:pPr>
    <w:rPr>
      <w:rFonts w:ascii="Helvetica-BoldOblique" w:eastAsia="楷体" w:hAnsi="Helvetica-BoldOblique"/>
      <w:b/>
      <w:kern w:val="2"/>
      <w:sz w:val="24"/>
      <w:szCs w:val="24"/>
    </w:rPr>
  </w:style>
  <w:style w:type="paragraph" w:customStyle="1" w:styleId="CM2">
    <w:name w:val="CM2"/>
    <w:basedOn w:val="Default"/>
    <w:next w:val="Default"/>
    <w:uiPriority w:val="99"/>
    <w:qFormat/>
    <w:rsid w:val="005912D9"/>
    <w:pPr>
      <w:spacing w:line="468" w:lineRule="atLeast"/>
    </w:pPr>
    <w:rPr>
      <w:rFonts w:ascii=".." w:eastAsia=".." w:hAnsi="Times New Roman" w:cs="Times New Roman"/>
      <w:color w:val="auto"/>
      <w:kern w:val="2"/>
    </w:rPr>
  </w:style>
  <w:style w:type="paragraph" w:customStyle="1" w:styleId="CM13">
    <w:name w:val="CM13"/>
    <w:basedOn w:val="Default"/>
    <w:next w:val="Default"/>
    <w:uiPriority w:val="99"/>
    <w:qFormat/>
    <w:rsid w:val="005912D9"/>
    <w:pPr>
      <w:spacing w:after="625"/>
    </w:pPr>
    <w:rPr>
      <w:rFonts w:ascii=".." w:eastAsia=".." w:hAnsi="Times New Roman" w:cs="Times New Roman"/>
      <w:color w:val="auto"/>
      <w:kern w:val="2"/>
    </w:rPr>
  </w:style>
  <w:style w:type="paragraph" w:customStyle="1" w:styleId="afffffffffffffff5">
    <w:name w:val="报告－签章"/>
    <w:basedOn w:val="a3"/>
    <w:qFormat/>
    <w:rsid w:val="005912D9"/>
    <w:pPr>
      <w:widowControl/>
      <w:adjustRightInd w:val="0"/>
      <w:snapToGrid w:val="0"/>
      <w:spacing w:beforeLines="100" w:afterLines="25" w:after="78" w:line="360" w:lineRule="auto"/>
      <w:ind w:rightChars="950" w:right="950"/>
      <w:jc w:val="right"/>
    </w:pPr>
    <w:rPr>
      <w:rFonts w:ascii="Times New Roman" w:hAnsi="Times New Roman" w:cs="宋体"/>
      <w:b/>
      <w:bCs/>
      <w:spacing w:val="-10"/>
      <w:kern w:val="0"/>
      <w:sz w:val="28"/>
      <w:szCs w:val="20"/>
    </w:rPr>
  </w:style>
  <w:style w:type="paragraph" w:customStyle="1" w:styleId="xl719">
    <w:name w:val="xl71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02Parties">
    <w:name w:val="02 Parties"/>
    <w:basedOn w:val="a3"/>
    <w:uiPriority w:val="99"/>
    <w:qFormat/>
    <w:rsid w:val="005912D9"/>
    <w:pPr>
      <w:widowControl/>
      <w:spacing w:beforeLines="25" w:before="78" w:afterLines="25" w:after="78" w:line="288" w:lineRule="auto"/>
      <w:ind w:left="902" w:hanging="420"/>
      <w:jc w:val="left"/>
    </w:pPr>
    <w:rPr>
      <w:rFonts w:ascii="Arial" w:hAnsi="Arial"/>
      <w:kern w:val="20"/>
      <w:sz w:val="24"/>
      <w:szCs w:val="20"/>
      <w:lang w:eastAsia="en-US"/>
    </w:rPr>
  </w:style>
  <w:style w:type="paragraph" w:customStyle="1" w:styleId="afffffffffffffff6">
    <w:name w:val="附注三级正文"/>
    <w:basedOn w:val="a3"/>
    <w:qFormat/>
    <w:rsid w:val="005912D9"/>
    <w:pPr>
      <w:widowControl/>
      <w:tabs>
        <w:tab w:val="left" w:pos="630"/>
      </w:tabs>
      <w:adjustRightInd w:val="0"/>
      <w:snapToGrid w:val="0"/>
      <w:spacing w:beforeLines="25" w:before="78" w:afterLines="25" w:after="78" w:line="400" w:lineRule="atLeast"/>
      <w:ind w:leftChars="600" w:left="1260"/>
      <w:jc w:val="left"/>
    </w:pPr>
    <w:rPr>
      <w:rFonts w:ascii="宋体" w:hAnsi="宋体"/>
      <w:kern w:val="0"/>
      <w:sz w:val="24"/>
      <w:szCs w:val="21"/>
    </w:rPr>
  </w:style>
  <w:style w:type="paragraph" w:customStyle="1" w:styleId="Level3">
    <w:name w:val="Level 3"/>
    <w:basedOn w:val="a3"/>
    <w:qFormat/>
    <w:rsid w:val="005912D9"/>
    <w:pPr>
      <w:widowControl/>
      <w:tabs>
        <w:tab w:val="left" w:pos="360"/>
        <w:tab w:val="left" w:pos="567"/>
        <w:tab w:val="left" w:pos="2234"/>
      </w:tabs>
      <w:spacing w:beforeLines="25" w:before="78" w:afterLines="25" w:after="78"/>
      <w:ind w:left="2234" w:hanging="794"/>
      <w:jc w:val="left"/>
      <w:outlineLvl w:val="2"/>
    </w:pPr>
    <w:rPr>
      <w:rFonts w:ascii="CG Times" w:hAnsi="CG Times"/>
      <w:kern w:val="20"/>
      <w:sz w:val="24"/>
      <w:szCs w:val="20"/>
      <w:lang w:eastAsia="en-US"/>
    </w:rPr>
  </w:style>
  <w:style w:type="paragraph" w:customStyle="1" w:styleId="CharCharCharCharChar1CharCharCharCharCharCharCharCharCharCharCharCharCharCharChar">
    <w:name w:val="Char Char Char Char Char1 Char Char Char Char Char Char Char Char Char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21">
    <w:name w:val="xl72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harChar1CharCharCharChar1CharCharChar2">
    <w:name w:val="Char Char1 Char Char Char Char1 Char Char Char2"/>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font1">
    <w:name w:val="font1"/>
    <w:basedOn w:val="a3"/>
    <w:qFormat/>
    <w:rsid w:val="005912D9"/>
    <w:pPr>
      <w:widowControl/>
      <w:spacing w:beforeLines="25" w:before="78" w:afterLines="25" w:after="78"/>
      <w:jc w:val="left"/>
    </w:pPr>
    <w:rPr>
      <w:rFonts w:ascii="宋体" w:hAnsi="宋体"/>
      <w:kern w:val="0"/>
      <w:sz w:val="24"/>
    </w:rPr>
  </w:style>
  <w:style w:type="paragraph" w:customStyle="1" w:styleId="CharCharCharCharCharChar1CharCharCharCharCharCharCharCharCharCharCharCharCharCharCharCharCharCharCharCharCharCharCharCharCharCharCharChar1">
    <w:name w:val="Char Char Char Char Char Char1 Char Char Char Char Char Char Char Char Char Char Char Char Char Char Char Char Char Char Char Char Char Char Char Char Char Char Char Char1"/>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737">
    <w:name w:val="xl73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BobyText">
    <w:name w:val="Boby Text"/>
    <w:basedOn w:val="2ffff4"/>
    <w:uiPriority w:val="34"/>
    <w:qFormat/>
    <w:rsid w:val="005912D9"/>
    <w:pPr>
      <w:ind w:firstLineChars="0" w:firstLine="0"/>
    </w:pPr>
    <w:rPr>
      <w:rFonts w:ascii="Times New Roman" w:eastAsia="MingLiU" w:hAnsi="Times New Roman"/>
      <w:szCs w:val="20"/>
      <w:lang w:eastAsia="zh-TW"/>
    </w:rPr>
  </w:style>
  <w:style w:type="paragraph" w:customStyle="1" w:styleId="xl750">
    <w:name w:val="xl75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416">
    <w:name w:val="4级1"/>
    <w:basedOn w:val="4"/>
    <w:uiPriority w:val="34"/>
    <w:qFormat/>
    <w:rsid w:val="005912D9"/>
    <w:pPr>
      <w:widowControl/>
      <w:adjustRightInd/>
      <w:spacing w:beforeLines="50" w:before="25" w:after="25" w:line="360" w:lineRule="auto"/>
      <w:ind w:left="0" w:firstLineChars="200" w:firstLine="200"/>
    </w:pPr>
    <w:rPr>
      <w:rFonts w:eastAsia="Arial"/>
      <w:bCs/>
      <w:color w:val="auto"/>
      <w:sz w:val="24"/>
      <w:szCs w:val="28"/>
    </w:rPr>
  </w:style>
  <w:style w:type="paragraph" w:customStyle="1" w:styleId="CharCharChar0">
    <w:name w:val="Char Char 字元 字元 Char"/>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CM1">
    <w:name w:val="CM1"/>
    <w:basedOn w:val="Default"/>
    <w:next w:val="Default"/>
    <w:qFormat/>
    <w:rsid w:val="005912D9"/>
    <w:rPr>
      <w:rFonts w:ascii="黑体" w:eastAsia="黑体" w:hAnsi="Times New Roman" w:cs="Vrinda"/>
      <w:color w:val="auto"/>
      <w:kern w:val="2"/>
    </w:rPr>
  </w:style>
  <w:style w:type="paragraph" w:customStyle="1" w:styleId="afffffffffffffff7">
    <w:name w:val="中文文本"/>
    <w:basedOn w:val="a3"/>
    <w:qFormat/>
    <w:rsid w:val="005912D9"/>
    <w:pPr>
      <w:widowControl/>
      <w:autoSpaceDE w:val="0"/>
      <w:autoSpaceDN w:val="0"/>
      <w:adjustRightInd w:val="0"/>
      <w:spacing w:beforeLines="25" w:before="78" w:afterLines="25" w:after="78"/>
      <w:jc w:val="left"/>
    </w:pPr>
    <w:rPr>
      <w:rFonts w:ascii="Times New Roman" w:hAnsi="Times New Roman"/>
      <w:kern w:val="0"/>
      <w:sz w:val="24"/>
      <w:szCs w:val="20"/>
    </w:rPr>
  </w:style>
  <w:style w:type="paragraph" w:customStyle="1" w:styleId="CM195">
    <w:name w:val="CM195"/>
    <w:basedOn w:val="Default"/>
    <w:next w:val="Default"/>
    <w:uiPriority w:val="34"/>
    <w:qFormat/>
    <w:rsid w:val="005912D9"/>
    <w:pPr>
      <w:spacing w:after="65"/>
    </w:pPr>
    <w:rPr>
      <w:rFonts w:ascii="Sim Sun" w:eastAsia="Sim Sun" w:hAnsi="Times New Roman" w:cs="Times New Roman"/>
      <w:color w:val="auto"/>
      <w:kern w:val="2"/>
    </w:rPr>
  </w:style>
  <w:style w:type="paragraph" w:customStyle="1" w:styleId="Source">
    <w:name w:val="_Source"/>
    <w:basedOn w:val="Body0"/>
    <w:next w:val="Body0"/>
    <w:uiPriority w:val="34"/>
    <w:qFormat/>
    <w:rsid w:val="005912D9"/>
    <w:pPr>
      <w:spacing w:beforeLines="0" w:afterLines="0"/>
    </w:pPr>
    <w:rPr>
      <w:i/>
      <w:sz w:val="14"/>
    </w:rPr>
  </w:style>
  <w:style w:type="paragraph" w:customStyle="1" w:styleId="417">
    <w:name w:val="列表接续 41"/>
    <w:basedOn w:val="a3"/>
    <w:qFormat/>
    <w:rsid w:val="005912D9"/>
    <w:pPr>
      <w:widowControl/>
      <w:spacing w:beforeLines="25" w:before="78" w:afterLines="25" w:after="78"/>
      <w:ind w:left="2160"/>
      <w:jc w:val="left"/>
    </w:pPr>
    <w:rPr>
      <w:rFonts w:ascii="Arial" w:hAnsi="Arial" w:cs="Arial"/>
      <w:kern w:val="0"/>
      <w:sz w:val="24"/>
      <w:szCs w:val="20"/>
      <w:lang w:eastAsia="en-US"/>
    </w:rPr>
  </w:style>
  <w:style w:type="paragraph" w:customStyle="1" w:styleId="3111">
    <w:name w:val="样式正文311"/>
    <w:basedOn w:val="a3"/>
    <w:uiPriority w:val="39"/>
    <w:qFormat/>
    <w:rsid w:val="005912D9"/>
    <w:pPr>
      <w:widowControl/>
      <w:spacing w:beforeLines="25" w:before="78" w:afterLines="25" w:after="78" w:line="400" w:lineRule="exact"/>
      <w:ind w:firstLineChars="200" w:firstLine="200"/>
      <w:jc w:val="left"/>
    </w:pPr>
    <w:rPr>
      <w:rFonts w:ascii="Times New Roman" w:hAnsi="Times New Roman"/>
      <w:kern w:val="0"/>
      <w:sz w:val="24"/>
    </w:rPr>
  </w:style>
  <w:style w:type="paragraph" w:customStyle="1" w:styleId="CharCharCharCharCharCharCharCharCharCharCharCharCharCharCharChar">
    <w:name w:val="Char Char Char Char Char Char Char Char Char Char Char Char Char Char Char Char"/>
    <w:basedOn w:val="a3"/>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SCFileStamp">
    <w:name w:val="S&amp;CFileStamp"/>
    <w:basedOn w:val="a3"/>
    <w:next w:val="a3"/>
    <w:uiPriority w:val="34"/>
    <w:qFormat/>
    <w:rsid w:val="005912D9"/>
    <w:pPr>
      <w:widowControl/>
      <w:spacing w:beforeLines="25" w:before="78" w:afterLines="25" w:after="78"/>
      <w:jc w:val="right"/>
    </w:pPr>
    <w:rPr>
      <w:rFonts w:ascii="Times New Roman" w:hAnsi="Times New Roman"/>
      <w:kern w:val="0"/>
      <w:sz w:val="24"/>
      <w:lang w:eastAsia="en-US"/>
    </w:rPr>
  </w:style>
  <w:style w:type="paragraph" w:customStyle="1" w:styleId="xl733">
    <w:name w:val="xl73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8">
    <w:name w:val="字元 字元"/>
    <w:basedOn w:val="a3"/>
    <w:uiPriority w:val="34"/>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GB2312222">
    <w:name w:val="样式 样式 样式 仿宋_GB2312 首行缩进:  2 字符 + 首行缩进:  2 字符 + 首行缩进:  2 字符"/>
    <w:basedOn w:val="a3"/>
    <w:uiPriority w:val="34"/>
    <w:qFormat/>
    <w:rsid w:val="005912D9"/>
    <w:pPr>
      <w:widowControl/>
      <w:spacing w:beforeLines="25" w:before="78" w:afterLines="25" w:after="78" w:line="480" w:lineRule="exact"/>
      <w:ind w:firstLineChars="200" w:firstLine="200"/>
      <w:jc w:val="left"/>
    </w:pPr>
    <w:rPr>
      <w:rFonts w:ascii="仿宋_GB2312" w:eastAsia="仿宋_GB2312" w:hAnsi="Times" w:cs="宋体"/>
      <w:kern w:val="0"/>
      <w:sz w:val="24"/>
      <w:szCs w:val="20"/>
    </w:rPr>
  </w:style>
  <w:style w:type="paragraph" w:customStyle="1" w:styleId="afffffffffffffff9">
    <w:name w:val="中石化_一级标题"/>
    <w:basedOn w:val="affffffffffffff8"/>
    <w:uiPriority w:val="34"/>
    <w:qFormat/>
    <w:rsid w:val="005912D9"/>
    <w:rPr>
      <w:rFonts w:ascii="黑体" w:hAnsi="黑体"/>
      <w:sz w:val="30"/>
      <w:szCs w:val="30"/>
    </w:rPr>
  </w:style>
  <w:style w:type="paragraph" w:customStyle="1" w:styleId="CharChar22">
    <w:name w:val="Char Char22"/>
    <w:basedOn w:val="a3"/>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CharChar21">
    <w:name w:val="Char Char21"/>
    <w:basedOn w:val="a3"/>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afffffffffffffffa">
    <w:name w:val="表格注释"/>
    <w:basedOn w:val="a3"/>
    <w:uiPriority w:val="99"/>
    <w:qFormat/>
    <w:rsid w:val="005912D9"/>
    <w:pPr>
      <w:widowControl/>
      <w:spacing w:beforeLines="25" w:before="78" w:afterLines="25" w:after="78"/>
      <w:ind w:firstLineChars="200" w:firstLine="200"/>
      <w:jc w:val="left"/>
    </w:pPr>
    <w:rPr>
      <w:rFonts w:ascii="楷体_GB2312" w:eastAsia="楷体" w:hAnsi="Times New Roman"/>
      <w:kern w:val="0"/>
      <w:sz w:val="24"/>
      <w:szCs w:val="21"/>
    </w:rPr>
  </w:style>
  <w:style w:type="paragraph" w:customStyle="1" w:styleId="2ffff7">
    <w:name w:val="日期2"/>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xl743">
    <w:name w:val="xl74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Level8">
    <w:name w:val="Level 8"/>
    <w:basedOn w:val="a3"/>
    <w:qFormat/>
    <w:rsid w:val="005912D9"/>
    <w:pPr>
      <w:widowControl/>
      <w:tabs>
        <w:tab w:val="left" w:pos="3969"/>
      </w:tabs>
      <w:spacing w:beforeLines="25" w:before="78" w:afterLines="25" w:after="78" w:line="288" w:lineRule="auto"/>
      <w:ind w:left="3969" w:hanging="680"/>
      <w:jc w:val="left"/>
      <w:outlineLvl w:val="7"/>
    </w:pPr>
    <w:rPr>
      <w:rFonts w:ascii="Arial" w:hAnsi="Arial"/>
      <w:kern w:val="20"/>
      <w:sz w:val="20"/>
      <w:lang w:eastAsia="en-US"/>
    </w:rPr>
  </w:style>
  <w:style w:type="paragraph" w:customStyle="1" w:styleId="191">
    <w:name w:val="样式19"/>
    <w:basedOn w:val="a3"/>
    <w:uiPriority w:val="99"/>
    <w:qFormat/>
    <w:rsid w:val="005912D9"/>
    <w:pPr>
      <w:widowControl/>
      <w:spacing w:beforeLines="50" w:afterLines="25" w:after="78" w:line="360" w:lineRule="auto"/>
      <w:ind w:firstLineChars="200" w:firstLine="480"/>
      <w:jc w:val="left"/>
    </w:pPr>
    <w:rPr>
      <w:rFonts w:ascii="Times New Roman" w:hAnsi="Times New Roman" w:cs="Arial"/>
      <w:kern w:val="0"/>
      <w:sz w:val="24"/>
      <w:szCs w:val="21"/>
    </w:rPr>
  </w:style>
  <w:style w:type="paragraph" w:customStyle="1" w:styleId="3levelbullet">
    <w:name w:val="_3level bullet"/>
    <w:basedOn w:val="Body0"/>
    <w:uiPriority w:val="34"/>
    <w:qFormat/>
    <w:rsid w:val="005912D9"/>
    <w:pPr>
      <w:tabs>
        <w:tab w:val="left" w:pos="360"/>
        <w:tab w:val="left" w:pos="1440"/>
      </w:tabs>
      <w:spacing w:beforeLines="0"/>
      <w:ind w:left="1820" w:hanging="420"/>
      <w:jc w:val="both"/>
    </w:pPr>
    <w:rPr>
      <w:sz w:val="20"/>
    </w:rPr>
  </w:style>
  <w:style w:type="paragraph" w:customStyle="1" w:styleId="xl744">
    <w:name w:val="xl744"/>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b">
    <w:name w:val="无序号段落样式"/>
    <w:basedOn w:val="a3"/>
    <w:uiPriority w:val="99"/>
    <w:qFormat/>
    <w:rsid w:val="005912D9"/>
    <w:pPr>
      <w:widowControl/>
      <w:adjustRightInd w:val="0"/>
      <w:snapToGrid w:val="0"/>
      <w:spacing w:beforeLines="25" w:before="78" w:afterLines="25" w:after="78" w:line="360" w:lineRule="auto"/>
      <w:ind w:firstLineChars="196" w:firstLine="496"/>
      <w:jc w:val="left"/>
    </w:pPr>
    <w:rPr>
      <w:rFonts w:ascii="宋体" w:hAnsi="宋体"/>
      <w:spacing w:val="3"/>
      <w:w w:val="103"/>
      <w:kern w:val="0"/>
      <w:sz w:val="24"/>
    </w:rPr>
  </w:style>
  <w:style w:type="paragraph" w:customStyle="1" w:styleId="SecondHeading9">
    <w:name w:val="Second Heading 9"/>
    <w:basedOn w:val="a3"/>
    <w:uiPriority w:val="34"/>
    <w:qFormat/>
    <w:rsid w:val="005912D9"/>
    <w:pPr>
      <w:widowControl/>
      <w:spacing w:beforeLines="25" w:before="78" w:afterLines="25" w:after="78"/>
      <w:jc w:val="left"/>
      <w:outlineLvl w:val="8"/>
    </w:pPr>
    <w:rPr>
      <w:rFonts w:ascii="Arial" w:hAnsi="Arial" w:cs="Arial"/>
      <w:kern w:val="0"/>
      <w:sz w:val="24"/>
      <w:szCs w:val="20"/>
      <w:lang w:eastAsia="en-US"/>
    </w:rPr>
  </w:style>
  <w:style w:type="paragraph" w:customStyle="1" w:styleId="Draft">
    <w:name w:val="Draft"/>
    <w:basedOn w:val="a3"/>
    <w:uiPriority w:val="34"/>
    <w:qFormat/>
    <w:rsid w:val="005912D9"/>
    <w:pPr>
      <w:widowControl/>
      <w:spacing w:beforeLines="25" w:before="78" w:afterLines="25" w:after="78"/>
      <w:jc w:val="right"/>
    </w:pPr>
    <w:rPr>
      <w:rFonts w:ascii="Arial" w:hAnsi="Arial" w:cs="Arial"/>
      <w:kern w:val="0"/>
      <w:sz w:val="24"/>
      <w:szCs w:val="20"/>
      <w:lang w:eastAsia="en-US"/>
    </w:rPr>
  </w:style>
  <w:style w:type="paragraph" w:customStyle="1" w:styleId="Bb">
    <w:name w:val="标题 Bb"/>
    <w:basedOn w:val="B6"/>
    <w:uiPriority w:val="34"/>
    <w:qFormat/>
    <w:rsid w:val="005912D9"/>
    <w:pPr>
      <w:keepNext w:val="0"/>
    </w:pPr>
    <w:rPr>
      <w:rFonts w:ascii="Times New Roman" w:hAnsi="Times New Roman"/>
      <w:spacing w:val="24"/>
    </w:rPr>
  </w:style>
  <w:style w:type="paragraph" w:customStyle="1" w:styleId="yiv1140184857msonormal">
    <w:name w:val="yiv1140184857msonormal"/>
    <w:basedOn w:val="a3"/>
    <w:uiPriority w:val="34"/>
    <w:qFormat/>
    <w:rsid w:val="005912D9"/>
    <w:pPr>
      <w:widowControl/>
      <w:spacing w:beforeLines="25" w:before="78" w:afterLines="25" w:after="78"/>
      <w:jc w:val="left"/>
    </w:pPr>
    <w:rPr>
      <w:rFonts w:ascii="宋体" w:hAnsi="宋体" w:cs="宋体"/>
      <w:kern w:val="0"/>
      <w:sz w:val="24"/>
    </w:rPr>
  </w:style>
  <w:style w:type="paragraph" w:customStyle="1" w:styleId="Between">
    <w:name w:val="_Between"/>
    <w:basedOn w:val="a3"/>
    <w:uiPriority w:val="34"/>
    <w:qFormat/>
    <w:rsid w:val="005912D9"/>
    <w:pPr>
      <w:widowControl/>
      <w:spacing w:beforeLines="25" w:before="78" w:afterLines="25" w:after="78" w:line="360" w:lineRule="auto"/>
      <w:jc w:val="left"/>
    </w:pPr>
    <w:rPr>
      <w:rFonts w:ascii="Arial" w:eastAsia="SC STKaiti" w:hAnsi="Arial"/>
      <w:kern w:val="0"/>
      <w:sz w:val="12"/>
    </w:rPr>
  </w:style>
  <w:style w:type="paragraph" w:customStyle="1" w:styleId="SecondHeading3">
    <w:name w:val="Second Heading 3"/>
    <w:basedOn w:val="a3"/>
    <w:uiPriority w:val="34"/>
    <w:qFormat/>
    <w:rsid w:val="005912D9"/>
    <w:pPr>
      <w:widowControl/>
      <w:spacing w:beforeLines="25" w:before="78" w:afterLines="25" w:after="78"/>
      <w:jc w:val="left"/>
      <w:outlineLvl w:val="2"/>
    </w:pPr>
    <w:rPr>
      <w:rFonts w:ascii="Arial" w:hAnsi="Arial" w:cs="Arial"/>
      <w:kern w:val="0"/>
      <w:sz w:val="24"/>
      <w:szCs w:val="20"/>
      <w:lang w:eastAsia="en-US"/>
    </w:rPr>
  </w:style>
  <w:style w:type="paragraph" w:customStyle="1" w:styleId="afffffffffffffffc">
    <w:name w:val="附注正文"/>
    <w:basedOn w:val="a3"/>
    <w:uiPriority w:val="99"/>
    <w:qFormat/>
    <w:rsid w:val="005912D9"/>
    <w:pPr>
      <w:widowControl/>
      <w:adjustRightInd w:val="0"/>
      <w:spacing w:beforeLines="25" w:before="78" w:afterLines="25" w:after="78"/>
      <w:jc w:val="left"/>
    </w:pPr>
    <w:rPr>
      <w:rFonts w:ascii="宋体" w:hAnsi="MS Sans Serif"/>
      <w:kern w:val="0"/>
      <w:sz w:val="24"/>
      <w:szCs w:val="20"/>
    </w:rPr>
  </w:style>
  <w:style w:type="paragraph" w:customStyle="1" w:styleId="afffffffffffffffd">
    <w:name w:val="表内容"/>
    <w:basedOn w:val="a3"/>
    <w:uiPriority w:val="99"/>
    <w:qFormat/>
    <w:rsid w:val="005912D9"/>
    <w:pPr>
      <w:widowControl/>
      <w:tabs>
        <w:tab w:val="left" w:pos="-2400"/>
        <w:tab w:val="left" w:pos="780"/>
        <w:tab w:val="left" w:pos="1320"/>
        <w:tab w:val="left" w:pos="3360"/>
        <w:tab w:val="left" w:pos="3878"/>
        <w:tab w:val="left" w:pos="6080"/>
        <w:tab w:val="left" w:pos="6580"/>
        <w:tab w:val="left" w:pos="8137"/>
      </w:tabs>
      <w:adjustRightInd w:val="0"/>
      <w:spacing w:beforeLines="25" w:before="78" w:afterLines="25" w:after="78"/>
      <w:ind w:right="43"/>
      <w:jc w:val="center"/>
    </w:pPr>
    <w:rPr>
      <w:rFonts w:ascii="宋体" w:hAnsi="Times New Roman"/>
      <w:kern w:val="28"/>
      <w:sz w:val="24"/>
      <w:szCs w:val="20"/>
    </w:rPr>
  </w:style>
  <w:style w:type="paragraph" w:customStyle="1" w:styleId="TableRowHead">
    <w:name w:val="_TableRowHead"/>
    <w:basedOn w:val="TableHead"/>
    <w:uiPriority w:val="34"/>
    <w:qFormat/>
    <w:rsid w:val="005912D9"/>
    <w:pPr>
      <w:jc w:val="left"/>
    </w:pPr>
  </w:style>
  <w:style w:type="paragraph" w:customStyle="1" w:styleId="CoverTitle8pt">
    <w:name w:val="Cover Title 8pt"/>
    <w:basedOn w:val="a3"/>
    <w:uiPriority w:val="34"/>
    <w:qFormat/>
    <w:rsid w:val="005912D9"/>
    <w:pPr>
      <w:widowControl/>
      <w:autoSpaceDE w:val="0"/>
      <w:autoSpaceDN w:val="0"/>
      <w:adjustRightInd w:val="0"/>
      <w:spacing w:beforeLines="25" w:before="78" w:afterLines="25" w:after="78" w:line="249" w:lineRule="auto"/>
      <w:jc w:val="center"/>
    </w:pPr>
    <w:rPr>
      <w:rFonts w:ascii="Arial" w:hAnsi="Arial" w:cs="Arial"/>
      <w:b/>
      <w:bCs/>
      <w:i/>
      <w:iCs/>
      <w:kern w:val="0"/>
      <w:sz w:val="16"/>
      <w:szCs w:val="16"/>
      <w:lang w:eastAsia="en-US"/>
    </w:rPr>
  </w:style>
  <w:style w:type="paragraph" w:customStyle="1" w:styleId="a3-0">
    <w:name w:val="×ó±êìa3-×￠êí"/>
    <w:basedOn w:val="a3"/>
    <w:uiPriority w:val="99"/>
    <w:qFormat/>
    <w:rsid w:val="005912D9"/>
    <w:pPr>
      <w:widowControl/>
      <w:tabs>
        <w:tab w:val="left" w:pos="595"/>
        <w:tab w:val="center" w:pos="2245"/>
        <w:tab w:val="center" w:pos="6497"/>
      </w:tabs>
      <w:overflowPunct w:val="0"/>
      <w:autoSpaceDE w:val="0"/>
      <w:autoSpaceDN w:val="0"/>
      <w:adjustRightInd w:val="0"/>
      <w:spacing w:beforeLines="25" w:before="78" w:afterLines="25" w:after="78" w:line="360" w:lineRule="auto"/>
      <w:jc w:val="left"/>
    </w:pPr>
    <w:rPr>
      <w:rFonts w:ascii="Times New Roman" w:hAnsi="Times New Roman"/>
      <w:kern w:val="0"/>
      <w:sz w:val="24"/>
      <w:szCs w:val="20"/>
    </w:rPr>
  </w:style>
  <w:style w:type="paragraph" w:customStyle="1" w:styleId="2ffff8">
    <w:name w:val="2标题"/>
    <w:uiPriority w:val="34"/>
    <w:qFormat/>
    <w:rsid w:val="005912D9"/>
    <w:pPr>
      <w:spacing w:before="120" w:line="360" w:lineRule="auto"/>
    </w:pPr>
    <w:rPr>
      <w:rFonts w:ascii="宋体" w:eastAsia="黑体" w:hAnsi="宋体"/>
      <w:b/>
      <w:kern w:val="2"/>
      <w:sz w:val="32"/>
      <w:szCs w:val="24"/>
    </w:rPr>
  </w:style>
  <w:style w:type="paragraph" w:customStyle="1" w:styleId="SecondHeading8">
    <w:name w:val="Second Heading 8"/>
    <w:basedOn w:val="a3"/>
    <w:uiPriority w:val="34"/>
    <w:qFormat/>
    <w:rsid w:val="005912D9"/>
    <w:pPr>
      <w:widowControl/>
      <w:spacing w:beforeLines="25" w:before="78" w:afterLines="25" w:after="78"/>
      <w:jc w:val="left"/>
      <w:outlineLvl w:val="7"/>
    </w:pPr>
    <w:rPr>
      <w:rFonts w:ascii="Arial" w:hAnsi="Arial" w:cs="Arial"/>
      <w:kern w:val="0"/>
      <w:sz w:val="24"/>
      <w:szCs w:val="20"/>
      <w:lang w:eastAsia="en-US"/>
    </w:rPr>
  </w:style>
  <w:style w:type="paragraph" w:customStyle="1" w:styleId="2ffff9">
    <w:name w:val="正文文本缩进2"/>
    <w:basedOn w:val="a3"/>
    <w:uiPriority w:val="99"/>
    <w:qFormat/>
    <w:rsid w:val="005912D9"/>
    <w:pPr>
      <w:widowControl/>
      <w:wordWrap w:val="0"/>
      <w:overflowPunct w:val="0"/>
      <w:autoSpaceDE w:val="0"/>
      <w:autoSpaceDN w:val="0"/>
      <w:spacing w:beforeLines="25" w:before="78" w:afterLines="25" w:after="78"/>
      <w:ind w:firstLine="480"/>
      <w:jc w:val="left"/>
    </w:pPr>
    <w:rPr>
      <w:rFonts w:ascii="宋体" w:hAnsi="MS Sans Serif"/>
      <w:kern w:val="0"/>
      <w:sz w:val="24"/>
      <w:szCs w:val="20"/>
    </w:rPr>
  </w:style>
  <w:style w:type="paragraph" w:customStyle="1" w:styleId="2ffffa">
    <w:name w:val="表段2"/>
    <w:basedOn w:val="a3"/>
    <w:uiPriority w:val="34"/>
    <w:qFormat/>
    <w:rsid w:val="005912D9"/>
    <w:pPr>
      <w:widowControl/>
      <w:spacing w:beforeLines="25" w:before="78" w:afterLines="25" w:after="78"/>
      <w:ind w:left="1" w:rightChars="-11" w:right="-23"/>
      <w:jc w:val="left"/>
    </w:pPr>
    <w:rPr>
      <w:rFonts w:ascii="Times New Roman" w:hAnsi="Times New Roman"/>
      <w:kern w:val="0"/>
      <w:sz w:val="24"/>
      <w:szCs w:val="20"/>
    </w:rPr>
  </w:style>
  <w:style w:type="paragraph" w:customStyle="1" w:styleId="afffffffffffffffe">
    <w:name w:val="标题三"/>
    <w:basedOn w:val="a3"/>
    <w:qFormat/>
    <w:rsid w:val="005912D9"/>
    <w:pPr>
      <w:widowControl/>
      <w:adjustRightInd w:val="0"/>
      <w:spacing w:beforeLines="25" w:before="78" w:afterLines="25" w:after="78" w:line="480" w:lineRule="exact"/>
      <w:ind w:leftChars="200" w:left="200"/>
      <w:jc w:val="left"/>
    </w:pPr>
    <w:rPr>
      <w:rFonts w:ascii="Times New Roman" w:hAnsi="Times New Roman"/>
      <w:kern w:val="0"/>
      <w:sz w:val="24"/>
    </w:rPr>
  </w:style>
  <w:style w:type="paragraph" w:customStyle="1" w:styleId="affffffffffffffff">
    <w:name w:val="调研报告标题一"/>
    <w:basedOn w:val="a3"/>
    <w:uiPriority w:val="99"/>
    <w:qFormat/>
    <w:rsid w:val="005912D9"/>
    <w:pPr>
      <w:widowControl/>
      <w:spacing w:beforeLines="25" w:before="78" w:afterLines="25" w:after="78"/>
      <w:jc w:val="left"/>
    </w:pPr>
    <w:rPr>
      <w:rFonts w:ascii="Tahoma" w:hAnsi="Tahoma"/>
      <w:b/>
      <w:bCs/>
      <w:kern w:val="0"/>
      <w:sz w:val="24"/>
    </w:rPr>
  </w:style>
  <w:style w:type="paragraph" w:customStyle="1" w:styleId="Char71">
    <w:name w:val="Char7"/>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affffffffffffffff0">
    <w:name w:val="正文大"/>
    <w:basedOn w:val="a3"/>
    <w:uiPriority w:val="34"/>
    <w:qFormat/>
    <w:rsid w:val="005912D9"/>
    <w:pPr>
      <w:widowControl/>
      <w:adjustRightInd w:val="0"/>
      <w:spacing w:beforeLines="25" w:before="78" w:afterLines="25" w:after="78" w:line="480" w:lineRule="exact"/>
      <w:ind w:firstLine="601"/>
      <w:jc w:val="left"/>
    </w:pPr>
    <w:rPr>
      <w:rFonts w:ascii="Times New Roman" w:eastAsia="楷体" w:hAnsi="Times New Roman"/>
      <w:spacing w:val="8"/>
      <w:kern w:val="0"/>
      <w:sz w:val="28"/>
      <w:szCs w:val="20"/>
    </w:rPr>
  </w:style>
  <w:style w:type="paragraph" w:customStyle="1" w:styleId="affffffffffffffff1">
    <w:name w:val="标题二级"/>
    <w:basedOn w:val="3"/>
    <w:next w:val="affffd"/>
    <w:uiPriority w:val="34"/>
    <w:qFormat/>
    <w:rsid w:val="005912D9"/>
    <w:pPr>
      <w:widowControl/>
      <w:spacing w:before="25" w:after="25" w:line="360" w:lineRule="auto"/>
      <w:ind w:firstLineChars="0" w:firstLine="0"/>
      <w:jc w:val="left"/>
    </w:pPr>
    <w:rPr>
      <w:rFonts w:ascii="Arial" w:eastAsia="黑体" w:hAnsi="Arial" w:cs="Arial"/>
      <w:b w:val="0"/>
      <w:bCs w:val="0"/>
      <w:kern w:val="0"/>
      <w:sz w:val="30"/>
      <w:szCs w:val="20"/>
    </w:rPr>
  </w:style>
  <w:style w:type="paragraph" w:customStyle="1" w:styleId="affffffffffffffff2">
    <w:name w:val="二级标题格式"/>
    <w:basedOn w:val="3"/>
    <w:uiPriority w:val="99"/>
    <w:qFormat/>
    <w:rsid w:val="005912D9"/>
    <w:pPr>
      <w:widowControl/>
      <w:spacing w:beforeLines="0" w:before="25" w:after="25" w:line="360" w:lineRule="auto"/>
      <w:ind w:firstLineChars="0" w:firstLine="0"/>
      <w:jc w:val="left"/>
    </w:pPr>
    <w:rPr>
      <w:rFonts w:ascii="宋体" w:hAnsi="宋体"/>
      <w:b w:val="0"/>
      <w:bCs w:val="0"/>
      <w:color w:val="000000"/>
      <w:kern w:val="0"/>
      <w:sz w:val="24"/>
      <w:szCs w:val="28"/>
    </w:rPr>
  </w:style>
  <w:style w:type="paragraph" w:customStyle="1" w:styleId="CharCharCharCharCharCharChar3">
    <w:name w:val="Char Char Char Char Char Char Char3"/>
    <w:basedOn w:val="a3"/>
    <w:qFormat/>
    <w:rsid w:val="005912D9"/>
    <w:pPr>
      <w:widowControl/>
      <w:spacing w:beforeLines="25" w:before="78" w:afterLines="25" w:after="78"/>
      <w:jc w:val="left"/>
    </w:pPr>
    <w:rPr>
      <w:rFonts w:ascii="Tahoma" w:hAnsi="Tahoma"/>
      <w:kern w:val="0"/>
      <w:sz w:val="24"/>
      <w:szCs w:val="20"/>
    </w:rPr>
  </w:style>
  <w:style w:type="paragraph" w:customStyle="1" w:styleId="affffffffffffffff3">
    <w:name w:val="图表说明"/>
    <w:basedOn w:val="a3"/>
    <w:next w:val="a3"/>
    <w:uiPriority w:val="34"/>
    <w:qFormat/>
    <w:rsid w:val="005912D9"/>
    <w:pPr>
      <w:widowControl/>
      <w:spacing w:beforeLines="25" w:before="78" w:afterLines="25" w:after="78" w:line="360" w:lineRule="auto"/>
      <w:jc w:val="center"/>
    </w:pPr>
    <w:rPr>
      <w:rFonts w:ascii="Times New Roman" w:hAnsi="Times New Roman"/>
      <w:kern w:val="0"/>
      <w:sz w:val="18"/>
    </w:rPr>
  </w:style>
  <w:style w:type="paragraph" w:customStyle="1" w:styleId="affffffffffffffff4">
    <w:name w:val="行文"/>
    <w:basedOn w:val="a3"/>
    <w:uiPriority w:val="34"/>
    <w:qFormat/>
    <w:rsid w:val="005912D9"/>
    <w:pPr>
      <w:widowControl/>
      <w:adjustRightInd w:val="0"/>
      <w:spacing w:beforeLines="25" w:before="78" w:afterLines="25" w:after="78" w:line="480" w:lineRule="exact"/>
      <w:ind w:firstLine="624"/>
      <w:jc w:val="left"/>
    </w:pPr>
    <w:rPr>
      <w:rFonts w:ascii="Times New Roman" w:eastAsia="仿宋_GB2312" w:hAnsi="Times New Roman"/>
      <w:spacing w:val="8"/>
      <w:kern w:val="0"/>
      <w:sz w:val="30"/>
      <w:szCs w:val="20"/>
    </w:rPr>
  </w:style>
  <w:style w:type="paragraph" w:customStyle="1" w:styleId="fuzhuzhengwen">
    <w:name w:val="fuzhuzhengwen"/>
    <w:basedOn w:val="a3"/>
    <w:uiPriority w:val="99"/>
    <w:qFormat/>
    <w:rsid w:val="005912D9"/>
    <w:pPr>
      <w:widowControl/>
      <w:snapToGrid w:val="0"/>
      <w:spacing w:beforeLines="25" w:before="78" w:afterLines="25" w:after="78" w:line="360" w:lineRule="auto"/>
      <w:ind w:firstLine="480"/>
      <w:jc w:val="left"/>
    </w:pPr>
    <w:rPr>
      <w:rFonts w:ascii="宋体" w:hAnsi="宋体"/>
      <w:kern w:val="0"/>
      <w:sz w:val="24"/>
    </w:rPr>
  </w:style>
  <w:style w:type="paragraph" w:customStyle="1" w:styleId="2ffffb">
    <w:name w:val="样式 证监会标题三 + 首行缩进:  2 字符"/>
    <w:basedOn w:val="a3"/>
    <w:uiPriority w:val="99"/>
    <w:qFormat/>
    <w:rsid w:val="005912D9"/>
    <w:pPr>
      <w:widowControl/>
      <w:tabs>
        <w:tab w:val="left" w:pos="851"/>
      </w:tabs>
      <w:spacing w:beforeLines="50" w:afterLines="25" w:after="78" w:line="360" w:lineRule="auto"/>
      <w:ind w:firstLineChars="200" w:firstLine="200"/>
      <w:jc w:val="left"/>
      <w:outlineLvl w:val="2"/>
    </w:pPr>
    <w:rPr>
      <w:rFonts w:ascii="黑体" w:eastAsia="黑体" w:hAnsi="宋体" w:cs="宋体"/>
      <w:color w:val="000000"/>
      <w:kern w:val="0"/>
      <w:sz w:val="30"/>
      <w:szCs w:val="20"/>
    </w:rPr>
  </w:style>
  <w:style w:type="paragraph" w:customStyle="1" w:styleId="blank">
    <w:name w:val="blank"/>
    <w:basedOn w:val="a3"/>
    <w:uiPriority w:val="34"/>
    <w:qFormat/>
    <w:rsid w:val="005912D9"/>
    <w:pPr>
      <w:widowControl/>
      <w:snapToGrid w:val="0"/>
      <w:spacing w:beforeLines="25" w:before="78" w:afterLines="25" w:after="78"/>
      <w:jc w:val="left"/>
    </w:pPr>
    <w:rPr>
      <w:rFonts w:ascii="Times New Roman" w:eastAsia="楷体" w:hAnsi="Times New Roman"/>
      <w:kern w:val="0"/>
      <w:sz w:val="13"/>
      <w:szCs w:val="13"/>
    </w:rPr>
  </w:style>
  <w:style w:type="paragraph" w:customStyle="1" w:styleId="PlainText8">
    <w:name w:val="Plain Text8"/>
    <w:basedOn w:val="a3"/>
    <w:uiPriority w:val="34"/>
    <w:qFormat/>
    <w:rsid w:val="005912D9"/>
    <w:pPr>
      <w:widowControl/>
      <w:adjustRightInd w:val="0"/>
      <w:spacing w:beforeLines="25" w:before="78" w:afterLines="25" w:after="78"/>
      <w:jc w:val="left"/>
    </w:pPr>
    <w:rPr>
      <w:rFonts w:ascii="宋体" w:hAnsi="Courier New"/>
      <w:kern w:val="0"/>
      <w:sz w:val="24"/>
      <w:szCs w:val="20"/>
    </w:rPr>
  </w:style>
  <w:style w:type="paragraph" w:customStyle="1" w:styleId="3fff">
    <w:name w:val="纯文本3"/>
    <w:basedOn w:val="a3"/>
    <w:uiPriority w:val="99"/>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affffffffffffffff5">
    <w:name w:val="简报正文"/>
    <w:basedOn w:val="a3"/>
    <w:uiPriority w:val="34"/>
    <w:qFormat/>
    <w:rsid w:val="005912D9"/>
    <w:pPr>
      <w:widowControl/>
      <w:spacing w:beforeLines="25" w:before="78" w:afterLines="25" w:after="78" w:line="360" w:lineRule="auto"/>
      <w:ind w:left="420"/>
      <w:jc w:val="left"/>
    </w:pPr>
    <w:rPr>
      <w:rFonts w:ascii="Times New Roman" w:hAnsi="Times New Roman" w:cs="宋体"/>
      <w:kern w:val="0"/>
      <w:sz w:val="24"/>
      <w:szCs w:val="20"/>
    </w:rPr>
  </w:style>
  <w:style w:type="paragraph" w:customStyle="1" w:styleId="2ffffc">
    <w:name w:val="表头2"/>
    <w:basedOn w:val="a3"/>
    <w:uiPriority w:val="34"/>
    <w:qFormat/>
    <w:rsid w:val="005912D9"/>
    <w:pPr>
      <w:widowControl/>
      <w:spacing w:beforeLines="25" w:before="78" w:afterLines="25" w:after="78"/>
      <w:jc w:val="center"/>
    </w:pPr>
    <w:rPr>
      <w:rFonts w:ascii="Times New Roman" w:eastAsia="楷体" w:hAnsi="Times New Roman"/>
      <w:b/>
      <w:kern w:val="0"/>
      <w:sz w:val="24"/>
      <w:szCs w:val="20"/>
    </w:rPr>
  </w:style>
  <w:style w:type="paragraph" w:customStyle="1" w:styleId="CharCharCharCharCharCharCharCharChar4">
    <w:name w:val="Char Char Char Char Char Char Char Char Char4"/>
    <w:basedOn w:val="a3"/>
    <w:qFormat/>
    <w:rsid w:val="005912D9"/>
    <w:pPr>
      <w:widowControl/>
      <w:spacing w:beforeLines="25" w:before="78" w:afterLines="25" w:after="78"/>
      <w:jc w:val="center"/>
    </w:pPr>
    <w:rPr>
      <w:rFonts w:ascii="Times New Roman" w:hAnsi="Times New Roman"/>
      <w:kern w:val="0"/>
      <w:sz w:val="24"/>
    </w:rPr>
  </w:style>
  <w:style w:type="paragraph" w:customStyle="1" w:styleId="11f0">
    <w:name w:val="索引 11"/>
    <w:basedOn w:val="a3"/>
    <w:next w:val="a3"/>
    <w:qFormat/>
    <w:rsid w:val="005912D9"/>
    <w:pPr>
      <w:widowControl/>
      <w:spacing w:beforeLines="25" w:before="78" w:afterLines="25" w:after="78"/>
      <w:jc w:val="left"/>
    </w:pPr>
    <w:rPr>
      <w:rFonts w:ascii="Times New Roman" w:hAnsi="Times New Roman"/>
      <w:kern w:val="0"/>
      <w:sz w:val="24"/>
    </w:rPr>
  </w:style>
  <w:style w:type="paragraph" w:customStyle="1" w:styleId="11f1">
    <w:name w:val="无间隔11"/>
    <w:uiPriority w:val="99"/>
    <w:qFormat/>
    <w:rsid w:val="005912D9"/>
    <w:pPr>
      <w:widowControl w:val="0"/>
      <w:jc w:val="both"/>
    </w:pPr>
    <w:rPr>
      <w:rFonts w:ascii="Times New Roman" w:eastAsia="楷体_GB2312" w:hAnsi="Times New Roman"/>
      <w:kern w:val="2"/>
      <w:sz w:val="24"/>
      <w:szCs w:val="24"/>
    </w:rPr>
  </w:style>
  <w:style w:type="paragraph" w:customStyle="1" w:styleId="affffffffffffffff6">
    <w:name w:val="封皮落款"/>
    <w:basedOn w:val="a3"/>
    <w:next w:val="a3"/>
    <w:uiPriority w:val="34"/>
    <w:qFormat/>
    <w:rsid w:val="005912D9"/>
    <w:pPr>
      <w:widowControl/>
      <w:spacing w:beforeLines="25" w:before="78" w:afterLines="25" w:after="78" w:line="360" w:lineRule="auto"/>
      <w:jc w:val="center"/>
    </w:pPr>
    <w:rPr>
      <w:rFonts w:ascii="Times New Roman" w:eastAsia="黑体" w:hAnsi="Times New Roman"/>
      <w:kern w:val="0"/>
      <w:sz w:val="30"/>
    </w:rPr>
  </w:style>
  <w:style w:type="paragraph" w:customStyle="1" w:styleId="PlainText6">
    <w:name w:val="Plain Text6"/>
    <w:basedOn w:val="a3"/>
    <w:uiPriority w:val="34"/>
    <w:qFormat/>
    <w:rsid w:val="005912D9"/>
    <w:pPr>
      <w:widowControl/>
      <w:adjustRightInd w:val="0"/>
      <w:spacing w:beforeLines="25" w:before="78" w:afterLines="25" w:after="78" w:line="360" w:lineRule="auto"/>
      <w:jc w:val="left"/>
    </w:pPr>
    <w:rPr>
      <w:rFonts w:ascii="Times New Roman" w:hAnsi="Times New Roman"/>
      <w:kern w:val="0"/>
      <w:sz w:val="24"/>
      <w:szCs w:val="20"/>
    </w:rPr>
  </w:style>
  <w:style w:type="paragraph" w:customStyle="1" w:styleId="msonospacing0">
    <w:name w:val="msonospacing"/>
    <w:qFormat/>
    <w:rsid w:val="005912D9"/>
    <w:pPr>
      <w:widowControl w:val="0"/>
      <w:jc w:val="both"/>
    </w:pPr>
    <w:rPr>
      <w:rFonts w:ascii="Times New Roman" w:eastAsia="楷体_GB2312" w:hAnsi="Times New Roman"/>
      <w:kern w:val="2"/>
      <w:sz w:val="24"/>
      <w:szCs w:val="24"/>
    </w:rPr>
  </w:style>
  <w:style w:type="paragraph" w:customStyle="1" w:styleId="3fff0">
    <w:name w:val="正文3"/>
    <w:basedOn w:val="a3"/>
    <w:uiPriority w:val="99"/>
    <w:qFormat/>
    <w:rsid w:val="005912D9"/>
    <w:pPr>
      <w:widowControl/>
      <w:adjustRightInd w:val="0"/>
      <w:spacing w:beforeLines="25" w:before="78" w:afterLines="25" w:after="78" w:line="360" w:lineRule="auto"/>
      <w:ind w:firstLine="600"/>
      <w:jc w:val="left"/>
    </w:pPr>
    <w:rPr>
      <w:rFonts w:ascii="Times New Roman" w:hAnsi="Times New Roman"/>
      <w:kern w:val="0"/>
      <w:sz w:val="30"/>
      <w:szCs w:val="20"/>
    </w:rPr>
  </w:style>
  <w:style w:type="paragraph" w:customStyle="1" w:styleId="affffffffffffffff7">
    <w:name w:val="复地表头"/>
    <w:basedOn w:val="a3"/>
    <w:uiPriority w:val="34"/>
    <w:qFormat/>
    <w:rsid w:val="005912D9"/>
    <w:pPr>
      <w:widowControl/>
      <w:spacing w:beforeLines="25" w:before="78" w:afterLines="25" w:after="78"/>
      <w:jc w:val="center"/>
    </w:pPr>
    <w:rPr>
      <w:rFonts w:ascii="Times New Roman" w:eastAsia="华文细黑" w:hAnsi="Times New Roman"/>
      <w:b/>
      <w:bCs/>
      <w:kern w:val="0"/>
      <w:sz w:val="24"/>
      <w:szCs w:val="21"/>
    </w:rPr>
  </w:style>
  <w:style w:type="paragraph" w:customStyle="1" w:styleId="21c">
    <w:name w:val="批注框文本21"/>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affffffffffffffff8">
    <w:name w:val="段落正文"/>
    <w:basedOn w:val="a3"/>
    <w:uiPriority w:val="34"/>
    <w:qFormat/>
    <w:rsid w:val="005912D9"/>
    <w:pPr>
      <w:widowControl/>
      <w:adjustRightInd w:val="0"/>
      <w:spacing w:beforeLines="50" w:afterLines="25" w:after="78" w:line="360" w:lineRule="auto"/>
      <w:ind w:firstLineChars="225" w:firstLine="540"/>
      <w:jc w:val="left"/>
    </w:pPr>
    <w:rPr>
      <w:rFonts w:ascii="宋体" w:hAnsi="宋体"/>
      <w:iCs/>
      <w:kern w:val="0"/>
      <w:sz w:val="24"/>
    </w:rPr>
  </w:style>
  <w:style w:type="paragraph" w:customStyle="1" w:styleId="affffffffffffffff9">
    <w:name w:val="报告－收件人"/>
    <w:basedOn w:val="2ffff4"/>
    <w:qFormat/>
    <w:rsid w:val="005912D9"/>
    <w:pPr>
      <w:spacing w:beforeLines="50" w:line="360" w:lineRule="auto"/>
      <w:ind w:firstLineChars="0" w:firstLine="0"/>
    </w:pPr>
    <w:rPr>
      <w:rFonts w:ascii="Times New Roman" w:hAnsi="Times New Roman"/>
      <w:b/>
      <w:bCs/>
      <w:sz w:val="28"/>
      <w:szCs w:val="21"/>
      <w:u w:val="single"/>
    </w:rPr>
  </w:style>
  <w:style w:type="paragraph" w:customStyle="1" w:styleId="affffffffffffffffa">
    <w:name w:val="标题二"/>
    <w:basedOn w:val="a3"/>
    <w:uiPriority w:val="99"/>
    <w:qFormat/>
    <w:rsid w:val="005912D9"/>
    <w:pPr>
      <w:widowControl/>
      <w:snapToGrid w:val="0"/>
      <w:spacing w:beforeLines="50" w:afterLines="25" w:after="78" w:line="360" w:lineRule="auto"/>
      <w:ind w:left="602" w:hangingChars="200" w:hanging="602"/>
      <w:jc w:val="left"/>
    </w:pPr>
    <w:rPr>
      <w:rFonts w:ascii="Verdana" w:eastAsia="黑体" w:hAnsi="Verdana" w:cs="宋体"/>
      <w:b/>
      <w:color w:val="000000"/>
      <w:kern w:val="0"/>
      <w:sz w:val="30"/>
    </w:rPr>
  </w:style>
  <w:style w:type="paragraph" w:customStyle="1" w:styleId="ListParagraph2">
    <w:name w:val="List Paragraph2"/>
    <w:basedOn w:val="a3"/>
    <w:uiPriority w:val="34"/>
    <w:qFormat/>
    <w:rsid w:val="005912D9"/>
    <w:pPr>
      <w:widowControl/>
      <w:spacing w:beforeLines="25" w:before="78" w:afterLines="25" w:after="78"/>
      <w:ind w:firstLineChars="200" w:firstLine="420"/>
      <w:jc w:val="left"/>
    </w:pPr>
    <w:rPr>
      <w:rFonts w:ascii="Times New Roman" w:hAnsi="Times New Roman"/>
      <w:kern w:val="0"/>
      <w:sz w:val="24"/>
    </w:rPr>
  </w:style>
  <w:style w:type="paragraph" w:customStyle="1" w:styleId="CharChar1CharCharCharCharCharCharCharCharCharCharCharChar1CharCharCharCharCharCharCharCharChar">
    <w:name w:val="Char Char1 Char Char Char Char Char Char Char Char Char Char Char Char1 Char Char Char Char Char Char Char Char Char"/>
    <w:basedOn w:val="a3"/>
    <w:uiPriority w:val="99"/>
    <w:qFormat/>
    <w:rsid w:val="005912D9"/>
    <w:pPr>
      <w:widowControl/>
      <w:spacing w:beforeLines="25" w:before="78" w:afterLines="25" w:after="78"/>
      <w:jc w:val="left"/>
    </w:pPr>
    <w:rPr>
      <w:rFonts w:ascii="Times New Roman" w:hAnsi="Times New Roman"/>
      <w:kern w:val="0"/>
      <w:sz w:val="24"/>
    </w:rPr>
  </w:style>
  <w:style w:type="paragraph" w:customStyle="1" w:styleId="affffffffffffffffb">
    <w:name w:val="幼园小四"/>
    <w:basedOn w:val="a3"/>
    <w:uiPriority w:val="99"/>
    <w:qFormat/>
    <w:rsid w:val="005912D9"/>
    <w:pPr>
      <w:widowControl/>
      <w:spacing w:beforeLines="50" w:afterLines="25" w:after="78" w:line="440" w:lineRule="exact"/>
      <w:ind w:firstLineChars="200" w:firstLine="480"/>
      <w:jc w:val="left"/>
    </w:pPr>
    <w:rPr>
      <w:rFonts w:ascii="幼圆" w:eastAsia="幼圆" w:hAnsi="Times New Roman"/>
      <w:kern w:val="0"/>
      <w:sz w:val="24"/>
    </w:rPr>
  </w:style>
  <w:style w:type="paragraph" w:customStyle="1" w:styleId="zhengwen1">
    <w:name w:val="zhengwen1"/>
    <w:basedOn w:val="a3"/>
    <w:uiPriority w:val="99"/>
    <w:qFormat/>
    <w:rsid w:val="005912D9"/>
    <w:pPr>
      <w:widowControl/>
      <w:spacing w:beforeLines="50" w:afterLines="25" w:after="78"/>
      <w:jc w:val="left"/>
    </w:pPr>
    <w:rPr>
      <w:rFonts w:ascii="楷体_GB2312" w:eastAsia="楷体" w:hAnsi="宋体" w:cs="Arial"/>
      <w:kern w:val="0"/>
      <w:sz w:val="24"/>
      <w:szCs w:val="20"/>
    </w:rPr>
  </w:style>
  <w:style w:type="paragraph" w:customStyle="1" w:styleId="87">
    <w:name w:val="正文8"/>
    <w:basedOn w:val="a3"/>
    <w:uiPriority w:val="99"/>
    <w:qFormat/>
    <w:rsid w:val="005912D9"/>
    <w:pPr>
      <w:widowControl/>
      <w:spacing w:beforeLines="25" w:before="78" w:afterLines="25" w:after="78"/>
      <w:jc w:val="center"/>
    </w:pPr>
    <w:rPr>
      <w:rFonts w:ascii="Times New Roman" w:hAnsi="Times New Roman"/>
      <w:kern w:val="0"/>
      <w:sz w:val="24"/>
      <w:szCs w:val="21"/>
    </w:rPr>
  </w:style>
  <w:style w:type="paragraph" w:customStyle="1" w:styleId="CharCharCharCharCharCharCharCharChar3">
    <w:name w:val="Char Char Char Char Char Char Char Char Char3"/>
    <w:basedOn w:val="a3"/>
    <w:qFormat/>
    <w:rsid w:val="005912D9"/>
    <w:pPr>
      <w:widowControl/>
      <w:spacing w:beforeLines="25" w:before="78" w:afterLines="25" w:after="78"/>
      <w:jc w:val="center"/>
    </w:pPr>
    <w:rPr>
      <w:rFonts w:ascii="Times New Roman" w:hAnsi="Times New Roman"/>
      <w:kern w:val="0"/>
      <w:sz w:val="24"/>
    </w:rPr>
  </w:style>
  <w:style w:type="paragraph" w:customStyle="1" w:styleId="affffffffffffffffc">
    <w:name w:val="正文编号"/>
    <w:basedOn w:val="a3"/>
    <w:uiPriority w:val="34"/>
    <w:qFormat/>
    <w:rsid w:val="005912D9"/>
    <w:pPr>
      <w:widowControl/>
      <w:adjustRightInd w:val="0"/>
      <w:spacing w:beforeLines="25" w:before="78" w:afterLines="25" w:after="78" w:line="400" w:lineRule="exact"/>
      <w:jc w:val="left"/>
    </w:pPr>
    <w:rPr>
      <w:rFonts w:ascii="Times New Roman" w:eastAsia="楷体" w:hAnsi="Times New Roman"/>
      <w:spacing w:val="8"/>
      <w:kern w:val="0"/>
      <w:sz w:val="28"/>
      <w:szCs w:val="20"/>
    </w:rPr>
  </w:style>
  <w:style w:type="paragraph" w:customStyle="1" w:styleId="affffffffffffffffd">
    <w:name w:val="报告－报告号"/>
    <w:basedOn w:val="2ffff4"/>
    <w:qFormat/>
    <w:rsid w:val="005912D9"/>
    <w:pPr>
      <w:spacing w:line="360" w:lineRule="auto"/>
      <w:ind w:firstLineChars="0" w:firstLine="0"/>
      <w:jc w:val="right"/>
    </w:pPr>
    <w:rPr>
      <w:rFonts w:ascii="Times New Roman" w:hAnsi="Times New Roman"/>
      <w:b/>
      <w:szCs w:val="21"/>
    </w:rPr>
  </w:style>
  <w:style w:type="paragraph" w:customStyle="1" w:styleId="affffffffffffffffe">
    <w:name w:val="封皮大标题"/>
    <w:basedOn w:val="a3"/>
    <w:next w:val="a3"/>
    <w:uiPriority w:val="34"/>
    <w:qFormat/>
    <w:rsid w:val="005912D9"/>
    <w:pPr>
      <w:widowControl/>
      <w:spacing w:beforeLines="25" w:before="78" w:afterLines="25" w:after="78" w:line="360" w:lineRule="auto"/>
      <w:jc w:val="center"/>
    </w:pPr>
    <w:rPr>
      <w:rFonts w:ascii="Times New Roman" w:eastAsia="黑体" w:hAnsi="Times New Roman"/>
      <w:kern w:val="0"/>
      <w:sz w:val="44"/>
    </w:rPr>
  </w:style>
  <w:style w:type="paragraph" w:customStyle="1" w:styleId="07524">
    <w:name w:val="样式 (中文) 黑体 加粗 顶端: (单实线 自动设置  0.75 磅 行宽) 行距: 固定值 24 磅"/>
    <w:basedOn w:val="a3"/>
    <w:qFormat/>
    <w:rsid w:val="005912D9"/>
    <w:pPr>
      <w:widowControl/>
      <w:spacing w:beforeLines="25" w:before="78" w:afterLines="25" w:after="78" w:line="480" w:lineRule="exact"/>
      <w:jc w:val="left"/>
    </w:pPr>
    <w:rPr>
      <w:rFonts w:ascii="Times New Roman" w:eastAsia="黑体" w:hAnsi="Times New Roman"/>
      <w:b/>
      <w:bCs/>
      <w:spacing w:val="8"/>
      <w:kern w:val="0"/>
      <w:sz w:val="24"/>
      <w:szCs w:val="20"/>
    </w:rPr>
  </w:style>
  <w:style w:type="paragraph" w:customStyle="1" w:styleId="TableBullet1">
    <w:name w:val="Table Bullet 1"/>
    <w:basedOn w:val="Bullet1"/>
    <w:uiPriority w:val="34"/>
    <w:qFormat/>
    <w:rsid w:val="005912D9"/>
    <w:pPr>
      <w:tabs>
        <w:tab w:val="left" w:pos="360"/>
      </w:tabs>
      <w:ind w:left="360" w:hanging="360"/>
    </w:pPr>
  </w:style>
  <w:style w:type="paragraph" w:customStyle="1" w:styleId="afffffffffffffffff">
    <w:name w:val="小四段落"/>
    <w:basedOn w:val="a3"/>
    <w:uiPriority w:val="99"/>
    <w:qFormat/>
    <w:rsid w:val="005912D9"/>
    <w:pPr>
      <w:widowControl/>
      <w:spacing w:beforeLines="25" w:before="78" w:afterLines="25" w:after="78" w:line="420" w:lineRule="exact"/>
      <w:ind w:firstLine="482"/>
      <w:jc w:val="left"/>
    </w:pPr>
    <w:rPr>
      <w:rFonts w:ascii="宋体" w:hAnsi="宋体"/>
      <w:kern w:val="0"/>
      <w:sz w:val="24"/>
    </w:rPr>
  </w:style>
  <w:style w:type="paragraph" w:customStyle="1" w:styleId="3fff1">
    <w:name w:val="3级（一）"/>
    <w:basedOn w:val="3"/>
    <w:uiPriority w:val="34"/>
    <w:qFormat/>
    <w:rsid w:val="005912D9"/>
    <w:pPr>
      <w:widowControl/>
      <w:autoSpaceDE w:val="0"/>
      <w:autoSpaceDN w:val="0"/>
      <w:spacing w:before="25" w:after="25" w:line="360" w:lineRule="auto"/>
      <w:ind w:firstLineChars="0" w:firstLine="0"/>
      <w:jc w:val="left"/>
    </w:pPr>
    <w:rPr>
      <w:rFonts w:ascii="Arial" w:hAnsi="宋体" w:cs="Arial"/>
      <w:kern w:val="0"/>
      <w:sz w:val="24"/>
      <w:szCs w:val="24"/>
    </w:rPr>
  </w:style>
  <w:style w:type="paragraph" w:customStyle="1" w:styleId="TableBullet2">
    <w:name w:val="Table Bullet 2"/>
    <w:basedOn w:val="Bullet2"/>
    <w:uiPriority w:val="34"/>
    <w:qFormat/>
    <w:rsid w:val="005912D9"/>
    <w:pPr>
      <w:ind w:left="720" w:hanging="363"/>
    </w:pPr>
  </w:style>
  <w:style w:type="paragraph" w:customStyle="1" w:styleId="Bullet2">
    <w:name w:val="Bullet 2"/>
    <w:basedOn w:val="a3"/>
    <w:uiPriority w:val="34"/>
    <w:qFormat/>
    <w:rsid w:val="005912D9"/>
    <w:pPr>
      <w:widowControl/>
      <w:tabs>
        <w:tab w:val="left" w:pos="1440"/>
      </w:tabs>
      <w:spacing w:beforeLines="25" w:before="78" w:afterLines="25" w:after="78" w:line="290" w:lineRule="atLeast"/>
      <w:ind w:left="1440" w:hanging="720"/>
      <w:jc w:val="left"/>
    </w:pPr>
    <w:rPr>
      <w:rFonts w:ascii="Times New Roman" w:hAnsi="Times New Roman"/>
      <w:kern w:val="0"/>
      <w:sz w:val="24"/>
      <w:szCs w:val="20"/>
      <w:lang w:eastAsia="en-US"/>
    </w:rPr>
  </w:style>
  <w:style w:type="paragraph" w:customStyle="1" w:styleId="21d">
    <w:name w:val="纯文本21"/>
    <w:basedOn w:val="a3"/>
    <w:uiPriority w:val="99"/>
    <w:qFormat/>
    <w:rsid w:val="005912D9"/>
    <w:pPr>
      <w:widowControl/>
      <w:adjustRightInd w:val="0"/>
      <w:spacing w:beforeLines="25" w:before="78" w:afterLines="25" w:after="78" w:line="360" w:lineRule="auto"/>
      <w:ind w:firstLine="567"/>
      <w:jc w:val="left"/>
    </w:pPr>
    <w:rPr>
      <w:rFonts w:ascii="宋体" w:eastAsia="楷体" w:hAnsi="Courier New"/>
      <w:kern w:val="0"/>
      <w:sz w:val="28"/>
      <w:szCs w:val="20"/>
    </w:rPr>
  </w:style>
  <w:style w:type="paragraph" w:customStyle="1" w:styleId="CharCharCharCharCharChar1">
    <w:name w:val="Char Char Char Char Char Char1"/>
    <w:basedOn w:val="a3"/>
    <w:uiPriority w:val="39"/>
    <w:qFormat/>
    <w:rsid w:val="005912D9"/>
    <w:pPr>
      <w:widowControl/>
      <w:spacing w:beforeLines="25" w:before="78" w:afterLines="25" w:after="78"/>
      <w:jc w:val="left"/>
    </w:pPr>
    <w:rPr>
      <w:rFonts w:ascii="Times New Roman" w:hAnsi="Times New Roman"/>
      <w:kern w:val="0"/>
      <w:sz w:val="24"/>
    </w:rPr>
  </w:style>
  <w:style w:type="paragraph" w:customStyle="1" w:styleId="21e">
    <w:name w:val="索引 21"/>
    <w:basedOn w:val="a3"/>
    <w:next w:val="a3"/>
    <w:qFormat/>
    <w:rsid w:val="005912D9"/>
    <w:pPr>
      <w:widowControl/>
      <w:spacing w:beforeLines="25" w:before="78" w:afterLines="25" w:after="78"/>
      <w:ind w:leftChars="200" w:left="200"/>
      <w:jc w:val="left"/>
    </w:pPr>
    <w:rPr>
      <w:rFonts w:ascii="Times New Roman" w:hAnsi="Times New Roman"/>
      <w:kern w:val="0"/>
      <w:sz w:val="24"/>
    </w:rPr>
  </w:style>
  <w:style w:type="paragraph" w:customStyle="1" w:styleId="126">
    <w:name w:val="无间隔12"/>
    <w:uiPriority w:val="99"/>
    <w:qFormat/>
    <w:rsid w:val="005912D9"/>
    <w:pPr>
      <w:widowControl w:val="0"/>
      <w:jc w:val="both"/>
    </w:pPr>
    <w:rPr>
      <w:rFonts w:ascii="Times New Roman" w:eastAsia="楷体_GB2312" w:hAnsi="Times New Roman"/>
      <w:kern w:val="2"/>
      <w:sz w:val="24"/>
      <w:szCs w:val="24"/>
    </w:rPr>
  </w:style>
  <w:style w:type="paragraph" w:customStyle="1" w:styleId="afffffffffffffffff0">
    <w:name w:val="宋体小四顶格"/>
    <w:basedOn w:val="a3"/>
    <w:uiPriority w:val="39"/>
    <w:qFormat/>
    <w:rsid w:val="005912D9"/>
    <w:pPr>
      <w:widowControl/>
      <w:snapToGrid w:val="0"/>
      <w:spacing w:beforeLines="50" w:afterLines="25" w:after="78" w:line="360" w:lineRule="auto"/>
      <w:jc w:val="left"/>
    </w:pPr>
    <w:rPr>
      <w:rFonts w:ascii="宋体" w:hAnsi="宋体"/>
      <w:kern w:val="0"/>
      <w:sz w:val="24"/>
    </w:rPr>
  </w:style>
  <w:style w:type="paragraph" w:customStyle="1" w:styleId="CharCharCharCharCharCharChar1CharCharChar">
    <w:name w:val="Char Char Char Char Char Char Char1 Char Char Char"/>
    <w:basedOn w:val="a3"/>
    <w:uiPriority w:val="99"/>
    <w:qFormat/>
    <w:rsid w:val="005912D9"/>
    <w:pPr>
      <w:widowControl/>
      <w:spacing w:beforeLines="25" w:before="78" w:afterLines="25" w:after="78"/>
      <w:jc w:val="left"/>
    </w:pPr>
    <w:rPr>
      <w:rFonts w:ascii="Times New Roman" w:hAnsi="Times New Roman"/>
      <w:kern w:val="0"/>
      <w:sz w:val="24"/>
    </w:rPr>
  </w:style>
  <w:style w:type="paragraph" w:customStyle="1" w:styleId="afffffffffffffffff1">
    <w:name w:val="表格表头"/>
    <w:basedOn w:val="affffffffffffff1"/>
    <w:qFormat/>
    <w:rsid w:val="005912D9"/>
    <w:pPr>
      <w:shd w:val="clear" w:color="auto" w:fill="CCCCCC"/>
      <w:jc w:val="center"/>
    </w:pPr>
    <w:rPr>
      <w:rFonts w:ascii="黑体" w:eastAsia="黑体"/>
    </w:rPr>
  </w:style>
  <w:style w:type="paragraph" w:customStyle="1" w:styleId="CharCharCharCharCharChar2">
    <w:name w:val="Char Char Char Char Char Char2"/>
    <w:basedOn w:val="a3"/>
    <w:uiPriority w:val="39"/>
    <w:qFormat/>
    <w:rsid w:val="005912D9"/>
    <w:pPr>
      <w:widowControl/>
      <w:spacing w:beforeLines="25" w:before="78" w:afterLines="25" w:after="78"/>
      <w:jc w:val="left"/>
    </w:pPr>
    <w:rPr>
      <w:rFonts w:ascii="Times New Roman" w:hAnsi="Times New Roman"/>
      <w:kern w:val="0"/>
      <w:sz w:val="24"/>
    </w:rPr>
  </w:style>
  <w:style w:type="paragraph" w:customStyle="1" w:styleId="afffffffffffffffff2">
    <w:name w:val="样式 宋体 小四 居中"/>
    <w:basedOn w:val="a3"/>
    <w:uiPriority w:val="99"/>
    <w:qFormat/>
    <w:rsid w:val="005912D9"/>
    <w:pPr>
      <w:widowControl/>
      <w:spacing w:beforeLines="25" w:before="78" w:afterLines="25" w:after="78" w:line="240" w:lineRule="atLeast"/>
      <w:ind w:leftChars="-10" w:left="-21" w:rightChars="-10" w:right="-21"/>
      <w:jc w:val="center"/>
    </w:pPr>
    <w:rPr>
      <w:rFonts w:ascii="宋体" w:eastAsia="楷体" w:hAnsi="宋体"/>
      <w:kern w:val="0"/>
      <w:sz w:val="24"/>
      <w:szCs w:val="15"/>
    </w:rPr>
  </w:style>
  <w:style w:type="paragraph" w:customStyle="1" w:styleId="Char410">
    <w:name w:val="Char41"/>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afffffffffffffffff3">
    <w:name w:val="标题一"/>
    <w:basedOn w:val="11"/>
    <w:next w:val="a3"/>
    <w:uiPriority w:val="99"/>
    <w:qFormat/>
    <w:rsid w:val="005912D9"/>
    <w:pPr>
      <w:widowControl/>
      <w:adjustRightInd w:val="0"/>
      <w:spacing w:beforeLines="0" w:afterLines="50" w:after="156" w:line="360" w:lineRule="auto"/>
      <w:ind w:firstLineChars="0" w:firstLine="0"/>
      <w:jc w:val="center"/>
    </w:pPr>
    <w:rPr>
      <w:rFonts w:ascii="宋体" w:eastAsia="黑体" w:hAnsi="宋体"/>
      <w:b w:val="0"/>
      <w:sz w:val="28"/>
      <w:szCs w:val="36"/>
    </w:rPr>
  </w:style>
  <w:style w:type="paragraph" w:customStyle="1" w:styleId="CharCharCharCharCharChar1CharCharCharCharCharCharChar">
    <w:name w:val="Char Char Char Char Char Char1 Char Char Char Char Char Char Char"/>
    <w:basedOn w:val="a3"/>
    <w:uiPriority w:val="34"/>
    <w:qFormat/>
    <w:rsid w:val="005912D9"/>
    <w:pPr>
      <w:widowControl/>
      <w:spacing w:beforeLines="25" w:before="78" w:afterLines="25" w:after="78"/>
      <w:ind w:firstLineChars="200" w:firstLine="480"/>
      <w:jc w:val="left"/>
    </w:pPr>
    <w:rPr>
      <w:rFonts w:ascii="宋体" w:hAnsi="宋体"/>
      <w:i/>
      <w:kern w:val="0"/>
      <w:sz w:val="24"/>
    </w:rPr>
  </w:style>
  <w:style w:type="paragraph" w:customStyle="1" w:styleId="PlainText4">
    <w:name w:val="Plain Text4"/>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1ffffff5">
    <w:name w:val="列表接续1"/>
    <w:basedOn w:val="af5"/>
    <w:qFormat/>
    <w:rsid w:val="005912D9"/>
    <w:pPr>
      <w:widowControl/>
      <w:snapToGrid/>
      <w:spacing w:beforeLines="25" w:after="240" w:line="240" w:lineRule="auto"/>
      <w:ind w:left="900" w:firstLineChars="0" w:firstLine="0"/>
      <w:jc w:val="left"/>
    </w:pPr>
    <w:rPr>
      <w:rFonts w:ascii="Arial" w:eastAsia="宋体" w:hAnsi="Arial" w:cs="Arial"/>
      <w:i/>
      <w:iCs/>
      <w:kern w:val="0"/>
      <w:sz w:val="20"/>
      <w:lang w:eastAsia="en-US"/>
    </w:rPr>
  </w:style>
  <w:style w:type="paragraph" w:customStyle="1" w:styleId="E-norm">
    <w:name w:val="E-norm"/>
    <w:basedOn w:val="a3"/>
    <w:uiPriority w:val="99"/>
    <w:qFormat/>
    <w:rsid w:val="005912D9"/>
    <w:pPr>
      <w:widowControl/>
      <w:adjustRightInd w:val="0"/>
      <w:spacing w:beforeLines="25" w:before="78" w:afterLines="25" w:after="78"/>
      <w:jc w:val="left"/>
    </w:pPr>
    <w:rPr>
      <w:rFonts w:ascii="Times New Roman" w:eastAsia="MingLiU" w:hAnsi="Times New Roman"/>
      <w:kern w:val="0"/>
      <w:sz w:val="24"/>
      <w:szCs w:val="20"/>
      <w:lang w:eastAsia="zh-TW"/>
    </w:rPr>
  </w:style>
  <w:style w:type="paragraph" w:customStyle="1" w:styleId="PlainText3">
    <w:name w:val="Plain Text3"/>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4ff">
    <w:name w:val="正文4"/>
    <w:basedOn w:val="a3"/>
    <w:uiPriority w:val="99"/>
    <w:qFormat/>
    <w:rsid w:val="005912D9"/>
    <w:pPr>
      <w:widowControl/>
      <w:adjustRightInd w:val="0"/>
      <w:spacing w:beforeLines="25" w:before="78" w:afterLines="25" w:after="78" w:line="440" w:lineRule="exact"/>
      <w:ind w:firstLine="601"/>
      <w:jc w:val="left"/>
    </w:pPr>
    <w:rPr>
      <w:rFonts w:ascii="Times New Roman" w:eastAsia="楷体" w:hAnsi="Times New Roman"/>
      <w:spacing w:val="8"/>
      <w:kern w:val="0"/>
      <w:sz w:val="28"/>
      <w:szCs w:val="20"/>
    </w:rPr>
  </w:style>
  <w:style w:type="paragraph" w:customStyle="1" w:styleId="PlainText5">
    <w:name w:val="Plain Text5"/>
    <w:basedOn w:val="a3"/>
    <w:uiPriority w:val="34"/>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CharCharCharCharCharCharCharCharChar2">
    <w:name w:val="Char Char Char Char Char Char Char Char Char2"/>
    <w:basedOn w:val="a3"/>
    <w:qFormat/>
    <w:rsid w:val="005912D9"/>
    <w:pPr>
      <w:widowControl/>
      <w:spacing w:beforeLines="25" w:before="78" w:afterLines="25" w:after="78"/>
      <w:jc w:val="left"/>
    </w:pPr>
    <w:rPr>
      <w:rFonts w:ascii="Times New Roman" w:hAnsi="Times New Roman"/>
      <w:kern w:val="0"/>
      <w:sz w:val="24"/>
    </w:rPr>
  </w:style>
  <w:style w:type="paragraph" w:customStyle="1" w:styleId="30505">
    <w:name w:val="样式 样式3 + 段前: 0.5 行 段后: 0.5 行"/>
    <w:basedOn w:val="3d"/>
    <w:uiPriority w:val="99"/>
    <w:qFormat/>
    <w:rsid w:val="005912D9"/>
    <w:pPr>
      <w:keepNext w:val="0"/>
      <w:keepLines w:val="0"/>
      <w:tabs>
        <w:tab w:val="clear" w:pos="1008"/>
        <w:tab w:val="left" w:pos="360"/>
        <w:tab w:val="left" w:pos="466"/>
      </w:tabs>
      <w:spacing w:beforeLines="50" w:before="25" w:afterLines="25" w:after="25" w:line="400" w:lineRule="exact"/>
      <w:ind w:firstLineChars="0" w:firstLine="0"/>
      <w:outlineLvl w:val="9"/>
    </w:pPr>
    <w:rPr>
      <w:rFonts w:ascii="宋体" w:hAnsi="宋体"/>
      <w:bCs w:val="0"/>
      <w:kern w:val="0"/>
      <w:sz w:val="24"/>
      <w:szCs w:val="24"/>
    </w:rPr>
  </w:style>
  <w:style w:type="paragraph" w:customStyle="1" w:styleId="afffffffffffffffff4">
    <w:name w:val="附注－标题一"/>
    <w:basedOn w:val="a3"/>
    <w:qFormat/>
    <w:rsid w:val="005912D9"/>
    <w:pPr>
      <w:widowControl/>
      <w:adjustRightInd w:val="0"/>
      <w:snapToGrid w:val="0"/>
      <w:spacing w:beforeLines="100" w:afterLines="25" w:after="78"/>
      <w:jc w:val="center"/>
      <w:outlineLvl w:val="0"/>
    </w:pPr>
    <w:rPr>
      <w:rFonts w:ascii="Arial Narrow" w:eastAsia="黑体" w:hAnsi="Arial Narrow"/>
      <w:bCs/>
      <w:spacing w:val="20"/>
      <w:kern w:val="0"/>
      <w:sz w:val="36"/>
      <w:szCs w:val="20"/>
    </w:rPr>
  </w:style>
  <w:style w:type="paragraph" w:customStyle="1" w:styleId="xl745">
    <w:name w:val="xl74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ff5">
    <w:name w:val="列表标题"/>
    <w:basedOn w:val="a3"/>
    <w:uiPriority w:val="34"/>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afffffffffffffffff6">
    <w:name w:val="标准段落"/>
    <w:basedOn w:val="a3"/>
    <w:uiPriority w:val="99"/>
    <w:qFormat/>
    <w:rsid w:val="005912D9"/>
    <w:pPr>
      <w:widowControl/>
      <w:adjustRightInd w:val="0"/>
      <w:spacing w:beforeLines="25" w:before="78" w:afterLines="25" w:after="78" w:line="440" w:lineRule="atLeast"/>
      <w:ind w:firstLine="480"/>
      <w:jc w:val="left"/>
    </w:pPr>
    <w:rPr>
      <w:rFonts w:ascii="Times New Roman" w:hAnsi="Times New Roman"/>
      <w:kern w:val="0"/>
      <w:sz w:val="24"/>
    </w:rPr>
  </w:style>
  <w:style w:type="paragraph" w:customStyle="1" w:styleId="SCDocID">
    <w:name w:val="S&amp;C DocID"/>
    <w:basedOn w:val="a3"/>
    <w:next w:val="a3"/>
    <w:uiPriority w:val="34"/>
    <w:qFormat/>
    <w:rsid w:val="005912D9"/>
    <w:pPr>
      <w:widowControl/>
      <w:spacing w:beforeLines="25" w:before="78" w:afterLines="25" w:after="78"/>
      <w:jc w:val="left"/>
    </w:pPr>
    <w:rPr>
      <w:rFonts w:ascii="Times New Roman" w:hAnsi="Times New Roman"/>
      <w:kern w:val="0"/>
      <w:sz w:val="16"/>
      <w:lang w:eastAsia="en-US"/>
    </w:rPr>
  </w:style>
  <w:style w:type="paragraph" w:customStyle="1" w:styleId="5d">
    <w:name w:val="正文5"/>
    <w:uiPriority w:val="99"/>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CM8">
    <w:name w:val="CM8"/>
    <w:basedOn w:val="Default"/>
    <w:next w:val="Default"/>
    <w:qFormat/>
    <w:rsid w:val="005912D9"/>
    <w:pPr>
      <w:spacing w:after="200"/>
    </w:pPr>
    <w:rPr>
      <w:rFonts w:ascii="黑体" w:eastAsia="黑体" w:hAnsi="Times New Roman" w:cs="Vrinda"/>
      <w:color w:val="auto"/>
      <w:kern w:val="2"/>
    </w:rPr>
  </w:style>
  <w:style w:type="paragraph" w:customStyle="1" w:styleId="A11">
    <w:name w:val="A1"/>
    <w:next w:val="a3"/>
    <w:uiPriority w:val="34"/>
    <w:qFormat/>
    <w:rsid w:val="005912D9"/>
    <w:pPr>
      <w:widowControl w:val="0"/>
      <w:spacing w:line="360" w:lineRule="auto"/>
      <w:jc w:val="center"/>
      <w:outlineLvl w:val="0"/>
    </w:pPr>
    <w:rPr>
      <w:rFonts w:ascii="Times New Roman" w:eastAsia="黑体" w:hAnsi="Times New Roman"/>
      <w:kern w:val="2"/>
      <w:sz w:val="30"/>
      <w:szCs w:val="30"/>
    </w:rPr>
  </w:style>
  <w:style w:type="paragraph" w:customStyle="1" w:styleId="Fig0">
    <w:name w:val="Fig"/>
    <w:basedOn w:val="a3"/>
    <w:uiPriority w:val="34"/>
    <w:qFormat/>
    <w:rsid w:val="005912D9"/>
    <w:pPr>
      <w:widowControl/>
      <w:spacing w:beforeLines="25" w:before="78" w:afterLines="25" w:after="78" w:line="360" w:lineRule="auto"/>
      <w:jc w:val="center"/>
    </w:pPr>
    <w:rPr>
      <w:rFonts w:ascii="Arial" w:hAnsi="Arial" w:cs="Arial"/>
      <w:kern w:val="0"/>
      <w:sz w:val="22"/>
    </w:rPr>
  </w:style>
  <w:style w:type="paragraph" w:customStyle="1" w:styleId="xl718">
    <w:name w:val="xl71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3CharCharCharCharCharChar">
    <w:name w:val="Char Char3 Char Char Char Char Char Char"/>
    <w:basedOn w:val="a3"/>
    <w:uiPriority w:val="9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CM363">
    <w:name w:val="CM363"/>
    <w:basedOn w:val="Default"/>
    <w:next w:val="Default"/>
    <w:uiPriority w:val="99"/>
    <w:qFormat/>
    <w:rsid w:val="005912D9"/>
    <w:pPr>
      <w:spacing w:after="113"/>
    </w:pPr>
    <w:rPr>
      <w:rFonts w:ascii="黑体" w:eastAsia="黑体" w:hAnsi="Times New Roman" w:cs="Times New Roman"/>
      <w:color w:val="auto"/>
      <w:kern w:val="2"/>
    </w:rPr>
  </w:style>
  <w:style w:type="paragraph" w:customStyle="1" w:styleId="afffffffffffffffff7">
    <w:name w:val="屈正文"/>
    <w:basedOn w:val="a3"/>
    <w:uiPriority w:val="99"/>
    <w:qFormat/>
    <w:rsid w:val="005912D9"/>
    <w:pPr>
      <w:widowControl/>
      <w:tabs>
        <w:tab w:val="left" w:pos="1304"/>
      </w:tabs>
      <w:spacing w:beforeLines="25" w:before="78" w:afterLines="25" w:after="78"/>
      <w:ind w:left="1155" w:hanging="418"/>
      <w:jc w:val="left"/>
    </w:pPr>
    <w:rPr>
      <w:rFonts w:ascii="Garamond" w:eastAsia="仿宋_GB2312" w:hAnsi="Garamond" w:cs="黑体"/>
      <w:kern w:val="0"/>
      <w:sz w:val="28"/>
      <w:szCs w:val="20"/>
    </w:rPr>
  </w:style>
  <w:style w:type="paragraph" w:customStyle="1" w:styleId="192">
    <w:name w:val="样式 中标正文 + 首行缩进:  1.92 字符"/>
    <w:basedOn w:val="a3"/>
    <w:uiPriority w:val="34"/>
    <w:qFormat/>
    <w:rsid w:val="005912D9"/>
    <w:pPr>
      <w:widowControl/>
      <w:spacing w:beforeLines="25" w:before="78" w:afterLines="25" w:after="78" w:line="360" w:lineRule="auto"/>
      <w:ind w:firstLineChars="192" w:firstLine="540"/>
      <w:jc w:val="left"/>
    </w:pPr>
    <w:rPr>
      <w:rFonts w:ascii="宋体" w:hAnsi="宋体" w:cs="宋体"/>
      <w:bCs/>
      <w:kern w:val="0"/>
      <w:sz w:val="28"/>
      <w:szCs w:val="28"/>
      <w:lang w:val="zh-CN"/>
    </w:rPr>
  </w:style>
  <w:style w:type="paragraph" w:customStyle="1" w:styleId="CM96">
    <w:name w:val="CM96"/>
    <w:basedOn w:val="Default"/>
    <w:next w:val="Default"/>
    <w:uiPriority w:val="99"/>
    <w:qFormat/>
    <w:rsid w:val="005912D9"/>
    <w:pPr>
      <w:spacing w:after="340"/>
    </w:pPr>
    <w:rPr>
      <w:rFonts w:ascii="..ì." w:eastAsia="..ì." w:hAnsi="Times New Roman" w:cs="Times New Roman"/>
      <w:color w:val="auto"/>
      <w:kern w:val="2"/>
    </w:rPr>
  </w:style>
  <w:style w:type="paragraph" w:customStyle="1" w:styleId="afffffffffffffffff8">
    <w:name w:val="仿宋体"/>
    <w:basedOn w:val="a3"/>
    <w:qFormat/>
    <w:rsid w:val="005912D9"/>
    <w:pPr>
      <w:widowControl/>
      <w:spacing w:beforeLines="25" w:before="78" w:afterLines="25" w:after="78" w:line="844" w:lineRule="atLeast"/>
      <w:ind w:firstLine="419"/>
      <w:jc w:val="left"/>
    </w:pPr>
    <w:rPr>
      <w:rFonts w:ascii="Times New Roman" w:eastAsia="仿宋_GB2312" w:hAnsi="Times New Roman"/>
      <w:color w:val="000000"/>
      <w:kern w:val="0"/>
      <w:sz w:val="31"/>
      <w:szCs w:val="20"/>
      <w:u w:color="000000"/>
    </w:rPr>
  </w:style>
  <w:style w:type="paragraph" w:customStyle="1" w:styleId="xl758">
    <w:name w:val="xl758"/>
    <w:basedOn w:val="a3"/>
    <w:uiPriority w:val="34"/>
    <w:qFormat/>
    <w:rsid w:val="005912D9"/>
    <w:pPr>
      <w:widowControl/>
      <w:pBdr>
        <w:bottom w:val="single" w:sz="4" w:space="0" w:color="000000"/>
        <w:right w:val="single" w:sz="4" w:space="0" w:color="000000"/>
      </w:pBdr>
      <w:spacing w:beforeLines="25" w:before="78" w:afterLines="25" w:after="78"/>
      <w:jc w:val="center"/>
    </w:pPr>
    <w:rPr>
      <w:rFonts w:ascii="宋体" w:hAnsi="宋体"/>
      <w:color w:val="FF0000"/>
      <w:kern w:val="0"/>
      <w:sz w:val="20"/>
      <w:szCs w:val="20"/>
    </w:rPr>
  </w:style>
  <w:style w:type="paragraph" w:customStyle="1" w:styleId="xl723">
    <w:name w:val="xl723"/>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ffb">
    <w:name w:val="char"/>
    <w:basedOn w:val="a3"/>
    <w:uiPriority w:val="34"/>
    <w:qFormat/>
    <w:rsid w:val="005912D9"/>
    <w:pPr>
      <w:widowControl/>
      <w:overflowPunct w:val="0"/>
      <w:snapToGrid w:val="0"/>
      <w:spacing w:beforeLines="25" w:before="78" w:afterLines="25" w:after="78" w:line="360" w:lineRule="auto"/>
      <w:ind w:firstLine="480"/>
      <w:jc w:val="left"/>
    </w:pPr>
    <w:rPr>
      <w:rFonts w:ascii="Times New Roman" w:hAnsi="Times New Roman"/>
      <w:kern w:val="0"/>
      <w:sz w:val="24"/>
    </w:rPr>
  </w:style>
  <w:style w:type="paragraph" w:customStyle="1" w:styleId="afffffffffffffffff9">
    <w:name w:val="附注一级"/>
    <w:basedOn w:val="a3"/>
    <w:qFormat/>
    <w:rsid w:val="005912D9"/>
    <w:pPr>
      <w:widowControl/>
      <w:tabs>
        <w:tab w:val="left" w:pos="714"/>
      </w:tabs>
      <w:adjustRightInd w:val="0"/>
      <w:snapToGrid w:val="0"/>
      <w:spacing w:beforeLines="25" w:before="78" w:afterLines="25" w:after="78" w:line="400" w:lineRule="atLeast"/>
      <w:ind w:left="720" w:hanging="734"/>
      <w:jc w:val="left"/>
      <w:outlineLvl w:val="0"/>
    </w:pPr>
    <w:rPr>
      <w:rFonts w:ascii="宋体" w:hAnsi="宋体"/>
      <w:b/>
      <w:kern w:val="0"/>
      <w:sz w:val="24"/>
    </w:rPr>
  </w:style>
  <w:style w:type="paragraph" w:customStyle="1" w:styleId="Char44">
    <w:name w:val="Char4"/>
    <w:basedOn w:val="a3"/>
    <w:qFormat/>
    <w:rsid w:val="005912D9"/>
    <w:pPr>
      <w:widowControl/>
      <w:spacing w:beforeLines="25" w:before="78" w:afterLines="25" w:after="78" w:line="360" w:lineRule="auto"/>
      <w:jc w:val="left"/>
    </w:pPr>
    <w:rPr>
      <w:rFonts w:ascii="Times New Roman" w:hAnsi="Times New Roman"/>
      <w:kern w:val="0"/>
      <w:sz w:val="24"/>
    </w:rPr>
  </w:style>
  <w:style w:type="paragraph" w:customStyle="1" w:styleId="xl706">
    <w:name w:val="xl70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2ffffd">
    <w:name w:val="2级一二"/>
    <w:basedOn w:val="2"/>
    <w:uiPriority w:val="34"/>
    <w:qFormat/>
    <w:rsid w:val="005912D9"/>
    <w:pPr>
      <w:widowControl/>
      <w:autoSpaceDE w:val="0"/>
      <w:autoSpaceDN w:val="0"/>
      <w:spacing w:beforeLines="0" w:afterLines="50" w:after="156" w:line="360" w:lineRule="auto"/>
      <w:ind w:firstLineChars="0" w:firstLine="0"/>
      <w:jc w:val="left"/>
    </w:pPr>
    <w:rPr>
      <w:b w:val="0"/>
      <w:kern w:val="0"/>
      <w:sz w:val="30"/>
      <w:szCs w:val="28"/>
    </w:rPr>
  </w:style>
  <w:style w:type="paragraph" w:customStyle="1" w:styleId="CaptionText">
    <w:name w:val="Caption Text"/>
    <w:basedOn w:val="a3"/>
    <w:uiPriority w:val="34"/>
    <w:qFormat/>
    <w:rsid w:val="005912D9"/>
    <w:pPr>
      <w:widowControl/>
      <w:spacing w:beforeLines="25" w:before="78" w:afterLines="25" w:after="78"/>
      <w:jc w:val="left"/>
    </w:pPr>
    <w:rPr>
      <w:rFonts w:ascii="Arial" w:hAnsi="Arial" w:cs="Arial"/>
      <w:kern w:val="0"/>
      <w:sz w:val="24"/>
      <w:szCs w:val="20"/>
      <w:lang w:eastAsia="en-US"/>
    </w:rPr>
  </w:style>
  <w:style w:type="paragraph" w:customStyle="1" w:styleId="CharCharCharCharCharCharCharChar2">
    <w:name w:val="Char Char Char Char Char Char Char Char2"/>
    <w:basedOn w:val="a3"/>
    <w:uiPriority w:val="99"/>
    <w:qFormat/>
    <w:rsid w:val="005912D9"/>
    <w:pPr>
      <w:widowControl/>
      <w:spacing w:beforeLines="25" w:before="78" w:afterLines="25" w:after="78" w:line="240" w:lineRule="exact"/>
      <w:jc w:val="left"/>
    </w:pPr>
    <w:rPr>
      <w:rFonts w:ascii="宋体" w:eastAsia="Times New Roman" w:hAnsi="宋体"/>
      <w:color w:val="000000"/>
      <w:kern w:val="0"/>
      <w:sz w:val="20"/>
      <w:szCs w:val="20"/>
    </w:rPr>
  </w:style>
  <w:style w:type="paragraph" w:customStyle="1" w:styleId="3fff2">
    <w:name w:val="3标题"/>
    <w:uiPriority w:val="34"/>
    <w:qFormat/>
    <w:rsid w:val="005912D9"/>
    <w:pPr>
      <w:spacing w:before="120" w:line="360" w:lineRule="auto"/>
    </w:pPr>
    <w:rPr>
      <w:rFonts w:ascii="宋体" w:eastAsia="黑体" w:hAnsi="宋体"/>
      <w:b/>
      <w:kern w:val="2"/>
      <w:sz w:val="30"/>
      <w:szCs w:val="24"/>
    </w:rPr>
  </w:style>
  <w:style w:type="paragraph" w:customStyle="1" w:styleId="CM7">
    <w:name w:val="CM7"/>
    <w:basedOn w:val="Default"/>
    <w:next w:val="Default"/>
    <w:qFormat/>
    <w:rsid w:val="005912D9"/>
    <w:pPr>
      <w:spacing w:line="468" w:lineRule="atLeast"/>
    </w:pPr>
    <w:rPr>
      <w:rFonts w:ascii="黑体" w:eastAsia="黑体" w:hAnsi="Times New Roman" w:cs="Vrinda"/>
      <w:color w:val="auto"/>
      <w:kern w:val="2"/>
    </w:rPr>
  </w:style>
  <w:style w:type="paragraph" w:customStyle="1" w:styleId="Char1CharCharCharCharCharCharCharCharCharCharCharChar">
    <w:name w:val="Char1 Char Char Char Char Char Char Char Char Char Char Char Char"/>
    <w:basedOn w:val="a3"/>
    <w:uiPriority w:val="99"/>
    <w:qFormat/>
    <w:rsid w:val="005912D9"/>
    <w:pPr>
      <w:widowControl/>
      <w:spacing w:beforeLines="25" w:before="78" w:afterLines="25" w:after="78" w:line="240" w:lineRule="exact"/>
      <w:jc w:val="left"/>
    </w:pPr>
    <w:rPr>
      <w:rFonts w:ascii="Times New Roman" w:eastAsia="Times New Roman" w:hAnsi="Times New Roman"/>
      <w:kern w:val="0"/>
      <w:sz w:val="20"/>
      <w:szCs w:val="20"/>
    </w:rPr>
  </w:style>
  <w:style w:type="paragraph" w:customStyle="1" w:styleId="xl716">
    <w:name w:val="xl71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K">
    <w:name w:val="K正文"/>
    <w:uiPriority w:val="34"/>
    <w:qFormat/>
    <w:rsid w:val="005912D9"/>
    <w:pPr>
      <w:widowControl w:val="0"/>
      <w:numPr>
        <w:numId w:val="30"/>
      </w:numPr>
      <w:adjustRightInd w:val="0"/>
      <w:snapToGrid w:val="0"/>
      <w:spacing w:line="360" w:lineRule="auto"/>
    </w:pPr>
    <w:rPr>
      <w:rFonts w:ascii="宋体" w:eastAsia="楷体" w:hAnsi="宋体"/>
      <w:b/>
      <w:bCs/>
      <w:color w:val="000000"/>
      <w:kern w:val="2"/>
      <w:sz w:val="28"/>
      <w:szCs w:val="24"/>
    </w:rPr>
  </w:style>
  <w:style w:type="paragraph" w:customStyle="1" w:styleId="515">
    <w:name w:val="列表编号 51"/>
    <w:basedOn w:val="a3"/>
    <w:qFormat/>
    <w:rsid w:val="005912D9"/>
    <w:pPr>
      <w:keepNext/>
      <w:widowControl/>
      <w:spacing w:beforeLines="25" w:before="78" w:afterLines="25" w:after="78"/>
      <w:jc w:val="left"/>
    </w:pPr>
    <w:rPr>
      <w:rFonts w:ascii="Arial" w:hAnsi="Arial" w:cs="Arial"/>
      <w:b/>
      <w:kern w:val="0"/>
      <w:sz w:val="20"/>
      <w:szCs w:val="20"/>
      <w:lang w:eastAsia="en-US"/>
    </w:rPr>
  </w:style>
  <w:style w:type="paragraph" w:customStyle="1" w:styleId="afffffffffffffffffa">
    <w:name w:val=""/>
    <w:qFormat/>
    <w:rsid w:val="005912D9"/>
    <w:pPr>
      <w:widowControl w:val="0"/>
      <w:autoSpaceDE w:val="0"/>
      <w:autoSpaceDN w:val="0"/>
      <w:adjustRightInd w:val="0"/>
    </w:pPr>
    <w:rPr>
      <w:rFonts w:ascii="Arial" w:eastAsia="楷体" w:hAnsi="Arial"/>
      <w:kern w:val="2"/>
      <w:sz w:val="24"/>
      <w:szCs w:val="24"/>
    </w:rPr>
  </w:style>
  <w:style w:type="paragraph" w:customStyle="1" w:styleId="afffffffffffffffffb">
    <w:name w:val="表格 小四号"/>
    <w:basedOn w:val="a3"/>
    <w:next w:val="a3"/>
    <w:qFormat/>
    <w:rsid w:val="005912D9"/>
    <w:pPr>
      <w:widowControl/>
      <w:adjustRightInd w:val="0"/>
      <w:snapToGrid w:val="0"/>
      <w:spacing w:beforeLines="25" w:before="78" w:afterLines="25" w:after="78" w:line="360" w:lineRule="auto"/>
      <w:jc w:val="center"/>
    </w:pPr>
    <w:rPr>
      <w:rFonts w:ascii="Times New Roman" w:hAnsi="Times New Roman"/>
      <w:color w:val="000000"/>
      <w:kern w:val="0"/>
      <w:sz w:val="24"/>
    </w:rPr>
  </w:style>
  <w:style w:type="paragraph" w:customStyle="1" w:styleId="BodyTextIndent32">
    <w:name w:val="Body Text Indent 32"/>
    <w:basedOn w:val="a3"/>
    <w:uiPriority w:val="34"/>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afffffffffffffffffc">
    <w:name w:val="招股书——二级标题"/>
    <w:basedOn w:val="a3"/>
    <w:uiPriority w:val="34"/>
    <w:qFormat/>
    <w:rsid w:val="005912D9"/>
    <w:pPr>
      <w:keepNext/>
      <w:keepLines/>
      <w:widowControl/>
      <w:spacing w:beforeLines="50" w:afterLines="25" w:after="78" w:line="360" w:lineRule="auto"/>
      <w:ind w:firstLineChars="200" w:firstLine="360"/>
      <w:jc w:val="left"/>
      <w:outlineLvl w:val="2"/>
    </w:pPr>
    <w:rPr>
      <w:rFonts w:ascii="Arial" w:eastAsia="黑体" w:hAnsi="Arial" w:cs="Arial"/>
      <w:b/>
      <w:kern w:val="0"/>
      <w:sz w:val="29"/>
      <w:szCs w:val="29"/>
    </w:rPr>
  </w:style>
  <w:style w:type="paragraph" w:customStyle="1" w:styleId="Disclaimer">
    <w:name w:val="Disclaimer"/>
    <w:basedOn w:val="a3"/>
    <w:qFormat/>
    <w:rsid w:val="005912D9"/>
    <w:pPr>
      <w:widowControl/>
      <w:spacing w:beforeLines="25" w:before="78" w:afterLines="25" w:after="78" w:line="200" w:lineRule="exact"/>
      <w:jc w:val="left"/>
    </w:pPr>
    <w:rPr>
      <w:rFonts w:ascii="Times New Roman" w:hAnsi="Times New Roman"/>
      <w:kern w:val="0"/>
      <w:sz w:val="16"/>
      <w:szCs w:val="20"/>
      <w:lang w:eastAsia="en-US"/>
    </w:rPr>
  </w:style>
  <w:style w:type="paragraph" w:customStyle="1" w:styleId="zmemodetails">
    <w:name w:val="zmemo details"/>
    <w:basedOn w:val="a3"/>
    <w:qFormat/>
    <w:rsid w:val="005912D9"/>
    <w:pPr>
      <w:widowControl/>
      <w:spacing w:beforeLines="25" w:before="78" w:afterLines="25" w:after="78" w:line="260" w:lineRule="exact"/>
      <w:jc w:val="right"/>
    </w:pPr>
    <w:rPr>
      <w:rFonts w:ascii="Univers 45 Light" w:eastAsia="华文楷体" w:hAnsi="Univers 45 Light"/>
      <w:kern w:val="0"/>
      <w:sz w:val="16"/>
      <w:szCs w:val="20"/>
      <w:lang w:eastAsia="en-US"/>
    </w:rPr>
  </w:style>
  <w:style w:type="paragraph" w:customStyle="1" w:styleId="CM11">
    <w:name w:val="CM11"/>
    <w:basedOn w:val="Default"/>
    <w:next w:val="Default"/>
    <w:qFormat/>
    <w:rsid w:val="005912D9"/>
    <w:pPr>
      <w:spacing w:after="63"/>
    </w:pPr>
    <w:rPr>
      <w:rFonts w:ascii="黑体" w:eastAsia="黑体" w:hAnsi="Times New Roman" w:cs="Vrinda"/>
      <w:color w:val="auto"/>
      <w:kern w:val="2"/>
    </w:rPr>
  </w:style>
  <w:style w:type="paragraph" w:customStyle="1" w:styleId="afffffffffffffffffd">
    <w:name w:val="三级"/>
    <w:basedOn w:val="3"/>
    <w:uiPriority w:val="99"/>
    <w:qFormat/>
    <w:rsid w:val="005912D9"/>
    <w:pPr>
      <w:keepNext w:val="0"/>
      <w:keepLines w:val="0"/>
      <w:widowControl/>
      <w:tabs>
        <w:tab w:val="left" w:pos="992"/>
        <w:tab w:val="left" w:pos="1259"/>
      </w:tabs>
      <w:autoSpaceDE w:val="0"/>
      <w:autoSpaceDN w:val="0"/>
      <w:adjustRightInd w:val="0"/>
      <w:snapToGrid w:val="0"/>
      <w:spacing w:beforeLines="0" w:before="25" w:after="25" w:line="240" w:lineRule="auto"/>
      <w:ind w:left="914" w:firstLineChars="0" w:hanging="375"/>
      <w:jc w:val="left"/>
    </w:pPr>
    <w:rPr>
      <w:b w:val="0"/>
      <w:bCs w:val="0"/>
      <w:color w:val="000000"/>
      <w:spacing w:val="-10"/>
      <w:kern w:val="0"/>
      <w:sz w:val="24"/>
      <w:szCs w:val="20"/>
    </w:rPr>
  </w:style>
  <w:style w:type="paragraph" w:customStyle="1" w:styleId="31">
    <w:name w:val="列表编号 31"/>
    <w:basedOn w:val="a3"/>
    <w:qFormat/>
    <w:rsid w:val="005912D9"/>
    <w:pPr>
      <w:widowControl/>
      <w:numPr>
        <w:numId w:val="31"/>
      </w:numPr>
      <w:tabs>
        <w:tab w:val="clear" w:pos="936"/>
        <w:tab w:val="left" w:pos="360"/>
      </w:tabs>
      <w:spacing w:beforeLines="25" w:before="78" w:afterLines="25" w:after="78"/>
      <w:ind w:left="1280" w:firstLine="0"/>
      <w:jc w:val="left"/>
    </w:pPr>
    <w:rPr>
      <w:rFonts w:ascii="Arial" w:hAnsi="Arial" w:cs="Arial"/>
      <w:kern w:val="0"/>
      <w:sz w:val="20"/>
      <w:szCs w:val="20"/>
      <w:lang w:eastAsia="en-US"/>
    </w:rPr>
  </w:style>
  <w:style w:type="paragraph" w:customStyle="1" w:styleId="10083051">
    <w:name w:val="样式 样式 样式1 + (中文) 宋体 小三 加粗 左侧:  0 厘米 悬挂缩进: 0.83 字符 段后: 0.5 行 + 段后...1"/>
    <w:basedOn w:val="a3"/>
    <w:uiPriority w:val="34"/>
    <w:qFormat/>
    <w:rsid w:val="005912D9"/>
    <w:pPr>
      <w:widowControl/>
      <w:tabs>
        <w:tab w:val="left" w:pos="680"/>
      </w:tabs>
      <w:spacing w:beforeLines="50" w:afterLines="25" w:after="78" w:line="360" w:lineRule="auto"/>
      <w:ind w:left="250" w:hangingChars="83" w:hanging="250"/>
      <w:jc w:val="left"/>
      <w:outlineLvl w:val="1"/>
    </w:pPr>
    <w:rPr>
      <w:rFonts w:ascii="Times New Roman" w:eastAsia="黑体" w:hAnsi="宋体" w:cs="宋体"/>
      <w:bCs/>
      <w:kern w:val="0"/>
      <w:sz w:val="30"/>
      <w:szCs w:val="20"/>
    </w:rPr>
  </w:style>
  <w:style w:type="paragraph" w:customStyle="1" w:styleId="CharCharChar1CharCharCharChar">
    <w:name w:val="Char Char Char1 Char Char Char Char"/>
    <w:basedOn w:val="a3"/>
    <w:uiPriority w:val="99"/>
    <w:qFormat/>
    <w:rsid w:val="005912D9"/>
    <w:pPr>
      <w:widowControl/>
      <w:snapToGrid w:val="0"/>
      <w:spacing w:beforeLines="25" w:before="78" w:afterLines="25" w:after="78" w:line="360" w:lineRule="auto"/>
      <w:ind w:firstLineChars="200" w:firstLine="200"/>
      <w:jc w:val="left"/>
    </w:pPr>
    <w:rPr>
      <w:rFonts w:ascii="Times New Roman" w:hAnsi="Times New Roman"/>
      <w:kern w:val="0"/>
      <w:sz w:val="24"/>
    </w:rPr>
  </w:style>
  <w:style w:type="paragraph" w:customStyle="1" w:styleId="CommentSubject1">
    <w:name w:val="Comment Subject1"/>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5e">
    <w:name w:val="标题5"/>
    <w:uiPriority w:val="99"/>
    <w:qFormat/>
    <w:rsid w:val="005912D9"/>
    <w:pPr>
      <w:spacing w:line="400" w:lineRule="exact"/>
    </w:pPr>
    <w:rPr>
      <w:rFonts w:ascii="宋体" w:eastAsia="黑体" w:hAnsi="宋体"/>
      <w:b/>
      <w:kern w:val="2"/>
      <w:sz w:val="32"/>
      <w:szCs w:val="24"/>
    </w:rPr>
  </w:style>
  <w:style w:type="paragraph" w:customStyle="1" w:styleId="Level7">
    <w:name w:val="Level 7"/>
    <w:basedOn w:val="a3"/>
    <w:qFormat/>
    <w:rsid w:val="005912D9"/>
    <w:pPr>
      <w:widowControl/>
      <w:tabs>
        <w:tab w:val="left" w:pos="3969"/>
      </w:tabs>
      <w:spacing w:beforeLines="25" w:before="78" w:afterLines="25" w:after="78" w:line="288" w:lineRule="auto"/>
      <w:ind w:left="3969" w:hanging="680"/>
      <w:jc w:val="left"/>
      <w:outlineLvl w:val="6"/>
    </w:pPr>
    <w:rPr>
      <w:rFonts w:ascii="Arial" w:hAnsi="Arial"/>
      <w:kern w:val="20"/>
      <w:sz w:val="20"/>
      <w:lang w:eastAsia="en-US"/>
    </w:rPr>
  </w:style>
  <w:style w:type="paragraph" w:customStyle="1" w:styleId="BodySubheading">
    <w:name w:val="_BodySubheading"/>
    <w:basedOn w:val="BodyHeading"/>
    <w:next w:val="Body0"/>
    <w:uiPriority w:val="34"/>
    <w:qFormat/>
    <w:rsid w:val="005912D9"/>
    <w:pPr>
      <w:spacing w:before="0"/>
    </w:pPr>
    <w:rPr>
      <w:b w:val="0"/>
    </w:rPr>
  </w:style>
  <w:style w:type="paragraph" w:customStyle="1" w:styleId="1ffffff6">
    <w:name w:val="图表1"/>
    <w:basedOn w:val="1ffb"/>
    <w:uiPriority w:val="99"/>
    <w:qFormat/>
    <w:rsid w:val="005912D9"/>
    <w:pPr>
      <w:widowControl/>
      <w:spacing w:beforeLines="50" w:before="78" w:afterLines="25" w:after="78" w:line="240" w:lineRule="auto"/>
      <w:jc w:val="both"/>
    </w:pPr>
    <w:rPr>
      <w:rFonts w:ascii="楷体_GB2312" w:eastAsia="楷体_GB2312" w:hAnsi="宋体"/>
      <w:b/>
      <w:kern w:val="0"/>
      <w:sz w:val="18"/>
    </w:rPr>
  </w:style>
  <w:style w:type="paragraph" w:customStyle="1" w:styleId="Char2CharCharChar2">
    <w:name w:val="Char2 Char Char Char2"/>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CM183">
    <w:name w:val="CM183"/>
    <w:basedOn w:val="Default"/>
    <w:next w:val="Default"/>
    <w:uiPriority w:val="34"/>
    <w:qFormat/>
    <w:rsid w:val="005912D9"/>
    <w:pPr>
      <w:spacing w:after="130"/>
    </w:pPr>
    <w:rPr>
      <w:rFonts w:ascii="Sim Sun" w:eastAsia="Sim Sun" w:hAnsi="Times New Roman" w:cs="Times New Roman"/>
      <w:color w:val="auto"/>
      <w:kern w:val="2"/>
    </w:rPr>
  </w:style>
  <w:style w:type="paragraph" w:customStyle="1" w:styleId="2ffffe">
    <w:name w:val="註解方塊文字2"/>
    <w:basedOn w:val="a3"/>
    <w:uiPriority w:val="34"/>
    <w:qFormat/>
    <w:rsid w:val="005912D9"/>
    <w:pPr>
      <w:widowControl/>
      <w:spacing w:beforeLines="25" w:before="78" w:afterLines="25" w:after="78"/>
      <w:jc w:val="left"/>
    </w:pPr>
    <w:rPr>
      <w:rFonts w:ascii="Arial" w:eastAsia="PMingLiU" w:hAnsi="Arial"/>
      <w:kern w:val="0"/>
      <w:sz w:val="18"/>
      <w:szCs w:val="18"/>
      <w:lang w:eastAsia="en-US"/>
    </w:rPr>
  </w:style>
  <w:style w:type="paragraph" w:customStyle="1" w:styleId="afffffffffffffffffe">
    <w:name w:val="段"/>
    <w:basedOn w:val="a3"/>
    <w:qFormat/>
    <w:rsid w:val="005912D9"/>
    <w:pPr>
      <w:widowControl/>
      <w:tabs>
        <w:tab w:val="left" w:pos="180"/>
        <w:tab w:val="left" w:pos="6960"/>
        <w:tab w:val="left" w:pos="8100"/>
      </w:tabs>
      <w:adjustRightInd w:val="0"/>
      <w:snapToGrid w:val="0"/>
      <w:spacing w:beforeLines="25" w:before="78" w:afterLines="25" w:after="78" w:line="520" w:lineRule="atLeast"/>
      <w:ind w:firstLine="480"/>
      <w:jc w:val="left"/>
    </w:pPr>
    <w:rPr>
      <w:rFonts w:ascii="Arial" w:hAnsi="Arial" w:cs="Arial"/>
      <w:kern w:val="0"/>
      <w:sz w:val="24"/>
    </w:rPr>
  </w:style>
  <w:style w:type="paragraph" w:customStyle="1" w:styleId="Body1">
    <w:name w:val="Body 1"/>
    <w:basedOn w:val="a3"/>
    <w:uiPriority w:val="34"/>
    <w:qFormat/>
    <w:rsid w:val="005912D9"/>
    <w:pPr>
      <w:widowControl/>
      <w:tabs>
        <w:tab w:val="left" w:pos="360"/>
      </w:tabs>
      <w:spacing w:beforeLines="25" w:before="78" w:afterLines="25" w:after="78"/>
      <w:ind w:left="360"/>
      <w:jc w:val="left"/>
    </w:pPr>
    <w:rPr>
      <w:rFonts w:ascii="CG Times" w:hAnsi="CG Times"/>
      <w:kern w:val="20"/>
      <w:sz w:val="24"/>
      <w:szCs w:val="20"/>
      <w:lang w:eastAsia="en-US"/>
    </w:rPr>
  </w:style>
  <w:style w:type="paragraph" w:customStyle="1" w:styleId="127">
    <w:name w:val="12"/>
    <w:basedOn w:val="a3"/>
    <w:qFormat/>
    <w:rsid w:val="005912D9"/>
    <w:pPr>
      <w:widowControl/>
      <w:spacing w:beforeLines="25" w:before="78" w:afterLines="25" w:after="78"/>
      <w:jc w:val="left"/>
    </w:pPr>
    <w:rPr>
      <w:rFonts w:ascii="宋体" w:hAnsi="宋体" w:cs="宋体"/>
      <w:kern w:val="0"/>
      <w:sz w:val="18"/>
      <w:szCs w:val="18"/>
    </w:rPr>
  </w:style>
  <w:style w:type="paragraph" w:customStyle="1" w:styleId="2fffff">
    <w:name w:val="列表2"/>
    <w:basedOn w:val="a3"/>
    <w:uiPriority w:val="34"/>
    <w:qFormat/>
    <w:rsid w:val="005912D9"/>
    <w:pPr>
      <w:widowControl/>
      <w:tabs>
        <w:tab w:val="left" w:pos="840"/>
      </w:tabs>
      <w:spacing w:beforeLines="25" w:before="78" w:afterLines="25" w:after="78" w:line="400" w:lineRule="atLeast"/>
      <w:ind w:left="820" w:hanging="340"/>
      <w:jc w:val="left"/>
    </w:pPr>
    <w:rPr>
      <w:rFonts w:ascii="楷体_GB2312" w:eastAsia="楷体" w:hAnsi="宋体"/>
      <w:color w:val="000000"/>
      <w:kern w:val="0"/>
      <w:sz w:val="24"/>
      <w:szCs w:val="20"/>
    </w:rPr>
  </w:style>
  <w:style w:type="paragraph" w:customStyle="1" w:styleId="BoxedText0">
    <w:name w:val="Boxed Text 字元"/>
    <w:basedOn w:val="a3"/>
    <w:uiPriority w:val="34"/>
    <w:qFormat/>
    <w:rsid w:val="005912D9"/>
    <w:pPr>
      <w:widowControl/>
      <w:pBdr>
        <w:top w:val="single" w:sz="4" w:space="4" w:color="auto"/>
        <w:left w:val="single" w:sz="4" w:space="4" w:color="auto"/>
        <w:bottom w:val="single" w:sz="4" w:space="4" w:color="auto"/>
        <w:right w:val="single" w:sz="4" w:space="4" w:color="auto"/>
      </w:pBdr>
      <w:shd w:val="clear" w:color="auto" w:fill="C0C0C0"/>
      <w:autoSpaceDE w:val="0"/>
      <w:autoSpaceDN w:val="0"/>
      <w:adjustRightInd w:val="0"/>
      <w:spacing w:beforeLines="25" w:before="78" w:afterLines="25" w:after="78"/>
      <w:jc w:val="left"/>
    </w:pPr>
    <w:rPr>
      <w:rFonts w:ascii="Arial" w:hAnsi="Arial" w:cs="Arial"/>
      <w:bCs/>
      <w:i/>
      <w:kern w:val="0"/>
      <w:sz w:val="20"/>
      <w:szCs w:val="20"/>
      <w:lang w:eastAsia="en-US"/>
    </w:rPr>
  </w:style>
  <w:style w:type="paragraph" w:customStyle="1" w:styleId="21f">
    <w:name w:val="列表接续 21"/>
    <w:basedOn w:val="a3"/>
    <w:qFormat/>
    <w:rsid w:val="005912D9"/>
    <w:pPr>
      <w:widowControl/>
      <w:spacing w:beforeLines="25" w:before="78" w:afterLines="25" w:after="78"/>
      <w:ind w:left="720"/>
      <w:jc w:val="left"/>
    </w:pPr>
    <w:rPr>
      <w:rFonts w:ascii="Arial" w:hAnsi="Arial" w:cs="Arial"/>
      <w:kern w:val="0"/>
      <w:sz w:val="24"/>
      <w:szCs w:val="20"/>
      <w:lang w:eastAsia="en-US"/>
    </w:rPr>
  </w:style>
  <w:style w:type="paragraph" w:customStyle="1" w:styleId="1ffffff7">
    <w:name w:val="註解方塊文字1"/>
    <w:basedOn w:val="a3"/>
    <w:uiPriority w:val="34"/>
    <w:qFormat/>
    <w:rsid w:val="005912D9"/>
    <w:pPr>
      <w:widowControl/>
      <w:spacing w:beforeLines="25" w:before="78" w:afterLines="25" w:after="78"/>
      <w:jc w:val="left"/>
    </w:pPr>
    <w:rPr>
      <w:rFonts w:ascii="Arial" w:hAnsi="Arial" w:cs="Arial"/>
      <w:kern w:val="0"/>
      <w:sz w:val="16"/>
      <w:szCs w:val="16"/>
      <w:lang w:eastAsia="en-US"/>
    </w:rPr>
  </w:style>
  <w:style w:type="paragraph" w:customStyle="1" w:styleId="11f2">
    <w:name w:val="页眉11"/>
    <w:basedOn w:val="a3"/>
    <w:uiPriority w:val="99"/>
    <w:qFormat/>
    <w:rsid w:val="005912D9"/>
    <w:pPr>
      <w:widowControl/>
      <w:pBdr>
        <w:bottom w:val="single" w:sz="6" w:space="1" w:color="auto"/>
      </w:pBdr>
      <w:tabs>
        <w:tab w:val="center" w:pos="4153"/>
        <w:tab w:val="right" w:pos="8306"/>
      </w:tabs>
      <w:snapToGrid w:val="0"/>
      <w:spacing w:beforeLines="25" w:before="78" w:afterLines="25" w:after="78"/>
      <w:jc w:val="right"/>
    </w:pPr>
    <w:rPr>
      <w:rFonts w:ascii="Times New Roman" w:hAnsi="Times New Roman"/>
      <w:kern w:val="0"/>
      <w:sz w:val="18"/>
      <w:szCs w:val="18"/>
    </w:rPr>
  </w:style>
  <w:style w:type="paragraph" w:customStyle="1" w:styleId="CM5">
    <w:name w:val="CM5"/>
    <w:basedOn w:val="Default"/>
    <w:next w:val="Default"/>
    <w:uiPriority w:val="99"/>
    <w:qFormat/>
    <w:rsid w:val="005912D9"/>
    <w:pPr>
      <w:spacing w:line="468" w:lineRule="atLeast"/>
    </w:pPr>
    <w:rPr>
      <w:rFonts w:ascii="黑体" w:eastAsia="黑体" w:hAnsi="Times New Roman" w:cs="Times New Roman"/>
      <w:color w:val="auto"/>
      <w:kern w:val="2"/>
    </w:rPr>
  </w:style>
  <w:style w:type="paragraph" w:customStyle="1" w:styleId="xl714">
    <w:name w:val="xl714"/>
    <w:basedOn w:val="a3"/>
    <w:uiPriority w:val="99"/>
    <w:qFormat/>
    <w:rsid w:val="005912D9"/>
    <w:pPr>
      <w:widowControl/>
      <w:spacing w:beforeLines="25" w:before="78" w:afterLines="25" w:after="78"/>
      <w:jc w:val="center"/>
    </w:pPr>
    <w:rPr>
      <w:rFonts w:ascii="宋体" w:hAnsi="宋体" w:cs="宋体"/>
      <w:kern w:val="0"/>
      <w:sz w:val="24"/>
    </w:rPr>
  </w:style>
  <w:style w:type="paragraph" w:customStyle="1" w:styleId="xl709">
    <w:name w:val="xl70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Page">
    <w:name w:val="Page"/>
    <w:basedOn w:val="a3"/>
    <w:uiPriority w:val="34"/>
    <w:qFormat/>
    <w:rsid w:val="005912D9"/>
    <w:pPr>
      <w:widowControl/>
      <w:spacing w:beforeLines="25" w:before="78" w:afterLines="25" w:after="78"/>
      <w:jc w:val="right"/>
    </w:pPr>
    <w:rPr>
      <w:rFonts w:ascii="Arial" w:hAnsi="Arial" w:cs="Arial"/>
      <w:kern w:val="0"/>
      <w:sz w:val="18"/>
      <w:szCs w:val="20"/>
      <w:lang w:eastAsia="en-US"/>
    </w:rPr>
  </w:style>
  <w:style w:type="paragraph" w:customStyle="1" w:styleId="xl747">
    <w:name w:val="xl74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text3">
    <w:name w:val="text_3"/>
    <w:basedOn w:val="a3"/>
    <w:qFormat/>
    <w:rsid w:val="005912D9"/>
    <w:pPr>
      <w:widowControl/>
      <w:spacing w:beforeLines="25" w:before="78" w:afterLines="25" w:after="78"/>
      <w:jc w:val="left"/>
    </w:pPr>
    <w:rPr>
      <w:rFonts w:ascii="宋体" w:hAnsi="宋体" w:cs="宋体"/>
      <w:kern w:val="0"/>
      <w:sz w:val="24"/>
    </w:rPr>
  </w:style>
  <w:style w:type="paragraph" w:customStyle="1" w:styleId="0515152">
    <w:name w:val="样式 标题 + 非(西文)粗体 段前: 0.5 行 段后: 1.5 行 底端: (无框线) 行距: 1.5 倍行距 图...2"/>
    <w:basedOn w:val="afff1"/>
    <w:uiPriority w:val="99"/>
    <w:qFormat/>
    <w:rsid w:val="005912D9"/>
    <w:pPr>
      <w:widowControl/>
      <w:numPr>
        <w:numId w:val="32"/>
      </w:numPr>
      <w:tabs>
        <w:tab w:val="clear" w:pos="0"/>
        <w:tab w:val="left" w:pos="360"/>
      </w:tabs>
      <w:spacing w:afterLines="25" w:after="0"/>
      <w:ind w:left="780" w:firstLine="200"/>
    </w:pPr>
    <w:rPr>
      <w:rFonts w:ascii="黑体" w:eastAsia="黑体" w:hAnsi="Arial"/>
      <w:b w:val="0"/>
      <w:color w:val="000080"/>
      <w:sz w:val="24"/>
    </w:rPr>
  </w:style>
  <w:style w:type="paragraph" w:customStyle="1" w:styleId="305">
    <w:name w:val="样式 标题 3 + 段前: 0.5 行"/>
    <w:basedOn w:val="3"/>
    <w:uiPriority w:val="99"/>
    <w:qFormat/>
    <w:rsid w:val="005912D9"/>
    <w:pPr>
      <w:keepLines w:val="0"/>
      <w:widowControl/>
      <w:tabs>
        <w:tab w:val="left" w:pos="1440"/>
      </w:tabs>
      <w:autoSpaceDE w:val="0"/>
      <w:autoSpaceDN w:val="0"/>
      <w:adjustRightInd w:val="0"/>
      <w:snapToGrid w:val="0"/>
      <w:spacing w:before="25" w:after="25" w:line="360" w:lineRule="auto"/>
      <w:ind w:firstLineChars="0" w:firstLine="0"/>
      <w:jc w:val="left"/>
    </w:pPr>
    <w:rPr>
      <w:rFonts w:ascii="黑体" w:eastAsia="黑体" w:hAnsi="宋体" w:cs="宋体"/>
      <w:b w:val="0"/>
      <w:bCs w:val="0"/>
      <w:color w:val="000000"/>
      <w:kern w:val="0"/>
      <w:sz w:val="24"/>
      <w:szCs w:val="24"/>
    </w:rPr>
  </w:style>
  <w:style w:type="paragraph" w:customStyle="1" w:styleId="xl741">
    <w:name w:val="xl74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Times New Roman" w:hAnsi="Times New Roman"/>
      <w:kern w:val="0"/>
      <w:sz w:val="24"/>
    </w:rPr>
  </w:style>
  <w:style w:type="paragraph" w:customStyle="1" w:styleId="21">
    <w:name w:val="列表编号 21"/>
    <w:basedOn w:val="a3"/>
    <w:qFormat/>
    <w:rsid w:val="005912D9"/>
    <w:pPr>
      <w:widowControl/>
      <w:numPr>
        <w:numId w:val="33"/>
      </w:numPr>
      <w:tabs>
        <w:tab w:val="clear" w:pos="1080"/>
        <w:tab w:val="left" w:pos="360"/>
        <w:tab w:val="left" w:pos="1288"/>
      </w:tabs>
      <w:spacing w:beforeLines="25" w:before="78" w:afterLines="25" w:after="78"/>
      <w:ind w:left="1288" w:firstLine="0"/>
      <w:jc w:val="left"/>
    </w:pPr>
    <w:rPr>
      <w:rFonts w:ascii="Arial" w:hAnsi="Arial" w:cs="Arial"/>
      <w:kern w:val="0"/>
      <w:sz w:val="20"/>
      <w:szCs w:val="20"/>
      <w:lang w:eastAsia="en-US"/>
    </w:rPr>
  </w:style>
  <w:style w:type="paragraph" w:customStyle="1" w:styleId="Level6">
    <w:name w:val="Level 6"/>
    <w:basedOn w:val="a3"/>
    <w:qFormat/>
    <w:rsid w:val="005912D9"/>
    <w:pPr>
      <w:widowControl/>
      <w:tabs>
        <w:tab w:val="left" w:pos="3969"/>
      </w:tabs>
      <w:spacing w:beforeLines="25" w:before="78" w:afterLines="25" w:after="78" w:line="288" w:lineRule="auto"/>
      <w:ind w:left="3969" w:hanging="680"/>
      <w:jc w:val="left"/>
    </w:pPr>
    <w:rPr>
      <w:rFonts w:ascii="Arial" w:hAnsi="Arial"/>
      <w:kern w:val="20"/>
      <w:sz w:val="20"/>
      <w:lang w:eastAsia="en-US"/>
    </w:rPr>
  </w:style>
  <w:style w:type="paragraph" w:customStyle="1" w:styleId="1ffffff8">
    <w:name w:val="列表1"/>
    <w:basedOn w:val="af5"/>
    <w:qFormat/>
    <w:rsid w:val="005912D9"/>
    <w:pPr>
      <w:widowControl/>
      <w:tabs>
        <w:tab w:val="left" w:pos="900"/>
      </w:tabs>
      <w:snapToGrid/>
      <w:spacing w:beforeLines="25" w:after="240" w:line="240" w:lineRule="auto"/>
      <w:ind w:left="900" w:firstLineChars="0" w:hanging="540"/>
      <w:jc w:val="left"/>
    </w:pPr>
    <w:rPr>
      <w:rFonts w:ascii="Arial" w:eastAsia="宋体" w:hAnsi="Arial" w:cs="Arial"/>
      <w:kern w:val="0"/>
      <w:sz w:val="20"/>
      <w:lang w:eastAsia="en-US"/>
    </w:rPr>
  </w:style>
  <w:style w:type="paragraph" w:customStyle="1" w:styleId="CoverTitle">
    <w:name w:val="Cover Title"/>
    <w:basedOn w:val="a3"/>
    <w:qFormat/>
    <w:rsid w:val="005912D9"/>
    <w:pPr>
      <w:widowControl/>
      <w:autoSpaceDE w:val="0"/>
      <w:autoSpaceDN w:val="0"/>
      <w:adjustRightInd w:val="0"/>
      <w:spacing w:beforeLines="25" w:before="78" w:afterLines="25" w:after="78"/>
      <w:jc w:val="center"/>
    </w:pPr>
    <w:rPr>
      <w:rFonts w:ascii="Arial" w:hAnsi="Arial" w:cs="Arial"/>
      <w:kern w:val="0"/>
      <w:sz w:val="20"/>
      <w:szCs w:val="20"/>
      <w:lang w:eastAsia="en-US"/>
    </w:rPr>
  </w:style>
  <w:style w:type="paragraph" w:customStyle="1" w:styleId="Level9">
    <w:name w:val="Level 9"/>
    <w:basedOn w:val="a3"/>
    <w:qFormat/>
    <w:rsid w:val="005912D9"/>
    <w:pPr>
      <w:widowControl/>
      <w:tabs>
        <w:tab w:val="left" w:pos="3969"/>
      </w:tabs>
      <w:spacing w:beforeLines="25" w:before="78" w:afterLines="25" w:after="78" w:line="288" w:lineRule="auto"/>
      <w:ind w:left="3969" w:hanging="680"/>
      <w:jc w:val="left"/>
      <w:outlineLvl w:val="8"/>
    </w:pPr>
    <w:rPr>
      <w:rFonts w:ascii="Arial" w:hAnsi="Arial"/>
      <w:kern w:val="20"/>
      <w:sz w:val="20"/>
      <w:lang w:eastAsia="en-US"/>
    </w:rPr>
  </w:style>
  <w:style w:type="paragraph" w:customStyle="1" w:styleId="affffffffffffffffff">
    <w:name w:val="复地第四层（一）"/>
    <w:basedOn w:val="a3"/>
    <w:uiPriority w:val="34"/>
    <w:qFormat/>
    <w:rsid w:val="005912D9"/>
    <w:pPr>
      <w:widowControl/>
      <w:spacing w:beforeLines="25" w:before="78" w:afterLines="25" w:after="78" w:line="360" w:lineRule="auto"/>
      <w:jc w:val="left"/>
    </w:pPr>
    <w:rPr>
      <w:rFonts w:ascii="Times New Roman" w:hAnsi="Times New Roman" w:cs="宋体"/>
      <w:b/>
      <w:bCs/>
      <w:kern w:val="0"/>
      <w:sz w:val="24"/>
    </w:rPr>
  </w:style>
  <w:style w:type="paragraph" w:customStyle="1" w:styleId="xl720">
    <w:name w:val="xl72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M41">
    <w:name w:val="CM41"/>
    <w:basedOn w:val="a3"/>
    <w:next w:val="a3"/>
    <w:qFormat/>
    <w:rsid w:val="005912D9"/>
    <w:pPr>
      <w:widowControl/>
      <w:autoSpaceDE w:val="0"/>
      <w:autoSpaceDN w:val="0"/>
      <w:adjustRightInd w:val="0"/>
      <w:spacing w:beforeLines="25" w:before="78" w:afterLines="25" w:after="78"/>
      <w:jc w:val="left"/>
    </w:pPr>
    <w:rPr>
      <w:rFonts w:ascii="楷体_GB2312" w:eastAsia="楷体" w:hAnsi="Times New Roman"/>
      <w:kern w:val="0"/>
      <w:sz w:val="24"/>
    </w:rPr>
  </w:style>
  <w:style w:type="paragraph" w:customStyle="1" w:styleId="xl738">
    <w:name w:val="xl738"/>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2fffff0">
    <w:name w:val="审计报告2级"/>
    <w:basedOn w:val="a3"/>
    <w:qFormat/>
    <w:rsid w:val="005912D9"/>
    <w:pPr>
      <w:widowControl/>
      <w:snapToGrid w:val="0"/>
      <w:spacing w:beforeLines="25" w:before="78" w:afterLines="25" w:after="78" w:line="360" w:lineRule="exact"/>
      <w:jc w:val="left"/>
      <w:outlineLvl w:val="1"/>
    </w:pPr>
    <w:rPr>
      <w:rFonts w:ascii="宋体" w:hAnsi="宋体"/>
      <w:b/>
      <w:bCs/>
      <w:color w:val="0000FF"/>
      <w:kern w:val="0"/>
      <w:sz w:val="24"/>
      <w:szCs w:val="21"/>
    </w:rPr>
  </w:style>
  <w:style w:type="paragraph" w:customStyle="1" w:styleId="BalloonText1">
    <w:name w:val="Balloon Text1"/>
    <w:basedOn w:val="a3"/>
    <w:uiPriority w:val="34"/>
    <w:qFormat/>
    <w:rsid w:val="005912D9"/>
    <w:pPr>
      <w:widowControl/>
      <w:spacing w:beforeLines="25" w:before="78" w:afterLines="25" w:after="78"/>
      <w:jc w:val="left"/>
    </w:pPr>
    <w:rPr>
      <w:rFonts w:ascii="Arial" w:hAnsi="Arial" w:cs="Arial"/>
      <w:kern w:val="0"/>
      <w:sz w:val="16"/>
      <w:szCs w:val="16"/>
      <w:lang w:eastAsia="en-US"/>
    </w:rPr>
  </w:style>
  <w:style w:type="paragraph" w:customStyle="1" w:styleId="CharChar4CharCharCharCharCharChar4CharCharCharChar2CharCharCharChar1">
    <w:name w:val="Char Char4 Char Char Char Char Char Char4 Char Char Char Char2 Char Char Char Char1"/>
    <w:basedOn w:val="a3"/>
    <w:uiPriority w:val="9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affffffffffffffffff0">
    <w:name w:val="标题（一）"/>
    <w:basedOn w:val="3"/>
    <w:qFormat/>
    <w:rsid w:val="005912D9"/>
    <w:pPr>
      <w:widowControl/>
      <w:autoSpaceDE w:val="0"/>
      <w:autoSpaceDN w:val="0"/>
      <w:adjustRightInd w:val="0"/>
      <w:snapToGrid w:val="0"/>
      <w:spacing w:before="25" w:after="25" w:line="360" w:lineRule="auto"/>
      <w:ind w:firstLineChars="0" w:firstLine="0"/>
      <w:contextualSpacing/>
      <w:jc w:val="left"/>
    </w:pPr>
    <w:rPr>
      <w:rFonts w:eastAsia="黑体"/>
      <w:b w:val="0"/>
      <w:bCs w:val="0"/>
      <w:color w:val="000000"/>
      <w:kern w:val="0"/>
      <w:sz w:val="24"/>
      <w:szCs w:val="24"/>
    </w:rPr>
  </w:style>
  <w:style w:type="paragraph" w:customStyle="1" w:styleId="CM57">
    <w:name w:val="CM57"/>
    <w:basedOn w:val="Default"/>
    <w:next w:val="Default"/>
    <w:uiPriority w:val="99"/>
    <w:qFormat/>
    <w:rsid w:val="005912D9"/>
    <w:pPr>
      <w:spacing w:after="77"/>
    </w:pPr>
    <w:rPr>
      <w:rFonts w:ascii="黑体" w:eastAsia="黑体" w:hAnsi="Times New Roman" w:cs="Times New Roman"/>
      <w:color w:val="auto"/>
      <w:kern w:val="2"/>
    </w:rPr>
  </w:style>
  <w:style w:type="paragraph" w:customStyle="1" w:styleId="affffffffffffffffff1">
    <w:name w:val="版本控制信息"/>
    <w:basedOn w:val="a3"/>
    <w:next w:val="a3"/>
    <w:uiPriority w:val="34"/>
    <w:qFormat/>
    <w:rsid w:val="005912D9"/>
    <w:pPr>
      <w:widowControl/>
      <w:spacing w:beforeLines="25" w:before="78" w:afterLines="25" w:after="78" w:line="360" w:lineRule="auto"/>
      <w:jc w:val="left"/>
    </w:pPr>
    <w:rPr>
      <w:rFonts w:ascii="Times New Roman" w:eastAsia="黑体" w:hAnsi="Times New Roman"/>
      <w:kern w:val="0"/>
      <w:sz w:val="28"/>
    </w:rPr>
  </w:style>
  <w:style w:type="paragraph" w:customStyle="1" w:styleId="TableTextIndent">
    <w:name w:val="Table Text Indent"/>
    <w:basedOn w:val="a3"/>
    <w:uiPriority w:val="34"/>
    <w:qFormat/>
    <w:rsid w:val="005912D9"/>
    <w:pPr>
      <w:widowControl/>
      <w:tabs>
        <w:tab w:val="right" w:leader="dot" w:pos="5040"/>
      </w:tabs>
      <w:spacing w:beforeLines="25" w:before="78" w:afterLines="25" w:after="78"/>
      <w:ind w:left="360" w:hanging="180"/>
      <w:jc w:val="left"/>
    </w:pPr>
    <w:rPr>
      <w:rFonts w:ascii="Arial" w:hAnsi="Arial" w:cs="Arial"/>
      <w:kern w:val="0"/>
      <w:sz w:val="20"/>
      <w:lang w:eastAsia="en-US"/>
    </w:rPr>
  </w:style>
  <w:style w:type="paragraph" w:customStyle="1" w:styleId="41">
    <w:name w:val="列表编号 41"/>
    <w:basedOn w:val="a3"/>
    <w:qFormat/>
    <w:rsid w:val="005912D9"/>
    <w:pPr>
      <w:widowControl/>
      <w:numPr>
        <w:numId w:val="34"/>
      </w:numPr>
      <w:tabs>
        <w:tab w:val="clear" w:pos="1800"/>
        <w:tab w:val="left" w:pos="360"/>
      </w:tabs>
      <w:spacing w:beforeLines="25" w:before="78" w:afterLines="25" w:after="78"/>
      <w:ind w:left="360" w:firstLine="0"/>
      <w:jc w:val="left"/>
    </w:pPr>
    <w:rPr>
      <w:rFonts w:ascii="Arial" w:hAnsi="Arial" w:cs="Arial"/>
      <w:kern w:val="0"/>
      <w:sz w:val="20"/>
      <w:szCs w:val="20"/>
      <w:lang w:eastAsia="en-US"/>
    </w:rPr>
  </w:style>
  <w:style w:type="paragraph" w:customStyle="1" w:styleId="CM17">
    <w:name w:val="CM17"/>
    <w:basedOn w:val="Default"/>
    <w:next w:val="Default"/>
    <w:uiPriority w:val="99"/>
    <w:qFormat/>
    <w:rsid w:val="005912D9"/>
    <w:pPr>
      <w:spacing w:line="471" w:lineRule="atLeast"/>
    </w:pPr>
    <w:rPr>
      <w:rFonts w:ascii="Sim Sun" w:eastAsia="Sim Sun" w:hAnsi="Times New Roman" w:cs="Times New Roman"/>
      <w:color w:val="auto"/>
      <w:kern w:val="2"/>
    </w:rPr>
  </w:style>
  <w:style w:type="paragraph" w:customStyle="1" w:styleId="affffffffffffffffff2">
    <w:name w:val="表格单位"/>
    <w:basedOn w:val="a3"/>
    <w:qFormat/>
    <w:rsid w:val="005912D9"/>
    <w:pPr>
      <w:widowControl/>
      <w:adjustRightInd w:val="0"/>
      <w:spacing w:beforeLines="25" w:before="78" w:afterLines="25" w:after="78"/>
      <w:jc w:val="right"/>
    </w:pPr>
    <w:rPr>
      <w:rFonts w:ascii="Times New Roman" w:hAnsi="Times New Roman"/>
      <w:kern w:val="0"/>
      <w:sz w:val="24"/>
      <w:szCs w:val="21"/>
    </w:rPr>
  </w:style>
  <w:style w:type="paragraph" w:customStyle="1" w:styleId="xl735">
    <w:name w:val="xl735"/>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CharCharCharCharCharChar1CharCharCharCharCharCharCharCharCharCharCharCharCharCharCharCharCharCharCharCharCharCharCharCharCharCharCharChar">
    <w:name w:val="Char Char Char Char Char Char1 Char Char Char Char Char Char Char Char Char Char Char Char Char Char Char Char Char Char Char Char Char Char Char Char Char Char Char Char"/>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11f3">
    <w:name w:val="日期11"/>
    <w:basedOn w:val="a3"/>
    <w:next w:val="a3"/>
    <w:uiPriority w:val="99"/>
    <w:qFormat/>
    <w:rsid w:val="005912D9"/>
    <w:pPr>
      <w:widowControl/>
      <w:autoSpaceDE w:val="0"/>
      <w:autoSpaceDN w:val="0"/>
      <w:adjustRightInd w:val="0"/>
      <w:spacing w:beforeLines="25" w:before="78" w:afterLines="25" w:after="78"/>
      <w:jc w:val="left"/>
    </w:pPr>
    <w:rPr>
      <w:rFonts w:ascii="宋体" w:hAnsi="Times New Roman"/>
      <w:kern w:val="0"/>
      <w:sz w:val="24"/>
      <w:szCs w:val="20"/>
    </w:rPr>
  </w:style>
  <w:style w:type="paragraph" w:customStyle="1" w:styleId="BoxedText1">
    <w:name w:val="Boxed Text"/>
    <w:basedOn w:val="a3"/>
    <w:uiPriority w:val="34"/>
    <w:qFormat/>
    <w:rsid w:val="005912D9"/>
    <w:pPr>
      <w:widowControl/>
      <w:pBdr>
        <w:top w:val="single" w:sz="4" w:space="4" w:color="auto"/>
        <w:left w:val="single" w:sz="4" w:space="4" w:color="auto"/>
        <w:bottom w:val="single" w:sz="4" w:space="4" w:color="auto"/>
        <w:right w:val="single" w:sz="4" w:space="4" w:color="auto"/>
      </w:pBdr>
      <w:shd w:val="clear" w:color="auto" w:fill="C0C0C0"/>
      <w:autoSpaceDE w:val="0"/>
      <w:autoSpaceDN w:val="0"/>
      <w:adjustRightInd w:val="0"/>
      <w:spacing w:beforeLines="25" w:before="78" w:afterLines="25" w:after="78"/>
      <w:jc w:val="left"/>
    </w:pPr>
    <w:rPr>
      <w:rFonts w:ascii="Arial" w:hAnsi="Arial" w:cs="Arial"/>
      <w:bCs/>
      <w:i/>
      <w:kern w:val="0"/>
      <w:sz w:val="20"/>
      <w:szCs w:val="20"/>
      <w:lang w:eastAsia="en-US"/>
    </w:rPr>
  </w:style>
  <w:style w:type="paragraph" w:customStyle="1" w:styleId="hh">
    <w:name w:val="hh表格"/>
    <w:basedOn w:val="a3"/>
    <w:uiPriority w:val="99"/>
    <w:qFormat/>
    <w:rsid w:val="005912D9"/>
    <w:pPr>
      <w:widowControl/>
      <w:snapToGrid w:val="0"/>
      <w:spacing w:beforeLines="50" w:afterLines="25" w:after="78"/>
      <w:jc w:val="center"/>
    </w:pPr>
    <w:rPr>
      <w:rFonts w:ascii="宋体" w:hAnsi="宋体"/>
      <w:kern w:val="0"/>
      <w:sz w:val="24"/>
    </w:rPr>
  </w:style>
  <w:style w:type="paragraph" w:customStyle="1" w:styleId="Article1L3">
    <w:name w:val="Article1_L3"/>
    <w:basedOn w:val="a3"/>
    <w:uiPriority w:val="34"/>
    <w:qFormat/>
    <w:rsid w:val="005912D9"/>
    <w:pPr>
      <w:widowControl/>
      <w:numPr>
        <w:ilvl w:val="2"/>
        <w:numId w:val="18"/>
      </w:numPr>
      <w:tabs>
        <w:tab w:val="clear" w:pos="720"/>
        <w:tab w:val="left" w:pos="360"/>
      </w:tabs>
      <w:spacing w:beforeLines="25" w:before="78" w:afterLines="25" w:after="78"/>
      <w:ind w:left="1260" w:hanging="420"/>
      <w:jc w:val="left"/>
    </w:pPr>
    <w:rPr>
      <w:rFonts w:ascii="Times New Roman" w:hAnsi="Times New Roman"/>
      <w:kern w:val="0"/>
      <w:sz w:val="24"/>
    </w:rPr>
  </w:style>
  <w:style w:type="paragraph" w:customStyle="1" w:styleId="2fffff1">
    <w:name w:val="样式 标题 2 +"/>
    <w:basedOn w:val="2"/>
    <w:qFormat/>
    <w:rsid w:val="005912D9"/>
    <w:pPr>
      <w:widowControl/>
      <w:spacing w:before="156" w:afterLines="50" w:after="156" w:line="360" w:lineRule="auto"/>
      <w:ind w:firstLineChars="0" w:firstLine="0"/>
      <w:jc w:val="left"/>
    </w:pPr>
    <w:rPr>
      <w:rFonts w:ascii="Times New Roman" w:eastAsia="宋体" w:hAnsi="Times New Roman"/>
      <w:color w:val="000000"/>
      <w:kern w:val="0"/>
      <w:sz w:val="28"/>
      <w:szCs w:val="20"/>
    </w:rPr>
  </w:style>
  <w:style w:type="paragraph" w:customStyle="1" w:styleId="Article1L4">
    <w:name w:val="Article1_L4"/>
    <w:basedOn w:val="a3"/>
    <w:uiPriority w:val="34"/>
    <w:qFormat/>
    <w:rsid w:val="005912D9"/>
    <w:pPr>
      <w:widowControl/>
      <w:numPr>
        <w:ilvl w:val="3"/>
        <w:numId w:val="18"/>
      </w:numPr>
      <w:tabs>
        <w:tab w:val="clear" w:pos="1440"/>
        <w:tab w:val="left" w:pos="360"/>
      </w:tabs>
      <w:spacing w:beforeLines="25" w:before="78" w:afterLines="25" w:after="78"/>
      <w:ind w:left="1680" w:firstLine="0"/>
      <w:jc w:val="left"/>
    </w:pPr>
    <w:rPr>
      <w:rFonts w:ascii="Times New Roman" w:hAnsi="Times New Roman"/>
      <w:kern w:val="0"/>
      <w:sz w:val="24"/>
    </w:rPr>
  </w:style>
  <w:style w:type="paragraph" w:customStyle="1" w:styleId="2fffff2">
    <w:name w:val="招股标题2"/>
    <w:basedOn w:val="a3"/>
    <w:uiPriority w:val="99"/>
    <w:qFormat/>
    <w:rsid w:val="005912D9"/>
    <w:pPr>
      <w:widowControl/>
      <w:tabs>
        <w:tab w:val="right" w:leader="dot" w:pos="9118"/>
      </w:tabs>
      <w:spacing w:beforeLines="25" w:before="78" w:afterLines="25" w:after="78" w:line="360" w:lineRule="auto"/>
      <w:jc w:val="left"/>
    </w:pPr>
    <w:rPr>
      <w:rFonts w:ascii="Times New Roman" w:eastAsia="黑体" w:hAnsi="Times New Roman"/>
      <w:b/>
      <w:bCs/>
      <w:color w:val="000000"/>
      <w:kern w:val="0"/>
      <w:sz w:val="24"/>
      <w:szCs w:val="20"/>
    </w:rPr>
  </w:style>
  <w:style w:type="paragraph" w:customStyle="1" w:styleId="BodyTextIndent4">
    <w:name w:val="Body Text Indent 4"/>
    <w:basedOn w:val="a3"/>
    <w:uiPriority w:val="34"/>
    <w:qFormat/>
    <w:rsid w:val="005912D9"/>
    <w:pPr>
      <w:widowControl/>
      <w:spacing w:beforeLines="25" w:before="78" w:afterLines="25" w:after="78"/>
      <w:ind w:left="936"/>
      <w:jc w:val="left"/>
    </w:pPr>
    <w:rPr>
      <w:rFonts w:ascii="Arial" w:hAnsi="Arial" w:cs="Arial"/>
      <w:kern w:val="0"/>
      <w:sz w:val="20"/>
      <w:lang w:eastAsia="en-US"/>
    </w:rPr>
  </w:style>
  <w:style w:type="paragraph" w:customStyle="1" w:styleId="xl739">
    <w:name w:val="xl739"/>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Article1L5">
    <w:name w:val="Article1_L5"/>
    <w:basedOn w:val="a3"/>
    <w:uiPriority w:val="34"/>
    <w:qFormat/>
    <w:rsid w:val="005912D9"/>
    <w:pPr>
      <w:widowControl/>
      <w:numPr>
        <w:ilvl w:val="4"/>
        <w:numId w:val="18"/>
      </w:numPr>
      <w:tabs>
        <w:tab w:val="clear" w:pos="2880"/>
        <w:tab w:val="left" w:pos="360"/>
      </w:tabs>
      <w:spacing w:beforeLines="25" w:before="78" w:afterLines="25" w:after="78"/>
      <w:ind w:left="2100" w:firstLine="0"/>
      <w:jc w:val="left"/>
    </w:pPr>
    <w:rPr>
      <w:rFonts w:ascii="Times New Roman" w:hAnsi="Times New Roman"/>
      <w:kern w:val="0"/>
      <w:sz w:val="24"/>
    </w:rPr>
  </w:style>
  <w:style w:type="paragraph" w:customStyle="1" w:styleId="Level1">
    <w:name w:val="Level 1"/>
    <w:basedOn w:val="a3"/>
    <w:next w:val="Body1"/>
    <w:qFormat/>
    <w:rsid w:val="005912D9"/>
    <w:pPr>
      <w:keepNext/>
      <w:widowControl/>
      <w:tabs>
        <w:tab w:val="left" w:pos="360"/>
        <w:tab w:val="left" w:pos="567"/>
      </w:tabs>
      <w:spacing w:beforeLines="25" w:before="78" w:afterLines="25" w:after="78"/>
      <w:ind w:left="567" w:hanging="567"/>
      <w:jc w:val="left"/>
      <w:outlineLvl w:val="0"/>
    </w:pPr>
    <w:rPr>
      <w:rFonts w:ascii="CG Times" w:hAnsi="CG Times"/>
      <w:b/>
      <w:kern w:val="20"/>
      <w:sz w:val="22"/>
      <w:szCs w:val="20"/>
      <w:lang w:eastAsia="en-US"/>
    </w:rPr>
  </w:style>
  <w:style w:type="paragraph" w:customStyle="1" w:styleId="xl717">
    <w:name w:val="xl717"/>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CharChar1CharCharCharCharCharCharCharCharCharCharCharCharCharCharCharCharCharCharCharCharCharCharCharCharCharCharCharCharCharCharCharCharCharCharCharCharCharChar2">
    <w:name w:val="Char Char1 Char Char Char Char Char Char Char Char Char Char Char Char Char Char Char Char Char Char Char Char Char Char Char Char Char Char Char Char Char Char Char Char Char Char Char Char Char Char2"/>
    <w:basedOn w:val="a3"/>
    <w:uiPriority w:val="39"/>
    <w:qFormat/>
    <w:rsid w:val="005912D9"/>
    <w:pPr>
      <w:widowControl/>
      <w:spacing w:beforeLines="25" w:before="78" w:afterLines="25" w:after="78" w:line="240" w:lineRule="exact"/>
      <w:jc w:val="left"/>
    </w:pPr>
    <w:rPr>
      <w:rFonts w:ascii="Verdana" w:eastAsia="Times New Roman" w:hAnsi="Verdana" w:cs="Arial"/>
      <w:kern w:val="0"/>
      <w:sz w:val="22"/>
      <w:szCs w:val="20"/>
      <w:lang w:eastAsia="en-US"/>
    </w:rPr>
  </w:style>
  <w:style w:type="paragraph" w:customStyle="1" w:styleId="i0h2">
    <w:name w:val="i0h2"/>
    <w:basedOn w:val="a3"/>
    <w:uiPriority w:val="34"/>
    <w:qFormat/>
    <w:rsid w:val="005912D9"/>
    <w:pPr>
      <w:widowControl/>
      <w:spacing w:beforeLines="25" w:before="78" w:afterLines="25" w:after="78"/>
      <w:ind w:firstLine="480"/>
      <w:jc w:val="left"/>
    </w:pPr>
    <w:rPr>
      <w:rFonts w:ascii="Times New Roman" w:eastAsia="Times New Roman" w:hAnsi="Times New Roman"/>
      <w:kern w:val="0"/>
      <w:sz w:val="20"/>
      <w:szCs w:val="20"/>
      <w:lang w:eastAsia="en-US"/>
    </w:rPr>
  </w:style>
  <w:style w:type="paragraph" w:customStyle="1" w:styleId="Subheading">
    <w:name w:val="_Subheading"/>
    <w:basedOn w:val="HeadingPlain"/>
    <w:next w:val="Line"/>
    <w:uiPriority w:val="34"/>
    <w:qFormat/>
    <w:rsid w:val="005912D9"/>
    <w:pPr>
      <w:keepNext/>
      <w:spacing w:afterLines="0"/>
    </w:pPr>
    <w:rPr>
      <w:bCs w:val="0"/>
      <w:sz w:val="28"/>
    </w:rPr>
  </w:style>
  <w:style w:type="paragraph" w:customStyle="1" w:styleId="affffffffffffffffff3">
    <w:name w:val="审计报告普通样式"/>
    <w:basedOn w:val="a3"/>
    <w:qFormat/>
    <w:rsid w:val="005912D9"/>
    <w:pPr>
      <w:widowControl/>
      <w:spacing w:beforeLines="25" w:before="78" w:afterLines="25" w:after="78" w:line="400" w:lineRule="exact"/>
      <w:ind w:firstLineChars="200" w:firstLine="200"/>
      <w:jc w:val="left"/>
    </w:pPr>
    <w:rPr>
      <w:rFonts w:ascii="宋体" w:hAnsi="宋体"/>
      <w:color w:val="0000FF"/>
      <w:kern w:val="0"/>
      <w:sz w:val="24"/>
      <w:szCs w:val="21"/>
    </w:rPr>
  </w:style>
  <w:style w:type="paragraph" w:customStyle="1" w:styleId="CM19">
    <w:name w:val="CM19"/>
    <w:basedOn w:val="a3"/>
    <w:next w:val="a3"/>
    <w:uiPriority w:val="99"/>
    <w:qFormat/>
    <w:rsid w:val="005912D9"/>
    <w:pPr>
      <w:widowControl/>
      <w:autoSpaceDE w:val="0"/>
      <w:autoSpaceDN w:val="0"/>
      <w:adjustRightInd w:val="0"/>
      <w:spacing w:beforeLines="25" w:before="78" w:afterLines="25" w:after="78" w:line="468" w:lineRule="atLeast"/>
      <w:jc w:val="left"/>
    </w:pPr>
    <w:rPr>
      <w:rFonts w:ascii="楷体_GB2312" w:eastAsia="楷体" w:hAnsi="Times New Roman"/>
      <w:kern w:val="0"/>
      <w:sz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a3"/>
    <w:uiPriority w:val="34"/>
    <w:qFormat/>
    <w:rsid w:val="005912D9"/>
    <w:pPr>
      <w:widowControl/>
      <w:tabs>
        <w:tab w:val="left" w:pos="900"/>
      </w:tabs>
      <w:spacing w:beforeLines="25" w:before="78" w:afterLines="25" w:after="78" w:line="240" w:lineRule="exact"/>
      <w:jc w:val="left"/>
    </w:pPr>
    <w:rPr>
      <w:rFonts w:ascii="Times New Roman" w:hAnsi="Times New Roman"/>
      <w:kern w:val="0"/>
      <w:sz w:val="24"/>
    </w:rPr>
  </w:style>
  <w:style w:type="paragraph" w:customStyle="1" w:styleId="3212">
    <w:name w:val="正文文本缩进 321"/>
    <w:basedOn w:val="a3"/>
    <w:uiPriority w:val="99"/>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CM185">
    <w:name w:val="CM185"/>
    <w:basedOn w:val="Default"/>
    <w:next w:val="Default"/>
    <w:uiPriority w:val="34"/>
    <w:qFormat/>
    <w:rsid w:val="005912D9"/>
    <w:pPr>
      <w:spacing w:after="235"/>
    </w:pPr>
    <w:rPr>
      <w:rFonts w:ascii="Sim Sun" w:eastAsia="Sim Sun" w:hAnsi="Times New Roman" w:cs="Times New Roman"/>
      <w:color w:val="auto"/>
      <w:kern w:val="2"/>
    </w:rPr>
  </w:style>
  <w:style w:type="paragraph" w:customStyle="1" w:styleId="a0">
    <w:name w:val="表格编号"/>
    <w:basedOn w:val="a3"/>
    <w:next w:val="a3"/>
    <w:uiPriority w:val="99"/>
    <w:qFormat/>
    <w:rsid w:val="005912D9"/>
    <w:pPr>
      <w:widowControl/>
      <w:numPr>
        <w:numId w:val="35"/>
      </w:numPr>
      <w:tabs>
        <w:tab w:val="clear" w:pos="720"/>
        <w:tab w:val="left" w:pos="360"/>
      </w:tabs>
      <w:spacing w:beforeLines="50" w:afterLines="25" w:after="78" w:line="400" w:lineRule="exact"/>
      <w:ind w:left="360" w:firstLineChars="200" w:firstLine="200"/>
      <w:jc w:val="center"/>
    </w:pPr>
    <w:rPr>
      <w:rFonts w:ascii="楷体_GB2312" w:eastAsia="楷体" w:hAnsi="宋体"/>
      <w:kern w:val="0"/>
      <w:sz w:val="24"/>
    </w:rPr>
  </w:style>
  <w:style w:type="paragraph" w:customStyle="1" w:styleId="Char2f7">
    <w:name w:val="表头 Char2"/>
    <w:uiPriority w:val="99"/>
    <w:qFormat/>
    <w:rsid w:val="005912D9"/>
    <w:pPr>
      <w:keepNext/>
      <w:spacing w:beforeLines="50"/>
      <w:jc w:val="center"/>
    </w:pPr>
    <w:rPr>
      <w:rFonts w:ascii="Times New Roman" w:eastAsia="楷体" w:hAnsi="Times New Roman"/>
      <w:b/>
      <w:kern w:val="2"/>
      <w:sz w:val="24"/>
      <w:szCs w:val="24"/>
    </w:rPr>
  </w:style>
  <w:style w:type="paragraph" w:customStyle="1" w:styleId="2fffff3">
    <w:name w:val="註解主旨2"/>
    <w:basedOn w:val="af1"/>
    <w:next w:val="af1"/>
    <w:uiPriority w:val="34"/>
    <w:qFormat/>
    <w:rsid w:val="005912D9"/>
    <w:pPr>
      <w:widowControl/>
      <w:spacing w:beforeLines="25" w:before="78" w:afterLines="25" w:after="78" w:line="240" w:lineRule="auto"/>
      <w:ind w:firstLineChars="0" w:firstLine="0"/>
    </w:pPr>
    <w:rPr>
      <w:rFonts w:ascii="Arial" w:hAnsi="Arial" w:cs="Arial"/>
      <w:b/>
      <w:bCs/>
      <w:kern w:val="0"/>
      <w:sz w:val="20"/>
      <w:szCs w:val="20"/>
      <w:lang w:eastAsia="en-US"/>
    </w:rPr>
  </w:style>
  <w:style w:type="paragraph" w:customStyle="1" w:styleId="3fff3">
    <w:name w:val="招股标题3"/>
    <w:basedOn w:val="a3"/>
    <w:uiPriority w:val="99"/>
    <w:qFormat/>
    <w:rsid w:val="005912D9"/>
    <w:pPr>
      <w:widowControl/>
      <w:tabs>
        <w:tab w:val="right" w:leader="dot" w:pos="9118"/>
      </w:tabs>
      <w:spacing w:beforeLines="25" w:before="78" w:afterLines="25" w:after="78" w:line="360" w:lineRule="auto"/>
      <w:jc w:val="left"/>
    </w:pPr>
    <w:rPr>
      <w:rFonts w:ascii="Times New Roman" w:eastAsia="黑体" w:hAnsi="Times New Roman"/>
      <w:bCs/>
      <w:color w:val="000000"/>
      <w:kern w:val="0"/>
      <w:sz w:val="24"/>
      <w:szCs w:val="20"/>
    </w:rPr>
  </w:style>
  <w:style w:type="paragraph" w:customStyle="1" w:styleId="CharCharCharCharCharCharCharCharCharCharChar1CharCharChar">
    <w:name w:val="Char Char Char Char Char Char Char Char Char Char Char1 Char Char Char"/>
    <w:basedOn w:val="a3"/>
    <w:uiPriority w:val="99"/>
    <w:qFormat/>
    <w:rsid w:val="005912D9"/>
    <w:pPr>
      <w:widowControl/>
      <w:spacing w:beforeLines="25" w:before="78" w:afterLines="25" w:after="78" w:line="240" w:lineRule="exact"/>
      <w:jc w:val="left"/>
    </w:pPr>
    <w:rPr>
      <w:rFonts w:ascii="Times New Roman" w:hAnsi="Times New Roman" w:cs="Arial"/>
      <w:kern w:val="0"/>
      <w:sz w:val="22"/>
      <w:szCs w:val="20"/>
      <w:lang w:eastAsia="en-US"/>
    </w:rPr>
  </w:style>
  <w:style w:type="paragraph" w:customStyle="1" w:styleId="11f4">
    <w:name w:val="正文文本缩进11"/>
    <w:basedOn w:val="a3"/>
    <w:uiPriority w:val="99"/>
    <w:qFormat/>
    <w:rsid w:val="005912D9"/>
    <w:pPr>
      <w:widowControl/>
      <w:wordWrap w:val="0"/>
      <w:overflowPunct w:val="0"/>
      <w:autoSpaceDE w:val="0"/>
      <w:autoSpaceDN w:val="0"/>
      <w:spacing w:beforeLines="25" w:before="78" w:afterLines="25" w:after="78"/>
      <w:ind w:firstLine="480"/>
      <w:jc w:val="left"/>
    </w:pPr>
    <w:rPr>
      <w:rFonts w:ascii="宋体" w:hAnsi="MS Sans Serif"/>
      <w:kern w:val="0"/>
      <w:sz w:val="24"/>
      <w:szCs w:val="20"/>
    </w:rPr>
  </w:style>
  <w:style w:type="paragraph" w:customStyle="1" w:styleId="xl547">
    <w:name w:val="xl54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736">
    <w:name w:val="xl736"/>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affffffffffffffffff4">
    <w:name w:val="申报正文"/>
    <w:basedOn w:val="a3"/>
    <w:uiPriority w:val="99"/>
    <w:qFormat/>
    <w:rsid w:val="005912D9"/>
    <w:pPr>
      <w:widowControl/>
      <w:spacing w:beforeLines="25" w:before="78" w:afterLines="25" w:after="78" w:line="360" w:lineRule="auto"/>
      <w:ind w:firstLineChars="200" w:firstLine="480"/>
      <w:jc w:val="left"/>
    </w:pPr>
    <w:rPr>
      <w:rFonts w:ascii="宋体" w:hAnsi="宋体"/>
      <w:kern w:val="0"/>
      <w:sz w:val="24"/>
    </w:rPr>
  </w:style>
  <w:style w:type="paragraph" w:customStyle="1" w:styleId="CharCharCharCharCharCharCharCharCharCharCharCharCharCharCharCharCharCharChar">
    <w:name w:val="Char Char Char Char Char Char Char Char Char Char Char Char Char Char Char Char Char Char Char"/>
    <w:basedOn w:val="a3"/>
    <w:qFormat/>
    <w:rsid w:val="005912D9"/>
    <w:pPr>
      <w:widowControl/>
      <w:tabs>
        <w:tab w:val="left" w:pos="360"/>
      </w:tabs>
      <w:spacing w:beforeLines="25" w:before="78" w:afterLines="25" w:after="78"/>
      <w:ind w:left="360" w:hanging="360"/>
      <w:jc w:val="left"/>
    </w:pPr>
    <w:rPr>
      <w:rFonts w:ascii="Times New Roman" w:hAnsi="Times New Roman"/>
      <w:kern w:val="0"/>
      <w:sz w:val="24"/>
    </w:rPr>
  </w:style>
  <w:style w:type="paragraph" w:customStyle="1" w:styleId="Bodycopyhanging">
    <w:name w:val="Body copy hanging"/>
    <w:basedOn w:val="a3"/>
    <w:qFormat/>
    <w:rsid w:val="005912D9"/>
    <w:pPr>
      <w:widowControl/>
      <w:spacing w:beforeLines="25" w:before="78" w:afterLines="25" w:after="78" w:line="210" w:lineRule="exact"/>
      <w:ind w:left="510" w:hanging="510"/>
      <w:jc w:val="left"/>
    </w:pPr>
    <w:rPr>
      <w:rFonts w:ascii="Arial" w:eastAsia="PMingLiU" w:hAnsi="Arial" w:cs="Arial"/>
      <w:color w:val="000000"/>
      <w:kern w:val="0"/>
      <w:sz w:val="17"/>
      <w:szCs w:val="17"/>
      <w:lang w:eastAsia="en-US"/>
    </w:rPr>
  </w:style>
  <w:style w:type="paragraph" w:customStyle="1" w:styleId="xl558">
    <w:name w:val="xl55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rPr>
  </w:style>
  <w:style w:type="paragraph" w:customStyle="1" w:styleId="xl552">
    <w:name w:val="xl552"/>
    <w:basedOn w:val="a3"/>
    <w:qFormat/>
    <w:rsid w:val="005912D9"/>
    <w:pPr>
      <w:widowControl/>
      <w:pBdr>
        <w:top w:val="single" w:sz="4" w:space="0" w:color="auto"/>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xl527">
    <w:name w:val="xl52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affffffffffffffffff5">
    <w:name w:val="一级标题格式"/>
    <w:basedOn w:val="2"/>
    <w:uiPriority w:val="99"/>
    <w:qFormat/>
    <w:rsid w:val="005912D9"/>
    <w:pPr>
      <w:widowControl/>
      <w:spacing w:before="156" w:afterLines="50" w:after="156" w:line="360" w:lineRule="auto"/>
      <w:ind w:leftChars="-124" w:left="-1" w:hangingChars="86" w:hanging="259"/>
      <w:jc w:val="left"/>
    </w:pPr>
    <w:rPr>
      <w:rFonts w:cs="Arial"/>
      <w:kern w:val="0"/>
      <w:sz w:val="30"/>
      <w:szCs w:val="30"/>
    </w:rPr>
  </w:style>
  <w:style w:type="paragraph" w:customStyle="1" w:styleId="CharCharChar1CharCharCharChar2">
    <w:name w:val="Char Char Char1 Char Char Char Char2"/>
    <w:basedOn w:val="a3"/>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Char1CharCharCharCharCharCharCharCharChar">
    <w:name w:val="Char1 Char Char Char Char Char Char Char Char Char"/>
    <w:basedOn w:val="a3"/>
    <w:qFormat/>
    <w:rsid w:val="005912D9"/>
    <w:pPr>
      <w:widowControl/>
      <w:spacing w:beforeLines="25" w:before="78" w:afterLines="25" w:after="78"/>
      <w:jc w:val="left"/>
    </w:pPr>
    <w:rPr>
      <w:rFonts w:ascii="Times New Roman" w:hAnsi="Times New Roman"/>
      <w:kern w:val="0"/>
      <w:sz w:val="24"/>
    </w:rPr>
  </w:style>
  <w:style w:type="paragraph" w:customStyle="1" w:styleId="1ffffff9">
    <w:name w:val="引文目录标题1"/>
    <w:basedOn w:val="a3"/>
    <w:next w:val="a3"/>
    <w:qFormat/>
    <w:rsid w:val="005912D9"/>
    <w:pPr>
      <w:widowControl/>
      <w:spacing w:beforeLines="25" w:before="78" w:afterLines="25" w:after="78"/>
      <w:jc w:val="left"/>
    </w:pPr>
    <w:rPr>
      <w:rFonts w:ascii="Arial" w:hAnsi="Arial"/>
      <w:b/>
      <w:bCs/>
      <w:kern w:val="0"/>
      <w:sz w:val="24"/>
      <w:szCs w:val="21"/>
    </w:rPr>
  </w:style>
  <w:style w:type="paragraph" w:customStyle="1" w:styleId="4ff0">
    <w:name w:val="纯文本4"/>
    <w:basedOn w:val="a3"/>
    <w:uiPriority w:val="99"/>
    <w:qFormat/>
    <w:rsid w:val="005912D9"/>
    <w:pPr>
      <w:widowControl/>
      <w:adjustRightInd w:val="0"/>
      <w:spacing w:beforeLines="25" w:before="78" w:afterLines="25" w:after="78" w:line="360" w:lineRule="auto"/>
      <w:jc w:val="left"/>
    </w:pPr>
    <w:rPr>
      <w:rFonts w:ascii="宋体" w:hAnsi="Courier New"/>
      <w:kern w:val="0"/>
      <w:sz w:val="24"/>
      <w:szCs w:val="20"/>
    </w:rPr>
  </w:style>
  <w:style w:type="paragraph" w:customStyle="1" w:styleId="CharCharChar1CharCharCharChar4">
    <w:name w:val="Char Char Char1 Char Char Char Char4"/>
    <w:basedOn w:val="a3"/>
    <w:uiPriority w:val="99"/>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1ffffffa">
    <w:name w:val="寄信人地址1"/>
    <w:basedOn w:val="a3"/>
    <w:qFormat/>
    <w:rsid w:val="005912D9"/>
    <w:pPr>
      <w:widowControl/>
      <w:snapToGrid w:val="0"/>
      <w:spacing w:beforeLines="25" w:before="78" w:afterLines="25" w:after="78"/>
      <w:jc w:val="left"/>
    </w:pPr>
    <w:rPr>
      <w:rFonts w:ascii="Arial" w:hAnsi="Arial" w:cs="Arial"/>
      <w:kern w:val="0"/>
      <w:sz w:val="24"/>
      <w:szCs w:val="21"/>
    </w:rPr>
  </w:style>
  <w:style w:type="paragraph" w:customStyle="1" w:styleId="225">
    <w:name w:val="样式 标题 2 + 首行缩进:  2 字符"/>
    <w:basedOn w:val="2"/>
    <w:uiPriority w:val="99"/>
    <w:qFormat/>
    <w:rsid w:val="005912D9"/>
    <w:pPr>
      <w:widowControl/>
      <w:spacing w:beforeLines="10" w:afterLines="10" w:after="0" w:line="360" w:lineRule="auto"/>
      <w:ind w:firstLine="643"/>
      <w:jc w:val="left"/>
    </w:pPr>
    <w:rPr>
      <w:rFonts w:ascii="宋体" w:eastAsia="宋体" w:hAnsi="宋体" w:cs="宋体"/>
      <w:b w:val="0"/>
      <w:kern w:val="0"/>
      <w:sz w:val="24"/>
      <w:szCs w:val="20"/>
    </w:rPr>
  </w:style>
  <w:style w:type="paragraph" w:customStyle="1" w:styleId="2fffff4">
    <w:name w:val="表题2"/>
    <w:basedOn w:val="a3"/>
    <w:uiPriority w:val="99"/>
    <w:qFormat/>
    <w:rsid w:val="005912D9"/>
    <w:pPr>
      <w:widowControl/>
      <w:spacing w:beforeLines="50" w:afterLines="50" w:line="360" w:lineRule="auto"/>
      <w:ind w:firstLineChars="200" w:firstLine="420"/>
      <w:jc w:val="left"/>
    </w:pPr>
    <w:rPr>
      <w:rFonts w:ascii="Times New Roman" w:hAnsi="Times New Roman"/>
      <w:b/>
      <w:kern w:val="0"/>
      <w:sz w:val="30"/>
    </w:rPr>
  </w:style>
  <w:style w:type="paragraph" w:customStyle="1" w:styleId="CharCharCharCharCharCharCharCharCharCharCharCharCharCharCharChar1">
    <w:name w:val="Char Char Char Char Char Char Char Char Char Char Char Char Char Char Char Char1"/>
    <w:basedOn w:val="a3"/>
    <w:uiPriority w:val="39"/>
    <w:qFormat/>
    <w:rsid w:val="005912D9"/>
    <w:pPr>
      <w:widowControl/>
      <w:spacing w:beforeLines="25" w:before="78" w:afterLines="25" w:after="78"/>
      <w:jc w:val="left"/>
    </w:pPr>
    <w:rPr>
      <w:rFonts w:ascii="Tahoma" w:hAnsi="Tahoma"/>
      <w:kern w:val="0"/>
      <w:sz w:val="24"/>
      <w:szCs w:val="20"/>
    </w:rPr>
  </w:style>
  <w:style w:type="paragraph" w:customStyle="1" w:styleId="4ff1">
    <w:name w:val="小4段落"/>
    <w:basedOn w:val="211"/>
    <w:uiPriority w:val="99"/>
    <w:qFormat/>
    <w:rsid w:val="005912D9"/>
    <w:pPr>
      <w:widowControl/>
      <w:adjustRightInd/>
      <w:spacing w:before="78" w:after="78" w:line="420" w:lineRule="exact"/>
      <w:ind w:firstLine="480"/>
      <w:jc w:val="left"/>
    </w:pPr>
    <w:rPr>
      <w:rFonts w:ascii="Times New Roman" w:eastAsia="宋体"/>
      <w:kern w:val="0"/>
      <w:sz w:val="20"/>
    </w:rPr>
  </w:style>
  <w:style w:type="paragraph" w:customStyle="1" w:styleId="11f5">
    <w:name w:val="批注框文本11"/>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PlainText7">
    <w:name w:val="Plain Text7"/>
    <w:basedOn w:val="a3"/>
    <w:uiPriority w:val="34"/>
    <w:qFormat/>
    <w:rsid w:val="005912D9"/>
    <w:pPr>
      <w:widowControl/>
      <w:adjustRightInd w:val="0"/>
      <w:spacing w:beforeLines="25" w:before="78" w:afterLines="25" w:after="78"/>
      <w:jc w:val="left"/>
    </w:pPr>
    <w:rPr>
      <w:rFonts w:ascii="宋体" w:hAnsi="Courier New"/>
      <w:kern w:val="0"/>
      <w:sz w:val="24"/>
      <w:szCs w:val="20"/>
    </w:rPr>
  </w:style>
  <w:style w:type="paragraph" w:customStyle="1" w:styleId="affffffffffffffffff6">
    <w:name w:val="新正文样式"/>
    <w:basedOn w:val="a3"/>
    <w:uiPriority w:val="99"/>
    <w:qFormat/>
    <w:rsid w:val="005912D9"/>
    <w:pPr>
      <w:widowControl/>
      <w:tabs>
        <w:tab w:val="left" w:pos="567"/>
      </w:tabs>
      <w:spacing w:beforeLines="25" w:before="78" w:afterLines="25" w:after="78" w:line="360" w:lineRule="auto"/>
      <w:ind w:firstLine="567"/>
      <w:jc w:val="left"/>
    </w:pPr>
    <w:rPr>
      <w:rFonts w:ascii="Times New Roman" w:hAnsi="Times New Roman"/>
      <w:spacing w:val="20"/>
      <w:kern w:val="0"/>
      <w:sz w:val="24"/>
      <w:szCs w:val="20"/>
    </w:rPr>
  </w:style>
  <w:style w:type="paragraph" w:customStyle="1" w:styleId="Style">
    <w:name w:val="Style"/>
    <w:uiPriority w:val="99"/>
    <w:qFormat/>
    <w:rsid w:val="005912D9"/>
    <w:pPr>
      <w:widowControl w:val="0"/>
      <w:jc w:val="both"/>
    </w:pPr>
    <w:rPr>
      <w:rFonts w:ascii="Times New Roman" w:eastAsia="楷体" w:hAnsi="Times New Roman"/>
      <w:kern w:val="2"/>
      <w:sz w:val="21"/>
      <w:szCs w:val="24"/>
    </w:rPr>
  </w:style>
  <w:style w:type="paragraph" w:customStyle="1" w:styleId="CharCharChar1CharCharCharCharCharCharCharCharChar1CharCharCharChar1">
    <w:name w:val="Char Char Char1 Char Char Char Char Char Char Char Char Char1 Char Char Char Char1"/>
    <w:basedOn w:val="a3"/>
    <w:uiPriority w:val="39"/>
    <w:qFormat/>
    <w:rsid w:val="005912D9"/>
    <w:pPr>
      <w:widowControl/>
      <w:spacing w:beforeLines="25" w:before="78" w:afterLines="25" w:after="78"/>
      <w:jc w:val="left"/>
    </w:pPr>
    <w:rPr>
      <w:rFonts w:ascii="Tahoma" w:hAnsi="Tahoma"/>
      <w:kern w:val="0"/>
      <w:sz w:val="24"/>
      <w:szCs w:val="20"/>
    </w:rPr>
  </w:style>
  <w:style w:type="paragraph" w:customStyle="1" w:styleId="CharCharChar1CharCharCharChar1">
    <w:name w:val="Char Char Char1 Char Char Char Char1"/>
    <w:basedOn w:val="a3"/>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affffffffffffffffff7">
    <w:name w:val="正文缩"/>
    <w:basedOn w:val="a3"/>
    <w:uiPriority w:val="99"/>
    <w:qFormat/>
    <w:rsid w:val="005912D9"/>
    <w:pPr>
      <w:widowControl/>
      <w:adjustRightInd w:val="0"/>
      <w:snapToGrid w:val="0"/>
      <w:spacing w:beforeLines="25" w:before="78" w:afterLines="25" w:after="78" w:line="480" w:lineRule="atLeast"/>
      <w:ind w:firstLineChars="200" w:firstLine="200"/>
      <w:jc w:val="left"/>
    </w:pPr>
    <w:rPr>
      <w:rFonts w:ascii="宋体" w:hAnsi="Times New Roman"/>
      <w:spacing w:val="6"/>
      <w:kern w:val="0"/>
      <w:sz w:val="28"/>
    </w:rPr>
  </w:style>
  <w:style w:type="paragraph" w:customStyle="1" w:styleId="102">
    <w:name w:val="样式 宋体 10 磅 居中"/>
    <w:basedOn w:val="a3"/>
    <w:uiPriority w:val="99"/>
    <w:qFormat/>
    <w:rsid w:val="005912D9"/>
    <w:pPr>
      <w:widowControl/>
      <w:spacing w:beforeLines="25" w:before="78" w:afterLines="25" w:after="78"/>
      <w:jc w:val="center"/>
    </w:pPr>
    <w:rPr>
      <w:rFonts w:ascii="宋体" w:hAnsi="宋体"/>
      <w:kern w:val="0"/>
      <w:sz w:val="20"/>
      <w:szCs w:val="20"/>
    </w:rPr>
  </w:style>
  <w:style w:type="paragraph" w:customStyle="1" w:styleId="CharCharChar1CharCharCharCharCharCharCharCharChar1CharCharCharChar">
    <w:name w:val="Char Char Char1 Char Char Char Char Char Char Char Char Char1 Char Char Char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1ffffffb">
    <w:name w:val="章1"/>
    <w:basedOn w:val="11"/>
    <w:uiPriority w:val="99"/>
    <w:qFormat/>
    <w:rsid w:val="005912D9"/>
    <w:pPr>
      <w:widowControl/>
      <w:adjustRightInd w:val="0"/>
      <w:snapToGrid w:val="0"/>
      <w:spacing w:beforeLines="0" w:afterLines="50" w:after="156" w:line="360" w:lineRule="auto"/>
      <w:ind w:firstLineChars="0" w:firstLine="0"/>
      <w:jc w:val="center"/>
    </w:pPr>
    <w:rPr>
      <w:rFonts w:eastAsia="黑体"/>
      <w:b w:val="0"/>
      <w:bCs w:val="0"/>
      <w:kern w:val="2"/>
      <w:sz w:val="36"/>
      <w:szCs w:val="36"/>
    </w:rPr>
  </w:style>
  <w:style w:type="paragraph" w:customStyle="1" w:styleId="226">
    <w:name w:val="纯文本22"/>
    <w:basedOn w:val="a3"/>
    <w:uiPriority w:val="99"/>
    <w:qFormat/>
    <w:rsid w:val="005912D9"/>
    <w:pPr>
      <w:widowControl/>
      <w:adjustRightInd w:val="0"/>
      <w:spacing w:beforeLines="25" w:before="78" w:afterLines="25" w:after="78" w:line="360" w:lineRule="auto"/>
      <w:ind w:firstLine="567"/>
      <w:jc w:val="left"/>
    </w:pPr>
    <w:rPr>
      <w:rFonts w:ascii="宋体" w:eastAsia="楷体" w:hAnsi="Courier New"/>
      <w:kern w:val="0"/>
      <w:sz w:val="28"/>
      <w:szCs w:val="20"/>
    </w:rPr>
  </w:style>
  <w:style w:type="paragraph" w:customStyle="1" w:styleId="4CharCharCharCharCharCharChar">
    <w:name w:val="4 Char Char Char Char Char Char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2H2H21heading2Heading2HiddenHeading2CCBSTitre3">
    <w:name w:val="样式 标题 2H2H21heading 2Heading 2 HiddenHeading 2 CCBSTitre3..."/>
    <w:basedOn w:val="2"/>
    <w:uiPriority w:val="99"/>
    <w:qFormat/>
    <w:rsid w:val="005912D9"/>
    <w:pPr>
      <w:widowControl/>
      <w:spacing w:beforeLines="0" w:after="0" w:line="360" w:lineRule="auto"/>
      <w:jc w:val="left"/>
    </w:pPr>
    <w:rPr>
      <w:rFonts w:ascii="黑体" w:cs="宋体"/>
      <w:kern w:val="0"/>
      <w:sz w:val="28"/>
      <w:szCs w:val="20"/>
    </w:rPr>
  </w:style>
  <w:style w:type="paragraph" w:customStyle="1" w:styleId="Char420">
    <w:name w:val="Char42"/>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CharCharChar3CharCharCharCharCharCharCharCharCharCharCharChar1Char">
    <w:name w:val="Char Char Char3 Char Char Char Char Char Char Char Char Char Char Char Char1 Char"/>
    <w:basedOn w:val="a3"/>
    <w:uiPriority w:val="99"/>
    <w:qFormat/>
    <w:rsid w:val="005912D9"/>
    <w:pPr>
      <w:widowControl/>
      <w:spacing w:beforeLines="25" w:before="78" w:afterLines="25" w:after="78"/>
      <w:jc w:val="left"/>
    </w:pPr>
    <w:rPr>
      <w:rFonts w:ascii="Tahoma" w:hAnsi="Tahoma"/>
      <w:kern w:val="0"/>
      <w:sz w:val="24"/>
      <w:szCs w:val="20"/>
    </w:rPr>
  </w:style>
  <w:style w:type="paragraph" w:customStyle="1" w:styleId="030">
    <w:name w:val="03中信_标题三"/>
    <w:basedOn w:val="a3"/>
    <w:uiPriority w:val="99"/>
    <w:qFormat/>
    <w:rsid w:val="005912D9"/>
    <w:pPr>
      <w:widowControl/>
      <w:spacing w:beforeLines="25" w:before="78" w:afterLines="25" w:after="78"/>
      <w:ind w:rightChars="1600" w:right="1600"/>
      <w:jc w:val="left"/>
    </w:pPr>
    <w:rPr>
      <w:rFonts w:ascii="Times New Roman" w:hAnsi="Times New Roman"/>
      <w:b/>
      <w:color w:val="003366"/>
      <w:kern w:val="0"/>
      <w:sz w:val="24"/>
    </w:rPr>
  </w:style>
  <w:style w:type="paragraph" w:customStyle="1" w:styleId="21f0">
    <w:name w:val="列出段落21"/>
    <w:basedOn w:val="a3"/>
    <w:qFormat/>
    <w:rsid w:val="005912D9"/>
    <w:pPr>
      <w:widowControl/>
      <w:spacing w:beforeLines="25" w:before="78" w:afterLines="25" w:after="78"/>
      <w:ind w:firstLineChars="200" w:firstLine="420"/>
      <w:jc w:val="left"/>
    </w:pPr>
    <w:rPr>
      <w:kern w:val="0"/>
      <w:sz w:val="24"/>
    </w:rPr>
  </w:style>
  <w:style w:type="paragraph" w:customStyle="1" w:styleId="227">
    <w:name w:val="列出段落22"/>
    <w:basedOn w:val="a3"/>
    <w:uiPriority w:val="99"/>
    <w:qFormat/>
    <w:rsid w:val="005912D9"/>
    <w:pPr>
      <w:widowControl/>
      <w:spacing w:beforeLines="25" w:before="78" w:afterLines="25" w:after="78"/>
      <w:ind w:firstLineChars="200" w:firstLine="420"/>
      <w:jc w:val="left"/>
    </w:pPr>
    <w:rPr>
      <w:kern w:val="0"/>
      <w:sz w:val="24"/>
    </w:rPr>
  </w:style>
  <w:style w:type="paragraph" w:customStyle="1" w:styleId="3112">
    <w:name w:val="正文文本 311"/>
    <w:basedOn w:val="a3"/>
    <w:uiPriority w:val="99"/>
    <w:qFormat/>
    <w:rsid w:val="005912D9"/>
    <w:pPr>
      <w:widowControl/>
      <w:suppressAutoHyphens/>
      <w:spacing w:beforeLines="25" w:before="78" w:afterLines="25" w:after="78"/>
      <w:jc w:val="left"/>
    </w:pPr>
    <w:rPr>
      <w:rFonts w:ascii="Times New Roman" w:hAnsi="Times New Roman"/>
      <w:kern w:val="0"/>
      <w:sz w:val="16"/>
      <w:szCs w:val="16"/>
      <w:lang w:eastAsia="ar-SA"/>
    </w:rPr>
  </w:style>
  <w:style w:type="paragraph" w:customStyle="1" w:styleId="228">
    <w:name w:val="正文文本缩进 22"/>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CharCharfff0">
    <w:name w:val="表格 Char Char"/>
    <w:basedOn w:val="a3"/>
    <w:uiPriority w:val="99"/>
    <w:qFormat/>
    <w:rsid w:val="005912D9"/>
    <w:pPr>
      <w:widowControl/>
      <w:snapToGrid w:val="0"/>
      <w:spacing w:beforeLines="50" w:afterLines="25" w:after="78"/>
      <w:ind w:firstLineChars="200" w:firstLine="200"/>
      <w:jc w:val="left"/>
    </w:pPr>
    <w:rPr>
      <w:rFonts w:ascii="宋体" w:hAnsi="Times New Roman"/>
      <w:kern w:val="0"/>
      <w:sz w:val="24"/>
    </w:rPr>
  </w:style>
  <w:style w:type="paragraph" w:customStyle="1" w:styleId="2112">
    <w:name w:val="正文文本缩进 211"/>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affffffffffffffffff8">
    <w:name w:val="节以下标题样式"/>
    <w:basedOn w:val="affffffffffffffffff6"/>
    <w:uiPriority w:val="99"/>
    <w:qFormat/>
    <w:rsid w:val="005912D9"/>
    <w:pPr>
      <w:ind w:firstLine="0"/>
    </w:pPr>
  </w:style>
  <w:style w:type="paragraph" w:customStyle="1" w:styleId="CharCharCharCharCharCharChar4">
    <w:name w:val="Char Char Char Char Char Char Char4"/>
    <w:basedOn w:val="a3"/>
    <w:qFormat/>
    <w:rsid w:val="005912D9"/>
    <w:pPr>
      <w:widowControl/>
      <w:spacing w:beforeLines="25" w:before="78" w:afterLines="25" w:after="78"/>
      <w:jc w:val="left"/>
    </w:pPr>
    <w:rPr>
      <w:rFonts w:ascii="Tahoma" w:hAnsi="Tahoma"/>
      <w:kern w:val="0"/>
      <w:sz w:val="24"/>
      <w:szCs w:val="20"/>
    </w:rPr>
  </w:style>
  <w:style w:type="paragraph" w:customStyle="1" w:styleId="affffffffffffffffff9">
    <w:name w:val="正文的样式"/>
    <w:basedOn w:val="a3"/>
    <w:qFormat/>
    <w:rsid w:val="005912D9"/>
    <w:pPr>
      <w:widowControl/>
      <w:spacing w:beforeLines="25" w:before="78" w:afterLines="25" w:after="78"/>
      <w:jc w:val="left"/>
    </w:pPr>
    <w:rPr>
      <w:rFonts w:ascii="宋体" w:hAnsi="宋体"/>
      <w:kern w:val="0"/>
      <w:sz w:val="20"/>
      <w:szCs w:val="20"/>
    </w:rPr>
  </w:style>
  <w:style w:type="paragraph" w:customStyle="1" w:styleId="232">
    <w:name w:val="正文文本缩进 23"/>
    <w:basedOn w:val="a3"/>
    <w:uiPriority w:val="99"/>
    <w:qFormat/>
    <w:rsid w:val="005912D9"/>
    <w:pPr>
      <w:widowControl/>
      <w:adjustRightInd w:val="0"/>
      <w:spacing w:beforeLines="25" w:before="78" w:afterLines="25" w:after="78" w:line="300" w:lineRule="auto"/>
      <w:ind w:firstLine="540"/>
      <w:jc w:val="left"/>
    </w:pPr>
    <w:rPr>
      <w:rFonts w:ascii="仿宋_GB2312" w:eastAsia="仿宋_GB2312" w:hAnsi="Times New Roman"/>
      <w:kern w:val="0"/>
      <w:sz w:val="24"/>
      <w:szCs w:val="20"/>
    </w:rPr>
  </w:style>
  <w:style w:type="paragraph" w:customStyle="1" w:styleId="2113">
    <w:name w:val="正文文本 211"/>
    <w:basedOn w:val="a3"/>
    <w:uiPriority w:val="99"/>
    <w:qFormat/>
    <w:rsid w:val="005912D9"/>
    <w:pPr>
      <w:widowControl/>
      <w:adjustRightInd w:val="0"/>
      <w:spacing w:beforeLines="25" w:before="78" w:afterLines="25" w:after="78"/>
      <w:ind w:firstLine="480"/>
      <w:jc w:val="left"/>
    </w:pPr>
    <w:rPr>
      <w:rFonts w:ascii="Times New Roman" w:hAnsi="Times New Roman"/>
      <w:kern w:val="0"/>
      <w:sz w:val="24"/>
      <w:szCs w:val="20"/>
    </w:rPr>
  </w:style>
  <w:style w:type="paragraph" w:customStyle="1" w:styleId="2fffff5">
    <w:name w:val="批注框文本2"/>
    <w:basedOn w:val="a3"/>
    <w:uiPriority w:val="99"/>
    <w:qFormat/>
    <w:rsid w:val="005912D9"/>
    <w:pPr>
      <w:widowControl/>
      <w:spacing w:beforeLines="25" w:before="78" w:afterLines="25" w:after="78"/>
      <w:jc w:val="left"/>
    </w:pPr>
    <w:rPr>
      <w:rFonts w:ascii="Times New Roman" w:hAnsi="Times New Roman"/>
      <w:kern w:val="0"/>
      <w:sz w:val="18"/>
      <w:szCs w:val="18"/>
    </w:rPr>
  </w:style>
  <w:style w:type="paragraph" w:customStyle="1" w:styleId="CharCharChar1CharCharCharChar3">
    <w:name w:val="Char Char Char1 Char Char Char Char3"/>
    <w:basedOn w:val="a3"/>
    <w:uiPriority w:val="99"/>
    <w:qFormat/>
    <w:rsid w:val="005912D9"/>
    <w:pPr>
      <w:widowControl/>
      <w:spacing w:beforeLines="25" w:before="78" w:afterLines="25" w:after="78"/>
      <w:jc w:val="left"/>
    </w:pPr>
    <w:rPr>
      <w:rFonts w:ascii="仿宋_GB2312" w:eastAsia="仿宋_GB2312" w:hAnsi="Times New Roman"/>
      <w:b/>
      <w:kern w:val="0"/>
      <w:sz w:val="32"/>
      <w:szCs w:val="32"/>
    </w:rPr>
  </w:style>
  <w:style w:type="paragraph" w:customStyle="1" w:styleId="333">
    <w:name w:val="正文文本缩进 33"/>
    <w:basedOn w:val="a3"/>
    <w:uiPriority w:val="99"/>
    <w:qFormat/>
    <w:rsid w:val="005912D9"/>
    <w:pPr>
      <w:widowControl/>
      <w:tabs>
        <w:tab w:val="left" w:pos="3374"/>
      </w:tabs>
      <w:adjustRightInd w:val="0"/>
      <w:spacing w:beforeLines="25" w:before="78" w:afterLines="25" w:after="78" w:line="440" w:lineRule="exact"/>
      <w:ind w:firstLine="480"/>
      <w:jc w:val="left"/>
    </w:pPr>
    <w:rPr>
      <w:rFonts w:ascii="Times New Roman" w:hAnsi="Times New Roman"/>
      <w:kern w:val="0"/>
      <w:sz w:val="24"/>
      <w:szCs w:val="20"/>
    </w:rPr>
  </w:style>
  <w:style w:type="paragraph" w:customStyle="1" w:styleId="CM15">
    <w:name w:val="CM15"/>
    <w:basedOn w:val="Default"/>
    <w:next w:val="Default"/>
    <w:uiPriority w:val="99"/>
    <w:qFormat/>
    <w:rsid w:val="005912D9"/>
    <w:pPr>
      <w:spacing w:line="471" w:lineRule="atLeast"/>
    </w:pPr>
    <w:rPr>
      <w:rFonts w:eastAsia="楷体" w:hAnsi="Times New Roman" w:cs="Times New Roman"/>
      <w:color w:val="auto"/>
      <w:kern w:val="2"/>
      <w:sz w:val="20"/>
    </w:rPr>
  </w:style>
  <w:style w:type="paragraph" w:customStyle="1" w:styleId="xl553">
    <w:name w:val="xl553"/>
    <w:basedOn w:val="a3"/>
    <w:qFormat/>
    <w:rsid w:val="005912D9"/>
    <w:pPr>
      <w:widowControl/>
      <w:pBdr>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2fffff6">
    <w:name w:val="编号2"/>
    <w:basedOn w:val="a3"/>
    <w:uiPriority w:val="99"/>
    <w:qFormat/>
    <w:rsid w:val="005912D9"/>
    <w:pPr>
      <w:widowControl/>
      <w:tabs>
        <w:tab w:val="left" w:pos="482"/>
        <w:tab w:val="left" w:pos="1077"/>
        <w:tab w:val="left" w:pos="1202"/>
      </w:tabs>
      <w:spacing w:beforeLines="25" w:before="78" w:afterLines="25" w:after="78" w:line="300" w:lineRule="auto"/>
      <w:ind w:left="1202"/>
      <w:jc w:val="left"/>
    </w:pPr>
    <w:rPr>
      <w:rFonts w:ascii="宋体" w:hAnsi="宋体"/>
      <w:kern w:val="24"/>
      <w:sz w:val="24"/>
      <w:szCs w:val="20"/>
    </w:rPr>
  </w:style>
  <w:style w:type="paragraph" w:customStyle="1" w:styleId="xl536">
    <w:name w:val="xl536"/>
    <w:basedOn w:val="a3"/>
    <w:qFormat/>
    <w:rsid w:val="005912D9"/>
    <w:pPr>
      <w:widowControl/>
      <w:spacing w:beforeLines="25" w:before="78" w:afterLines="25" w:after="78"/>
      <w:jc w:val="right"/>
    </w:pPr>
    <w:rPr>
      <w:rFonts w:ascii="宋体" w:hAnsi="宋体" w:cs="宋体"/>
      <w:kern w:val="0"/>
      <w:sz w:val="24"/>
    </w:rPr>
  </w:style>
  <w:style w:type="paragraph" w:customStyle="1" w:styleId="Style919">
    <w:name w:val="_Style 919"/>
    <w:qFormat/>
    <w:rsid w:val="005912D9"/>
    <w:pPr>
      <w:widowControl w:val="0"/>
      <w:spacing w:beforeLines="25" w:afterLines="25" w:line="360" w:lineRule="auto"/>
      <w:ind w:firstLineChars="200" w:firstLine="200"/>
      <w:jc w:val="both"/>
    </w:pPr>
    <w:rPr>
      <w:rFonts w:ascii="Times New Roman" w:eastAsia="楷体_GB2312" w:hAnsi="Times New Roman"/>
      <w:kern w:val="2"/>
      <w:sz w:val="24"/>
      <w:szCs w:val="24"/>
    </w:rPr>
  </w:style>
  <w:style w:type="paragraph" w:customStyle="1" w:styleId="affffffffffffffffffa">
    <w:name w:val="基准脚注"/>
    <w:basedOn w:val="a3"/>
    <w:uiPriority w:val="99"/>
    <w:qFormat/>
    <w:rsid w:val="005912D9"/>
    <w:pPr>
      <w:widowControl/>
      <w:overflowPunct w:val="0"/>
      <w:autoSpaceDE w:val="0"/>
      <w:autoSpaceDN w:val="0"/>
      <w:adjustRightInd w:val="0"/>
      <w:spacing w:beforeLines="25" w:before="78" w:afterLines="25" w:after="78"/>
      <w:jc w:val="left"/>
    </w:pPr>
    <w:rPr>
      <w:rFonts w:ascii="Times New Roman" w:hAnsi="Times New Roman"/>
      <w:kern w:val="0"/>
      <w:sz w:val="20"/>
      <w:szCs w:val="20"/>
    </w:rPr>
  </w:style>
  <w:style w:type="paragraph" w:customStyle="1" w:styleId="CharCharCharCharChar1CharCharCharCharCharCharCharCharCharCharCharCharCharCharChar1">
    <w:name w:val="Char Char Char Char Char1 Char Char Char Char Char Char Char Char Char Char Char Char Char Char Char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0">
    <w:name w:val="xl540"/>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Arial Narrow" w:hAnsi="Arial Narrow" w:cs="宋体"/>
      <w:b/>
      <w:bCs/>
      <w:kern w:val="0"/>
      <w:sz w:val="24"/>
    </w:rPr>
  </w:style>
  <w:style w:type="paragraph" w:customStyle="1" w:styleId="CharChar4CharCharCharCharCharChar4CharCharCharChar2CharCharCharChar11">
    <w:name w:val="Char Char4 Char Char Char Char Char Char4 Char Char Char Char2 Char Char Char Char11"/>
    <w:basedOn w:val="a3"/>
    <w:uiPriority w:val="39"/>
    <w:qFormat/>
    <w:rsid w:val="005912D9"/>
    <w:pPr>
      <w:widowControl/>
      <w:tabs>
        <w:tab w:val="left" w:pos="360"/>
      </w:tabs>
      <w:spacing w:beforeLines="25" w:before="78" w:afterLines="25" w:after="78"/>
      <w:jc w:val="left"/>
    </w:pPr>
    <w:rPr>
      <w:rFonts w:ascii="Times New Roman" w:hAnsi="Times New Roman"/>
      <w:kern w:val="0"/>
      <w:sz w:val="24"/>
    </w:rPr>
  </w:style>
  <w:style w:type="paragraph" w:customStyle="1" w:styleId="xl556">
    <w:name w:val="xl556"/>
    <w:basedOn w:val="a3"/>
    <w:qFormat/>
    <w:rsid w:val="005912D9"/>
    <w:pPr>
      <w:widowControl/>
      <w:pBdr>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xl554">
    <w:name w:val="xl554"/>
    <w:basedOn w:val="a3"/>
    <w:qFormat/>
    <w:rsid w:val="005912D9"/>
    <w:pPr>
      <w:widowControl/>
      <w:pBdr>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0"/>
      <w:szCs w:val="20"/>
    </w:rPr>
  </w:style>
  <w:style w:type="paragraph" w:customStyle="1" w:styleId="CM29">
    <w:name w:val="CM29"/>
    <w:basedOn w:val="Default"/>
    <w:next w:val="Default"/>
    <w:uiPriority w:val="99"/>
    <w:qFormat/>
    <w:rsid w:val="005912D9"/>
    <w:pPr>
      <w:spacing w:line="468" w:lineRule="atLeast"/>
    </w:pPr>
    <w:rPr>
      <w:rFonts w:eastAsia="楷体" w:hAnsi="Times New Roman" w:cs="Times New Roman"/>
      <w:color w:val="auto"/>
      <w:kern w:val="2"/>
      <w:sz w:val="20"/>
    </w:rPr>
  </w:style>
  <w:style w:type="paragraph" w:customStyle="1" w:styleId="affffffffffffffffffb">
    <w:name w:val="四级标题"/>
    <w:basedOn w:val="-40"/>
    <w:uiPriority w:val="99"/>
    <w:qFormat/>
    <w:rsid w:val="005912D9"/>
    <w:pPr>
      <w:spacing w:afterLines="50"/>
      <w:outlineLvl w:val="3"/>
    </w:pPr>
  </w:style>
  <w:style w:type="paragraph" w:customStyle="1" w:styleId="Char6CharCharChar1CharCharChar1">
    <w:name w:val="Char6 Char Char Char1 Char Char Char1"/>
    <w:basedOn w:val="a3"/>
    <w:uiPriority w:val="3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ffffc">
    <w:name w:val="紧密段落"/>
    <w:basedOn w:val="a3"/>
    <w:uiPriority w:val="99"/>
    <w:qFormat/>
    <w:rsid w:val="005912D9"/>
    <w:pPr>
      <w:widowControl/>
      <w:spacing w:beforeLines="25" w:before="78" w:afterLines="25" w:after="78" w:line="440" w:lineRule="atLeast"/>
      <w:ind w:firstLine="480"/>
      <w:jc w:val="left"/>
    </w:pPr>
    <w:rPr>
      <w:rFonts w:ascii="Times New Roman" w:hAnsi="Times New Roman"/>
      <w:kern w:val="0"/>
      <w:sz w:val="24"/>
      <w:szCs w:val="20"/>
    </w:rPr>
  </w:style>
  <w:style w:type="paragraph" w:customStyle="1" w:styleId="xl557">
    <w:name w:val="xl557"/>
    <w:basedOn w:val="a3"/>
    <w:qFormat/>
    <w:rsid w:val="005912D9"/>
    <w:pPr>
      <w:widowControl/>
      <w:pBdr>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xl549">
    <w:name w:val="xl549"/>
    <w:basedOn w:val="a3"/>
    <w:qFormat/>
    <w:rsid w:val="005912D9"/>
    <w:pPr>
      <w:widowControl/>
      <w:pBdr>
        <w:left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CharChar2CharCharCharCharCharCharCharCharChar1CharCharChar1Char">
    <w:name w:val="Char Char2 Char Char Char Char Char Char Char Char Char1 Char Char Char1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1-1">
    <w:name w:val="标题1-1"/>
    <w:basedOn w:val="2"/>
    <w:uiPriority w:val="34"/>
    <w:qFormat/>
    <w:rsid w:val="005912D9"/>
    <w:pPr>
      <w:widowControl/>
      <w:spacing w:beforeLines="0" w:after="0" w:line="410" w:lineRule="auto"/>
      <w:ind w:left="3060" w:firstLineChars="0" w:hanging="360"/>
      <w:jc w:val="center"/>
    </w:pPr>
    <w:rPr>
      <w:rFonts w:ascii="Times New Roman" w:eastAsia="楷体" w:hAnsi="Times New Roman"/>
      <w:bCs w:val="0"/>
      <w:color w:val="000000"/>
      <w:kern w:val="0"/>
      <w:sz w:val="30"/>
    </w:rPr>
  </w:style>
  <w:style w:type="paragraph" w:customStyle="1" w:styleId="A-2005-1">
    <w:name w:val="A-小报告2005-正文"/>
    <w:basedOn w:val="a3"/>
    <w:uiPriority w:val="99"/>
    <w:qFormat/>
    <w:rsid w:val="005912D9"/>
    <w:pPr>
      <w:widowControl/>
      <w:spacing w:beforeLines="25" w:before="78" w:afterLines="25" w:after="78"/>
      <w:ind w:right="2835" w:firstLineChars="200" w:firstLine="420"/>
      <w:jc w:val="left"/>
    </w:pPr>
    <w:rPr>
      <w:rFonts w:ascii="Times New Roman" w:eastAsia="楷体" w:hAnsi="Times New Roman"/>
      <w:color w:val="003366"/>
      <w:kern w:val="0"/>
      <w:sz w:val="24"/>
      <w:szCs w:val="21"/>
    </w:rPr>
  </w:style>
  <w:style w:type="paragraph" w:customStyle="1" w:styleId="CharChar311">
    <w:name w:val="Char Char31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1">
    <w:name w:val="xl541"/>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b/>
      <w:bCs/>
      <w:kern w:val="0"/>
      <w:sz w:val="24"/>
    </w:rPr>
  </w:style>
  <w:style w:type="paragraph" w:customStyle="1" w:styleId="CM98">
    <w:name w:val="CM98"/>
    <w:basedOn w:val="Default"/>
    <w:next w:val="Default"/>
    <w:uiPriority w:val="99"/>
    <w:qFormat/>
    <w:rsid w:val="005912D9"/>
    <w:pPr>
      <w:spacing w:after="428"/>
    </w:pPr>
    <w:rPr>
      <w:rFonts w:eastAsia="楷体" w:hAnsi="Times New Roman" w:cs="Times New Roman"/>
      <w:color w:val="auto"/>
      <w:kern w:val="2"/>
      <w:sz w:val="20"/>
    </w:rPr>
  </w:style>
  <w:style w:type="paragraph" w:customStyle="1" w:styleId="xl544">
    <w:name w:val="xl544"/>
    <w:basedOn w:val="a3"/>
    <w:qFormat/>
    <w:rsid w:val="005912D9"/>
    <w:pPr>
      <w:widowControl/>
      <w:pBdr>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34">
    <w:name w:val="xl534"/>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right"/>
    </w:pPr>
    <w:rPr>
      <w:rFonts w:ascii="Arial Narrow" w:hAnsi="Arial Narrow" w:cs="宋体"/>
      <w:kern w:val="0"/>
      <w:sz w:val="24"/>
      <w:szCs w:val="21"/>
    </w:rPr>
  </w:style>
  <w:style w:type="paragraph" w:customStyle="1" w:styleId="CharChar2CharCharCharCharCharCharCharCharChar1CharCharChar1Char1">
    <w:name w:val="Char Char2 Char Char Char Char Char Char Char Char Char1 Char Char Char1 Char1"/>
    <w:basedOn w:val="a3"/>
    <w:uiPriority w:val="3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affffffffffffffffffd">
    <w:name w:val="一、公司概况"/>
    <w:basedOn w:val="a3"/>
    <w:uiPriority w:val="99"/>
    <w:qFormat/>
    <w:rsid w:val="005912D9"/>
    <w:pPr>
      <w:widowControl/>
      <w:spacing w:beforeLines="50" w:afterLines="25" w:after="78" w:line="360" w:lineRule="auto"/>
      <w:jc w:val="left"/>
    </w:pPr>
    <w:rPr>
      <w:rFonts w:ascii="黑体" w:eastAsia="黑体" w:hAnsi="宋体"/>
      <w:kern w:val="0"/>
      <w:sz w:val="30"/>
      <w:szCs w:val="30"/>
    </w:rPr>
  </w:style>
  <w:style w:type="paragraph" w:customStyle="1" w:styleId="Char6CharCharChar1CharCharChar">
    <w:name w:val="Char6 Char Char Char1 Char Char Char"/>
    <w:basedOn w:val="a3"/>
    <w:uiPriority w:val="99"/>
    <w:qFormat/>
    <w:rsid w:val="005912D9"/>
    <w:pPr>
      <w:widowControl/>
      <w:spacing w:beforeLines="25" w:before="78" w:afterLines="25" w:after="78" w:line="240" w:lineRule="exact"/>
      <w:jc w:val="left"/>
    </w:pPr>
    <w:rPr>
      <w:rFonts w:ascii="Verdana" w:hAnsi="Verdana"/>
      <w:kern w:val="0"/>
      <w:sz w:val="20"/>
      <w:szCs w:val="20"/>
      <w:lang w:eastAsia="en-US"/>
    </w:rPr>
  </w:style>
  <w:style w:type="paragraph" w:customStyle="1" w:styleId="xl533">
    <w:name w:val="xl533"/>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35">
    <w:name w:val="xl535"/>
    <w:basedOn w:val="a3"/>
    <w:qFormat/>
    <w:rsid w:val="005912D9"/>
    <w:pPr>
      <w:widowControl/>
      <w:spacing w:beforeLines="25" w:before="78" w:afterLines="25" w:after="78"/>
      <w:jc w:val="left"/>
    </w:pPr>
    <w:rPr>
      <w:rFonts w:ascii="Arial Narrow" w:hAnsi="Arial Narrow" w:cs="宋体"/>
      <w:kern w:val="0"/>
      <w:sz w:val="24"/>
    </w:rPr>
  </w:style>
  <w:style w:type="paragraph" w:customStyle="1" w:styleId="xl546">
    <w:name w:val="xl546"/>
    <w:basedOn w:val="a3"/>
    <w:qFormat/>
    <w:rsid w:val="005912D9"/>
    <w:pPr>
      <w:widowControl/>
      <w:pBdr>
        <w:top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538">
    <w:name w:val="xl53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Style871">
    <w:name w:val="_Style 871"/>
    <w:qFormat/>
    <w:rsid w:val="005912D9"/>
    <w:pPr>
      <w:widowControl w:val="0"/>
      <w:spacing w:beforeLines="25" w:afterLines="25" w:line="360" w:lineRule="auto"/>
      <w:ind w:firstLineChars="200" w:firstLine="200"/>
      <w:jc w:val="both"/>
    </w:pPr>
    <w:rPr>
      <w:rFonts w:ascii="Times New Roman" w:eastAsia="楷体_GB2312" w:hAnsi="Times New Roman"/>
      <w:kern w:val="2"/>
      <w:sz w:val="24"/>
      <w:szCs w:val="24"/>
    </w:rPr>
  </w:style>
  <w:style w:type="paragraph" w:customStyle="1" w:styleId="xl555">
    <w:name w:val="xl555"/>
    <w:basedOn w:val="a3"/>
    <w:qFormat/>
    <w:rsid w:val="005912D9"/>
    <w:pPr>
      <w:widowControl/>
      <w:pBdr>
        <w:top w:val="single" w:sz="4" w:space="0" w:color="auto"/>
        <w:left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24"/>
    </w:rPr>
  </w:style>
  <w:style w:type="paragraph" w:customStyle="1" w:styleId="write2">
    <w:name w:val="write2"/>
    <w:basedOn w:val="a3"/>
    <w:qFormat/>
    <w:rsid w:val="005912D9"/>
    <w:pPr>
      <w:widowControl/>
      <w:tabs>
        <w:tab w:val="left" w:pos="709"/>
      </w:tabs>
      <w:overflowPunct w:val="0"/>
      <w:autoSpaceDE w:val="0"/>
      <w:autoSpaceDN w:val="0"/>
      <w:adjustRightInd w:val="0"/>
      <w:spacing w:beforeLines="25" w:before="78" w:afterLines="25" w:after="78"/>
      <w:jc w:val="left"/>
      <w:textAlignment w:val="baseline"/>
    </w:pPr>
    <w:rPr>
      <w:rFonts w:ascii="Helvetica-Narrow" w:hAnsi="Helvetica-Narrow"/>
      <w:kern w:val="0"/>
      <w:sz w:val="24"/>
    </w:rPr>
  </w:style>
  <w:style w:type="paragraph" w:customStyle="1" w:styleId="xl543">
    <w:name w:val="xl543"/>
    <w:basedOn w:val="a3"/>
    <w:qFormat/>
    <w:rsid w:val="005912D9"/>
    <w:pPr>
      <w:widowControl/>
      <w:pBdr>
        <w:top w:val="single" w:sz="4" w:space="0" w:color="auto"/>
        <w:left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affffffffffffffffffe">
    <w:name w:val="缺省文本"/>
    <w:basedOn w:val="a3"/>
    <w:uiPriority w:val="99"/>
    <w:qFormat/>
    <w:rsid w:val="005912D9"/>
    <w:pPr>
      <w:widowControl/>
      <w:autoSpaceDE w:val="0"/>
      <w:autoSpaceDN w:val="0"/>
      <w:adjustRightInd w:val="0"/>
      <w:spacing w:beforeLines="25" w:before="78" w:afterLines="25" w:after="78"/>
      <w:jc w:val="left"/>
    </w:pPr>
    <w:rPr>
      <w:rFonts w:ascii="Times New Roman" w:hAnsi="Times New Roman"/>
      <w:kern w:val="0"/>
      <w:sz w:val="24"/>
      <w:szCs w:val="20"/>
    </w:rPr>
  </w:style>
  <w:style w:type="paragraph" w:customStyle="1" w:styleId="CM20">
    <w:name w:val="CM20"/>
    <w:basedOn w:val="Default"/>
    <w:next w:val="Default"/>
    <w:uiPriority w:val="99"/>
    <w:qFormat/>
    <w:rsid w:val="005912D9"/>
    <w:pPr>
      <w:spacing w:after="120"/>
    </w:pPr>
    <w:rPr>
      <w:rFonts w:ascii="黑体" w:eastAsia="黑体" w:hAnsi="Times New Roman" w:cs="Times New Roman"/>
      <w:color w:val="auto"/>
      <w:kern w:val="2"/>
    </w:rPr>
  </w:style>
  <w:style w:type="paragraph" w:customStyle="1" w:styleId="reader-word-layer">
    <w:name w:val="reader-word-layer"/>
    <w:basedOn w:val="a3"/>
    <w:qFormat/>
    <w:rsid w:val="005912D9"/>
    <w:pPr>
      <w:widowControl/>
      <w:spacing w:beforeLines="25" w:before="78" w:afterLines="25" w:after="78"/>
      <w:jc w:val="left"/>
    </w:pPr>
    <w:rPr>
      <w:rFonts w:ascii="宋体" w:hAnsi="宋体" w:cs="宋体"/>
      <w:kern w:val="0"/>
      <w:sz w:val="24"/>
    </w:rPr>
  </w:style>
  <w:style w:type="paragraph" w:customStyle="1" w:styleId="b20">
    <w:name w:val="正文b2"/>
    <w:basedOn w:val="a3"/>
    <w:uiPriority w:val="99"/>
    <w:qFormat/>
    <w:rsid w:val="005912D9"/>
    <w:pPr>
      <w:widowControl/>
      <w:autoSpaceDE w:val="0"/>
      <w:autoSpaceDN w:val="0"/>
      <w:adjustRightInd w:val="0"/>
      <w:spacing w:beforeLines="25" w:before="78" w:afterLines="25" w:after="78" w:line="240" w:lineRule="atLeast"/>
      <w:jc w:val="center"/>
    </w:pPr>
    <w:rPr>
      <w:rFonts w:ascii="宋体" w:hAnsi="Times New Roman"/>
      <w:spacing w:val="10"/>
      <w:kern w:val="0"/>
      <w:sz w:val="24"/>
    </w:rPr>
  </w:style>
  <w:style w:type="paragraph" w:customStyle="1" w:styleId="xl542">
    <w:name w:val="xl542"/>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28">
    <w:name w:val="xl52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730">
    <w:name w:val="xl730"/>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宋体" w:hAnsi="宋体" w:cs="宋体"/>
      <w:kern w:val="0"/>
      <w:sz w:val="24"/>
    </w:rPr>
  </w:style>
  <w:style w:type="paragraph" w:customStyle="1" w:styleId="xl551">
    <w:name w:val="xl551"/>
    <w:basedOn w:val="a3"/>
    <w:qFormat/>
    <w:rsid w:val="005912D9"/>
    <w:pPr>
      <w:widowControl/>
      <w:pBdr>
        <w:top w:val="single" w:sz="4" w:space="0" w:color="auto"/>
        <w:left w:val="single" w:sz="4" w:space="0" w:color="auto"/>
        <w:bottom w:val="single" w:sz="4" w:space="0" w:color="auto"/>
        <w:right w:val="single" w:sz="4" w:space="0" w:color="auto"/>
      </w:pBdr>
      <w:shd w:val="clear" w:color="000000" w:fill="CCE8CF"/>
      <w:spacing w:beforeLines="25" w:before="78" w:afterLines="25" w:after="78"/>
      <w:jc w:val="left"/>
    </w:pPr>
    <w:rPr>
      <w:rFonts w:ascii="仿宋" w:eastAsia="仿宋" w:hAnsi="仿宋" w:cs="宋体"/>
      <w:kern w:val="0"/>
      <w:sz w:val="18"/>
      <w:szCs w:val="18"/>
    </w:rPr>
  </w:style>
  <w:style w:type="paragraph" w:customStyle="1" w:styleId="xl532">
    <w:name w:val="xl532"/>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Arial Narrow" w:hAnsi="Arial Narrow" w:cs="宋体"/>
      <w:kern w:val="0"/>
      <w:sz w:val="24"/>
      <w:szCs w:val="21"/>
    </w:rPr>
  </w:style>
  <w:style w:type="paragraph" w:customStyle="1" w:styleId="Char1CharCharCharCharCharChar1">
    <w:name w:val="Char1 Char Char Char Char Char Char1"/>
    <w:basedOn w:val="a3"/>
    <w:uiPriority w:val="3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48">
    <w:name w:val="xl548"/>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afffffffffffffffffff">
    <w:name w:val="正文的段落"/>
    <w:basedOn w:val="a3"/>
    <w:uiPriority w:val="99"/>
    <w:qFormat/>
    <w:rsid w:val="005912D9"/>
    <w:pPr>
      <w:widowControl/>
      <w:autoSpaceDE w:val="0"/>
      <w:autoSpaceDN w:val="0"/>
      <w:adjustRightInd w:val="0"/>
      <w:spacing w:beforeLines="50" w:afterLines="25" w:after="78" w:line="360" w:lineRule="auto"/>
      <w:ind w:firstLineChars="200" w:firstLine="480"/>
      <w:jc w:val="left"/>
    </w:pPr>
    <w:rPr>
      <w:rFonts w:ascii="Times New Roman" w:hAnsi="宋体"/>
      <w:kern w:val="0"/>
      <w:sz w:val="24"/>
    </w:rPr>
  </w:style>
  <w:style w:type="paragraph" w:customStyle="1" w:styleId="xl537">
    <w:name w:val="xl537"/>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xl529">
    <w:name w:val="xl52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Char1CharCharCharCharCharCharCharCharCharCharCharChar1">
    <w:name w:val="Char1 Char Char Char Char Char Char Char Char Char Char Char Char1"/>
    <w:basedOn w:val="a3"/>
    <w:uiPriority w:val="39"/>
    <w:qFormat/>
    <w:rsid w:val="005912D9"/>
    <w:pPr>
      <w:widowControl/>
      <w:spacing w:beforeLines="25" w:before="78" w:afterLines="25" w:after="78" w:line="240" w:lineRule="exact"/>
      <w:jc w:val="left"/>
    </w:pPr>
    <w:rPr>
      <w:rFonts w:ascii="Times New Roman" w:eastAsia="Times New Roman" w:hAnsi="Times New Roman"/>
      <w:kern w:val="0"/>
      <w:sz w:val="20"/>
      <w:szCs w:val="20"/>
    </w:rPr>
  </w:style>
  <w:style w:type="paragraph" w:customStyle="1" w:styleId="xl545">
    <w:name w:val="xl545"/>
    <w:basedOn w:val="a3"/>
    <w:qFormat/>
    <w:rsid w:val="005912D9"/>
    <w:pPr>
      <w:widowControl/>
      <w:pBdr>
        <w:top w:val="single" w:sz="4" w:space="0" w:color="auto"/>
        <w:left w:val="single" w:sz="4" w:space="0" w:color="auto"/>
        <w:bottom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xl731">
    <w:name w:val="xl731"/>
    <w:basedOn w:val="a3"/>
    <w:uiPriority w:val="99"/>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宋体" w:hAnsi="宋体" w:cs="宋体"/>
      <w:kern w:val="0"/>
      <w:sz w:val="24"/>
    </w:rPr>
  </w:style>
  <w:style w:type="paragraph" w:customStyle="1" w:styleId="xl559">
    <w:name w:val="xl55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left"/>
    </w:pPr>
    <w:rPr>
      <w:rFonts w:ascii="仿宋" w:eastAsia="仿宋" w:hAnsi="仿宋" w:cs="宋体"/>
      <w:color w:val="000000"/>
      <w:kern w:val="0"/>
      <w:sz w:val="18"/>
      <w:szCs w:val="18"/>
    </w:rPr>
  </w:style>
  <w:style w:type="paragraph" w:customStyle="1" w:styleId="21f1">
    <w:name w:val="正文21"/>
    <w:uiPriority w:val="99"/>
    <w:qFormat/>
    <w:rsid w:val="005912D9"/>
    <w:pPr>
      <w:widowControl w:val="0"/>
      <w:adjustRightInd w:val="0"/>
      <w:spacing w:line="360" w:lineRule="atLeast"/>
      <w:jc w:val="both"/>
    </w:pPr>
    <w:rPr>
      <w:rFonts w:ascii="宋体" w:eastAsia="楷体" w:hAnsi="Times New Roman"/>
      <w:kern w:val="2"/>
      <w:sz w:val="24"/>
      <w:szCs w:val="24"/>
    </w:rPr>
  </w:style>
  <w:style w:type="paragraph" w:customStyle="1" w:styleId="CharCharCharCharCharChar1CharCharCharCharCharCharCharCharCharCharCharCharCharCharCharCharCharCharCharCharCharCharCharCharCharCharCharChar2">
    <w:name w:val="Char Char Char Char Char Char1 Char Char Char Char Char Char Char Char Char Char Char Char Char Char Char Char Char Char Char Char Char Char Char Char Char Char Char Char2"/>
    <w:basedOn w:val="a3"/>
    <w:uiPriority w:val="99"/>
    <w:qFormat/>
    <w:rsid w:val="005912D9"/>
    <w:pPr>
      <w:widowControl/>
      <w:spacing w:beforeLines="25" w:before="78" w:afterLines="25" w:after="78" w:line="240" w:lineRule="exact"/>
      <w:jc w:val="left"/>
    </w:pPr>
    <w:rPr>
      <w:rFonts w:ascii="Verdana" w:eastAsia="Times New Roman" w:hAnsi="Verdana"/>
      <w:kern w:val="0"/>
      <w:sz w:val="20"/>
      <w:szCs w:val="20"/>
      <w:lang w:eastAsia="en-US"/>
    </w:rPr>
  </w:style>
  <w:style w:type="paragraph" w:customStyle="1" w:styleId="xl539">
    <w:name w:val="xl539"/>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right"/>
    </w:pPr>
    <w:rPr>
      <w:rFonts w:ascii="宋体" w:hAnsi="宋体" w:cs="宋体"/>
      <w:kern w:val="0"/>
      <w:sz w:val="24"/>
    </w:rPr>
  </w:style>
  <w:style w:type="paragraph" w:customStyle="1" w:styleId="Char2CharCharChar1">
    <w:name w:val="Char2 Char Char Char1"/>
    <w:basedOn w:val="a3"/>
    <w:uiPriority w:val="39"/>
    <w:qFormat/>
    <w:rsid w:val="005912D9"/>
    <w:pPr>
      <w:widowControl/>
      <w:spacing w:beforeLines="25" w:before="78" w:afterLines="25" w:after="78" w:line="240" w:lineRule="exact"/>
      <w:jc w:val="left"/>
    </w:pPr>
    <w:rPr>
      <w:rFonts w:ascii="Tahoma" w:hAnsi="Tahoma"/>
      <w:kern w:val="0"/>
      <w:sz w:val="24"/>
      <w:szCs w:val="20"/>
    </w:rPr>
  </w:style>
  <w:style w:type="paragraph" w:customStyle="1" w:styleId="xl531">
    <w:name w:val="xl531"/>
    <w:basedOn w:val="a3"/>
    <w:qFormat/>
    <w:rsid w:val="005912D9"/>
    <w:pPr>
      <w:widowControl/>
      <w:pBdr>
        <w:top w:val="single" w:sz="4" w:space="0" w:color="auto"/>
        <w:left w:val="single" w:sz="4" w:space="0" w:color="auto"/>
        <w:bottom w:val="single" w:sz="4" w:space="0" w:color="auto"/>
        <w:right w:val="single" w:sz="4" w:space="0" w:color="auto"/>
      </w:pBdr>
      <w:spacing w:beforeLines="25" w:before="78" w:afterLines="25" w:after="78"/>
      <w:jc w:val="center"/>
    </w:pPr>
    <w:rPr>
      <w:rFonts w:ascii="仿宋" w:eastAsia="仿宋" w:hAnsi="仿宋" w:cs="宋体"/>
      <w:b/>
      <w:bCs/>
      <w:kern w:val="0"/>
      <w:sz w:val="24"/>
      <w:szCs w:val="21"/>
    </w:rPr>
  </w:style>
  <w:style w:type="paragraph" w:customStyle="1" w:styleId="SPECIAL">
    <w:name w:val="SPECIAL"/>
    <w:basedOn w:val="a3"/>
    <w:uiPriority w:val="99"/>
    <w:qFormat/>
    <w:rsid w:val="005912D9"/>
    <w:pPr>
      <w:widowControl/>
      <w:tabs>
        <w:tab w:val="left" w:pos="1800"/>
      </w:tabs>
      <w:autoSpaceDE w:val="0"/>
      <w:autoSpaceDN w:val="0"/>
      <w:adjustRightInd w:val="0"/>
      <w:spacing w:beforeLines="25" w:before="78" w:afterLines="25" w:after="78"/>
      <w:jc w:val="left"/>
    </w:pPr>
    <w:rPr>
      <w:rFonts w:ascii="幼圆" w:eastAsia="幼圆" w:hAnsi="Times New Roman"/>
      <w:kern w:val="0"/>
      <w:sz w:val="28"/>
      <w:szCs w:val="20"/>
    </w:rPr>
  </w:style>
  <w:style w:type="paragraph" w:customStyle="1" w:styleId="xl550">
    <w:name w:val="xl550"/>
    <w:basedOn w:val="a3"/>
    <w:qFormat/>
    <w:rsid w:val="005912D9"/>
    <w:pPr>
      <w:widowControl/>
      <w:pBdr>
        <w:left w:val="single" w:sz="4" w:space="0" w:color="auto"/>
        <w:bottom w:val="single" w:sz="4" w:space="0" w:color="auto"/>
        <w:right w:val="single" w:sz="4" w:space="0" w:color="auto"/>
      </w:pBdr>
      <w:spacing w:beforeLines="25" w:before="78" w:afterLines="25" w:after="78"/>
      <w:jc w:val="left"/>
    </w:pPr>
    <w:rPr>
      <w:rFonts w:ascii="仿宋" w:eastAsia="仿宋" w:hAnsi="仿宋" w:cs="宋体"/>
      <w:kern w:val="0"/>
      <w:sz w:val="24"/>
      <w:szCs w:val="21"/>
    </w:rPr>
  </w:style>
  <w:style w:type="paragraph" w:customStyle="1" w:styleId="21f2">
    <w:name w:val="中等深浅网格 21"/>
    <w:uiPriority w:val="99"/>
    <w:qFormat/>
    <w:rsid w:val="005912D9"/>
    <w:pPr>
      <w:widowControl w:val="0"/>
      <w:jc w:val="both"/>
    </w:pPr>
    <w:rPr>
      <w:rFonts w:ascii="Times New Roman" w:eastAsia="楷体_GB2312" w:hAnsi="Times New Roman"/>
      <w:kern w:val="2"/>
      <w:sz w:val="24"/>
      <w:szCs w:val="24"/>
    </w:rPr>
  </w:style>
  <w:style w:type="character" w:customStyle="1" w:styleId="Charffc">
    <w:name w:val="年报补充样式 Char"/>
    <w:qFormat/>
    <w:locked/>
    <w:rsid w:val="005912D9"/>
    <w:rPr>
      <w:rFonts w:eastAsia="楷体_GB2312"/>
      <w:b/>
      <w:kern w:val="2"/>
      <w:sz w:val="24"/>
      <w:szCs w:val="22"/>
    </w:rPr>
  </w:style>
  <w:style w:type="character" w:customStyle="1" w:styleId="Charffd">
    <w:name w:val="年报补充格式 Char"/>
    <w:qFormat/>
    <w:locked/>
    <w:rsid w:val="005912D9"/>
    <w:rPr>
      <w:rFonts w:eastAsia="楷体_GB2312"/>
      <w:b/>
      <w:sz w:val="24"/>
      <w:szCs w:val="24"/>
    </w:rPr>
  </w:style>
  <w:style w:type="character" w:customStyle="1" w:styleId="Char2f8">
    <w:name w:val="宏文本 Char2"/>
    <w:qFormat/>
    <w:rsid w:val="005912D9"/>
    <w:rPr>
      <w:rFonts w:ascii="Courier New" w:hAnsi="Courier New" w:cs="Courier New"/>
      <w:kern w:val="2"/>
      <w:sz w:val="24"/>
      <w:szCs w:val="24"/>
    </w:rPr>
  </w:style>
  <w:style w:type="character" w:customStyle="1" w:styleId="Char3f0">
    <w:name w:val="注释标题 Char3"/>
    <w:qFormat/>
    <w:rsid w:val="005912D9"/>
    <w:rPr>
      <w:rFonts w:eastAsia="楷体_GB2312"/>
      <w:kern w:val="2"/>
      <w:sz w:val="24"/>
      <w:szCs w:val="24"/>
    </w:rPr>
  </w:style>
  <w:style w:type="character" w:customStyle="1" w:styleId="Char2f9">
    <w:name w:val="电子邮件签名 Char2"/>
    <w:qFormat/>
    <w:rsid w:val="005912D9"/>
    <w:rPr>
      <w:rFonts w:eastAsia="楷体_GB2312"/>
      <w:kern w:val="2"/>
      <w:sz w:val="24"/>
      <w:szCs w:val="24"/>
    </w:rPr>
  </w:style>
  <w:style w:type="character" w:customStyle="1" w:styleId="Char2fa">
    <w:name w:val="称呼 Char2"/>
    <w:qFormat/>
    <w:rsid w:val="005912D9"/>
    <w:rPr>
      <w:rFonts w:eastAsia="楷体_GB2312"/>
      <w:kern w:val="2"/>
      <w:sz w:val="24"/>
      <w:szCs w:val="24"/>
    </w:rPr>
  </w:style>
  <w:style w:type="character" w:customStyle="1" w:styleId="Char2fb">
    <w:name w:val="结束语 Char2"/>
    <w:qFormat/>
    <w:rsid w:val="005912D9"/>
    <w:rPr>
      <w:rFonts w:eastAsia="楷体_GB2312"/>
      <w:kern w:val="2"/>
      <w:sz w:val="24"/>
      <w:szCs w:val="24"/>
    </w:rPr>
  </w:style>
  <w:style w:type="character" w:customStyle="1" w:styleId="HTMLChar10">
    <w:name w:val="HTML 地址 Char1"/>
    <w:qFormat/>
    <w:rsid w:val="005912D9"/>
    <w:rPr>
      <w:rFonts w:eastAsia="楷体_GB2312"/>
      <w:i/>
      <w:iCs/>
      <w:kern w:val="2"/>
      <w:sz w:val="24"/>
      <w:szCs w:val="24"/>
    </w:rPr>
  </w:style>
  <w:style w:type="character" w:customStyle="1" w:styleId="2Char22">
    <w:name w:val="正文首行缩进 2 Char2"/>
    <w:qFormat/>
    <w:rsid w:val="005912D9"/>
    <w:rPr>
      <w:rFonts w:ascii="Times New Roman" w:eastAsia="楷体_GB2312" w:hAnsi="Times New Roman"/>
      <w:kern w:val="2"/>
      <w:sz w:val="24"/>
      <w:szCs w:val="24"/>
    </w:rPr>
  </w:style>
  <w:style w:type="character" w:customStyle="1" w:styleId="Char2fc">
    <w:name w:val="签名 Char2"/>
    <w:qFormat/>
    <w:rsid w:val="005912D9"/>
    <w:rPr>
      <w:rFonts w:eastAsia="楷体_GB2312"/>
      <w:kern w:val="2"/>
      <w:sz w:val="24"/>
      <w:szCs w:val="24"/>
    </w:rPr>
  </w:style>
  <w:style w:type="character" w:customStyle="1" w:styleId="Char2fd">
    <w:name w:val="信息标题 Char2"/>
    <w:qFormat/>
    <w:rsid w:val="005912D9"/>
    <w:rPr>
      <w:rFonts w:ascii="Cambria" w:eastAsia="宋体" w:hAnsi="Cambria" w:cs="Times New Roman"/>
      <w:kern w:val="2"/>
      <w:sz w:val="24"/>
      <w:szCs w:val="24"/>
      <w:shd w:val="pct20" w:color="auto" w:fill="auto"/>
    </w:rPr>
  </w:style>
  <w:style w:type="character" w:customStyle="1" w:styleId="1Char4">
    <w:name w:val="样式1 Char"/>
    <w:uiPriority w:val="99"/>
    <w:qFormat/>
    <w:locked/>
    <w:rsid w:val="005912D9"/>
    <w:rPr>
      <w:rFonts w:ascii="创艺简仿宋" w:eastAsia="创艺简仿宋"/>
      <w:b/>
      <w:bCs/>
      <w:sz w:val="26"/>
      <w:szCs w:val="26"/>
    </w:rPr>
  </w:style>
  <w:style w:type="character" w:customStyle="1" w:styleId="level2Char">
    <w:name w:val="level 2 Char"/>
    <w:uiPriority w:val="34"/>
    <w:qFormat/>
    <w:locked/>
    <w:rsid w:val="005912D9"/>
    <w:rPr>
      <w:rFonts w:ascii="黑体" w:eastAsia="黑体"/>
      <w:bCs/>
      <w:sz w:val="28"/>
      <w:szCs w:val="28"/>
    </w:rPr>
  </w:style>
  <w:style w:type="character" w:customStyle="1" w:styleId="Level2Char0">
    <w:name w:val="Level 2 Char"/>
    <w:uiPriority w:val="34"/>
    <w:qFormat/>
    <w:locked/>
    <w:rsid w:val="005912D9"/>
    <w:rPr>
      <w:rFonts w:ascii="CG Times" w:hAnsi="CG Times"/>
      <w:kern w:val="20"/>
      <w:sz w:val="24"/>
      <w:lang w:eastAsia="en-US"/>
    </w:rPr>
  </w:style>
  <w:style w:type="character" w:customStyle="1" w:styleId="Charffe">
    <w:name w:val="修改_表格 Char"/>
    <w:qFormat/>
    <w:locked/>
    <w:rsid w:val="005912D9"/>
    <w:rPr>
      <w:rFonts w:ascii="楷体_GB2312" w:eastAsia="楷体_GB2312"/>
      <w:b/>
      <w:bCs/>
      <w:szCs w:val="21"/>
    </w:rPr>
  </w:style>
  <w:style w:type="character" w:customStyle="1" w:styleId="BodytextChar0">
    <w:name w:val="!Bodytext Char"/>
    <w:qFormat/>
    <w:locked/>
    <w:rsid w:val="005912D9"/>
    <w:rPr>
      <w:rFonts w:ascii="Arial" w:hAnsi="Arial" w:cs="Arial"/>
      <w:sz w:val="22"/>
    </w:rPr>
  </w:style>
  <w:style w:type="character" w:customStyle="1" w:styleId="2Char5">
    <w:name w:val="样式2 Char"/>
    <w:uiPriority w:val="34"/>
    <w:qFormat/>
    <w:locked/>
    <w:rsid w:val="005912D9"/>
    <w:rPr>
      <w:rFonts w:ascii="宋体" w:hAnsi="宋体"/>
      <w:spacing w:val="6"/>
      <w:sz w:val="24"/>
    </w:rPr>
  </w:style>
  <w:style w:type="character" w:customStyle="1" w:styleId="NormalTimesNewRomanChar">
    <w:name w:val="Normal + Times New Roman Char"/>
    <w:qFormat/>
    <w:locked/>
    <w:rsid w:val="005912D9"/>
    <w:rPr>
      <w:rFonts w:ascii="PMingLiU" w:eastAsia="PMingLiU" w:hAnsi="PMingLiU"/>
    </w:rPr>
  </w:style>
  <w:style w:type="character" w:customStyle="1" w:styleId="BChar">
    <w:name w:val="正文B Char"/>
    <w:qFormat/>
    <w:locked/>
    <w:rsid w:val="005912D9"/>
    <w:rPr>
      <w:rFonts w:ascii="楷体_GB2312" w:eastAsia="楷体_GB2312"/>
      <w:spacing w:val="8"/>
      <w:sz w:val="28"/>
    </w:rPr>
  </w:style>
  <w:style w:type="character" w:customStyle="1" w:styleId="Charfff">
    <w:name w:val="表前文 Char"/>
    <w:qFormat/>
    <w:locked/>
    <w:rsid w:val="005912D9"/>
    <w:rPr>
      <w:rFonts w:ascii="楷体_GB2312" w:eastAsia="楷体_GB2312"/>
      <w:spacing w:val="8"/>
      <w:sz w:val="28"/>
    </w:rPr>
  </w:style>
  <w:style w:type="character" w:customStyle="1" w:styleId="Charfff0">
    <w:name w:val="表后文 Char"/>
    <w:uiPriority w:val="34"/>
    <w:qFormat/>
    <w:locked/>
    <w:rsid w:val="005912D9"/>
    <w:rPr>
      <w:rFonts w:ascii="楷体_GB2312" w:eastAsia="楷体_GB2312"/>
      <w:spacing w:val="8"/>
      <w:sz w:val="28"/>
    </w:rPr>
  </w:style>
  <w:style w:type="character" w:customStyle="1" w:styleId="FigCharChar">
    <w:name w:val="Fig Char Char"/>
    <w:link w:val="FigChar"/>
    <w:qFormat/>
    <w:locked/>
    <w:rsid w:val="005912D9"/>
    <w:rPr>
      <w:rFonts w:ascii="Arial" w:hAnsi="Arial" w:cs="Arial"/>
      <w:sz w:val="22"/>
    </w:rPr>
  </w:style>
  <w:style w:type="paragraph" w:customStyle="1" w:styleId="FigChar">
    <w:name w:val="Fig Char"/>
    <w:basedOn w:val="a3"/>
    <w:link w:val="FigCharChar"/>
    <w:qFormat/>
    <w:rsid w:val="005912D9"/>
    <w:pPr>
      <w:widowControl/>
      <w:spacing w:line="360" w:lineRule="auto"/>
      <w:jc w:val="center"/>
    </w:pPr>
    <w:rPr>
      <w:rFonts w:ascii="Arial" w:hAnsi="Arial" w:cs="Arial"/>
      <w:kern w:val="0"/>
      <w:sz w:val="22"/>
      <w:szCs w:val="20"/>
    </w:rPr>
  </w:style>
  <w:style w:type="character" w:customStyle="1" w:styleId="Charfff1">
    <w:name w:val="中煤正文 Char"/>
    <w:qFormat/>
    <w:locked/>
    <w:rsid w:val="005912D9"/>
    <w:rPr>
      <w:sz w:val="24"/>
      <w:szCs w:val="24"/>
    </w:rPr>
  </w:style>
  <w:style w:type="paragraph" w:customStyle="1" w:styleId="CharCharCharCharCharCharCharChar1Char">
    <w:name w:val="Char Char Char Char Char Char Char Char1 Char"/>
    <w:basedOn w:val="a3"/>
    <w:uiPriority w:val="34"/>
    <w:qFormat/>
    <w:rsid w:val="005912D9"/>
    <w:pPr>
      <w:widowControl/>
      <w:spacing w:line="240" w:lineRule="exact"/>
      <w:jc w:val="left"/>
    </w:pPr>
    <w:rPr>
      <w:rFonts w:ascii="Verdana" w:eastAsia="Times New Roman" w:hAnsi="Verdana"/>
      <w:kern w:val="0"/>
      <w:sz w:val="20"/>
      <w:szCs w:val="20"/>
      <w:lang w:eastAsia="en-US"/>
    </w:rPr>
  </w:style>
  <w:style w:type="character" w:customStyle="1" w:styleId="2Char6">
    <w:name w:val="报告标题 2 Char"/>
    <w:qFormat/>
    <w:locked/>
    <w:rsid w:val="005912D9"/>
    <w:rPr>
      <w:rFonts w:ascii="宋体" w:hAnsi="宋体"/>
      <w:b/>
      <w:bCs/>
      <w:color w:val="000000"/>
      <w:sz w:val="22"/>
    </w:rPr>
  </w:style>
  <w:style w:type="character" w:customStyle="1" w:styleId="04Char">
    <w:name w:val="04年报正文 Char"/>
    <w:qFormat/>
    <w:locked/>
    <w:rsid w:val="005912D9"/>
    <w:rPr>
      <w:szCs w:val="24"/>
    </w:rPr>
  </w:style>
  <w:style w:type="character" w:customStyle="1" w:styleId="Charfff2">
    <w:name w:val="文稿 Char"/>
    <w:qFormat/>
    <w:locked/>
    <w:rsid w:val="005912D9"/>
    <w:rPr>
      <w:sz w:val="28"/>
      <w:szCs w:val="24"/>
    </w:rPr>
  </w:style>
  <w:style w:type="character" w:customStyle="1" w:styleId="iso-Char">
    <w:name w:val="iso-正文 Char"/>
    <w:qFormat/>
    <w:locked/>
    <w:rsid w:val="005912D9"/>
    <w:rPr>
      <w:rFonts w:ascii="楷体_GB2312" w:eastAsia="楷体_GB2312"/>
      <w:sz w:val="24"/>
      <w:szCs w:val="24"/>
    </w:rPr>
  </w:style>
  <w:style w:type="character" w:customStyle="1" w:styleId="Charfff3">
    <w:name w:val="表蕊 Char"/>
    <w:qFormat/>
    <w:rsid w:val="005912D9"/>
    <w:rPr>
      <w:rFonts w:ascii="楷体_GB2312" w:eastAsia="楷体_GB2312" w:hint="eastAsia"/>
      <w:spacing w:val="-10"/>
      <w:sz w:val="21"/>
      <w:lang w:val="en-US" w:eastAsia="zh-CN" w:bidi="ar-SA"/>
    </w:rPr>
  </w:style>
  <w:style w:type="table" w:customStyle="1" w:styleId="-13">
    <w:name w:val="网格型-标准版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6">
    <w:name w:val="表格主题11"/>
    <w:basedOn w:val="a5"/>
    <w:qFormat/>
    <w:rsid w:val="005912D9"/>
    <w:rPr>
      <w:rFonts w:ascii="Arial" w:eastAsia="楷体"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fffffffffffffff0">
    <w:name w:val="报告附注"/>
    <w:basedOn w:val="a5"/>
    <w:qFormat/>
    <w:rsid w:val="005912D9"/>
    <w:rPr>
      <w:rFonts w:eastAsia="楷体"/>
    </w:rPr>
    <w:tblPr>
      <w:tblBorders>
        <w:top w:val="single" w:sz="4" w:space="0" w:color="auto"/>
        <w:bottom w:val="single" w:sz="4" w:space="0" w:color="auto"/>
        <w:insideH w:val="dotted" w:sz="4" w:space="0" w:color="auto"/>
        <w:insideV w:val="dotted" w:sz="4" w:space="0" w:color="auto"/>
      </w:tblBorders>
    </w:tblPr>
  </w:style>
  <w:style w:type="character" w:customStyle="1" w:styleId="Charfff4">
    <w:name w:val="去格式 Char"/>
    <w:qFormat/>
    <w:locked/>
    <w:rsid w:val="005912D9"/>
    <w:rPr>
      <w:sz w:val="24"/>
    </w:rPr>
  </w:style>
  <w:style w:type="character" w:customStyle="1" w:styleId="-3Char">
    <w:name w:val="自-3级标题 Char"/>
    <w:qFormat/>
    <w:locked/>
    <w:rsid w:val="005912D9"/>
    <w:rPr>
      <w:b/>
      <w:bCs/>
      <w:sz w:val="24"/>
      <w:szCs w:val="24"/>
    </w:rPr>
  </w:style>
  <w:style w:type="character" w:customStyle="1" w:styleId="A7-Char">
    <w:name w:val="A7-表中 Char"/>
    <w:qFormat/>
    <w:locked/>
    <w:rsid w:val="005912D9"/>
    <w:rPr>
      <w:b/>
      <w:szCs w:val="24"/>
    </w:rPr>
  </w:style>
  <w:style w:type="character" w:customStyle="1" w:styleId="-Char">
    <w:name w:val="表-正文 Char"/>
    <w:qFormat/>
    <w:locked/>
    <w:rsid w:val="005912D9"/>
    <w:rPr>
      <w:color w:val="000000"/>
      <w:szCs w:val="21"/>
    </w:rPr>
  </w:style>
  <w:style w:type="character" w:customStyle="1" w:styleId="zhengwenChar">
    <w:name w:val="zhengwen Char"/>
    <w:qFormat/>
    <w:locked/>
    <w:rsid w:val="005912D9"/>
    <w:rPr>
      <w:sz w:val="24"/>
      <w:szCs w:val="24"/>
    </w:rPr>
  </w:style>
  <w:style w:type="character" w:customStyle="1" w:styleId="--3Char">
    <w:name w:val="自--3级标题 Char"/>
    <w:qFormat/>
    <w:locked/>
    <w:rsid w:val="005912D9"/>
    <w:rPr>
      <w:b/>
      <w:bCs/>
      <w:sz w:val="24"/>
      <w:szCs w:val="24"/>
    </w:rPr>
  </w:style>
  <w:style w:type="character" w:customStyle="1" w:styleId="A7-Char0">
    <w:name w:val="A7-表上 Char"/>
    <w:qFormat/>
    <w:locked/>
    <w:rsid w:val="005912D9"/>
    <w:rPr>
      <w:szCs w:val="21"/>
    </w:rPr>
  </w:style>
  <w:style w:type="character" w:customStyle="1" w:styleId="A6-Char">
    <w:name w:val="A6-表文 Char"/>
    <w:qFormat/>
    <w:locked/>
    <w:rsid w:val="005912D9"/>
    <w:rPr>
      <w:bCs/>
      <w:szCs w:val="21"/>
    </w:rPr>
  </w:style>
  <w:style w:type="character" w:customStyle="1" w:styleId="A4-1Char">
    <w:name w:val="A4-1、 Char"/>
    <w:qFormat/>
    <w:locked/>
    <w:rsid w:val="005912D9"/>
    <w:rPr>
      <w:rFonts w:ascii="黑体" w:eastAsia="黑体" w:hAnsi="黑体"/>
      <w:color w:val="000000"/>
      <w:sz w:val="28"/>
      <w:szCs w:val="24"/>
    </w:rPr>
  </w:style>
  <w:style w:type="character" w:customStyle="1" w:styleId="GSChar">
    <w:name w:val="GS.正文 Char"/>
    <w:uiPriority w:val="99"/>
    <w:qFormat/>
    <w:locked/>
    <w:rsid w:val="005912D9"/>
    <w:rPr>
      <w:rFonts w:ascii="宋体" w:hAnsi="宋体"/>
      <w:sz w:val="24"/>
      <w:szCs w:val="24"/>
    </w:rPr>
  </w:style>
  <w:style w:type="character" w:customStyle="1" w:styleId="Charfff5">
    <w:name w:val="表格 Char"/>
    <w:qFormat/>
    <w:locked/>
    <w:rsid w:val="005912D9"/>
    <w:rPr>
      <w:rFonts w:ascii="宋体" w:hAnsi="宋体"/>
      <w:sz w:val="24"/>
      <w:szCs w:val="24"/>
    </w:rPr>
  </w:style>
  <w:style w:type="character" w:customStyle="1" w:styleId="Charfff6">
    <w:name w:val="小四标准段落 Char"/>
    <w:qFormat/>
    <w:locked/>
    <w:rsid w:val="005912D9"/>
    <w:rPr>
      <w:rFonts w:ascii="Arial" w:hAnsi="Arial"/>
      <w:sz w:val="24"/>
      <w:szCs w:val="24"/>
    </w:rPr>
  </w:style>
  <w:style w:type="paragraph" w:customStyle="1" w:styleId="CharCharCharCharCharCharCharChar">
    <w:name w:val="Char Char Char Char Char Char Char Char"/>
    <w:basedOn w:val="a3"/>
    <w:uiPriority w:val="99"/>
    <w:qFormat/>
    <w:rsid w:val="005912D9"/>
    <w:pPr>
      <w:widowControl/>
      <w:spacing w:line="240" w:lineRule="exact"/>
      <w:jc w:val="left"/>
    </w:pPr>
    <w:rPr>
      <w:rFonts w:ascii="宋体" w:eastAsia="Times New Roman" w:hAnsi="宋体"/>
      <w:color w:val="000000"/>
      <w:kern w:val="0"/>
      <w:sz w:val="20"/>
      <w:szCs w:val="20"/>
    </w:rPr>
  </w:style>
  <w:style w:type="character" w:customStyle="1" w:styleId="A7-Char1">
    <w:name w:val="A7-表下 Char"/>
    <w:qFormat/>
    <w:locked/>
    <w:rsid w:val="005912D9"/>
    <w:rPr>
      <w:sz w:val="18"/>
      <w:szCs w:val="18"/>
    </w:rPr>
  </w:style>
  <w:style w:type="character" w:customStyle="1" w:styleId="A3-Char">
    <w:name w:val="A3-（一） Char"/>
    <w:qFormat/>
    <w:locked/>
    <w:rsid w:val="005912D9"/>
    <w:rPr>
      <w:rFonts w:eastAsia="黑体"/>
      <w:sz w:val="30"/>
      <w:szCs w:val="30"/>
      <w:lang w:val="zh-CN"/>
    </w:rPr>
  </w:style>
  <w:style w:type="paragraph" w:customStyle="1" w:styleId="CharChar1CharChar">
    <w:name w:val="Char Char1 Char Char"/>
    <w:basedOn w:val="a3"/>
    <w:uiPriority w:val="99"/>
    <w:qFormat/>
    <w:rsid w:val="005912D9"/>
    <w:pPr>
      <w:widowControl/>
      <w:spacing w:line="240" w:lineRule="exact"/>
      <w:jc w:val="left"/>
    </w:pPr>
    <w:rPr>
      <w:rFonts w:ascii="Verdana" w:eastAsia="Times New Roman" w:hAnsi="Verdana"/>
      <w:kern w:val="0"/>
      <w:sz w:val="20"/>
      <w:szCs w:val="20"/>
      <w:lang w:eastAsia="en-US"/>
    </w:rPr>
  </w:style>
  <w:style w:type="character" w:customStyle="1" w:styleId="fuzhu3Char">
    <w:name w:val="fuzhu3 Char"/>
    <w:qFormat/>
    <w:locked/>
    <w:rsid w:val="005912D9"/>
    <w:rPr>
      <w:rFonts w:ascii="宋体" w:hAnsi="宋体"/>
      <w:sz w:val="24"/>
      <w:szCs w:val="24"/>
    </w:rPr>
  </w:style>
  <w:style w:type="character" w:customStyle="1" w:styleId="fuzhu2Char">
    <w:name w:val="fuzhu2 Char"/>
    <w:qFormat/>
    <w:locked/>
    <w:rsid w:val="005912D9"/>
    <w:rPr>
      <w:rFonts w:ascii="华文中宋" w:eastAsia="华文中宋" w:hAnsi="华文中宋"/>
      <w:b/>
      <w:smallCaps/>
      <w:szCs w:val="21"/>
    </w:rPr>
  </w:style>
  <w:style w:type="character" w:customStyle="1" w:styleId="A6-Char0">
    <w:name w:val="A6-表上 Char"/>
    <w:qFormat/>
    <w:locked/>
    <w:rsid w:val="005912D9"/>
    <w:rPr>
      <w:szCs w:val="21"/>
    </w:rPr>
  </w:style>
  <w:style w:type="character" w:customStyle="1" w:styleId="Charfff7">
    <w:name w:val="全文正文 Char"/>
    <w:qFormat/>
    <w:locked/>
    <w:rsid w:val="005912D9"/>
    <w:rPr>
      <w:sz w:val="24"/>
      <w:szCs w:val="24"/>
    </w:rPr>
  </w:style>
  <w:style w:type="character" w:customStyle="1" w:styleId="3Char6">
    <w:name w:val="段落3 Char"/>
    <w:qFormat/>
    <w:locked/>
    <w:rsid w:val="005912D9"/>
    <w:rPr>
      <w:rFonts w:ascii="宋体" w:hAnsi="宋体"/>
      <w:b/>
      <w:bCs/>
      <w:color w:val="000000"/>
      <w:sz w:val="24"/>
      <w:szCs w:val="24"/>
      <w:lang w:bidi="en-US"/>
    </w:rPr>
  </w:style>
  <w:style w:type="character" w:customStyle="1" w:styleId="222Char">
    <w:name w:val="样式 样式 样式 首行缩进:  2 字符 + 首行缩进:  2 字符 + 首行缩进:  2 字符 Char"/>
    <w:qFormat/>
    <w:locked/>
    <w:rsid w:val="005912D9"/>
    <w:rPr>
      <w:rFonts w:ascii="宋体" w:hAnsi="宋体" w:cs="宋体"/>
      <w:sz w:val="24"/>
      <w:szCs w:val="24"/>
    </w:rPr>
  </w:style>
  <w:style w:type="character" w:customStyle="1" w:styleId="3Char7">
    <w:name w:val="3级标题 Char"/>
    <w:qFormat/>
    <w:locked/>
    <w:rsid w:val="005912D9"/>
    <w:rPr>
      <w:b/>
      <w:sz w:val="24"/>
    </w:rPr>
  </w:style>
  <w:style w:type="character" w:customStyle="1" w:styleId="Charfff8">
    <w:name w:val="尽调正文 Char"/>
    <w:qFormat/>
    <w:locked/>
    <w:rsid w:val="005912D9"/>
    <w:rPr>
      <w:rFonts w:ascii="Arial" w:hAnsi="宋体" w:cs="Arial"/>
      <w:sz w:val="24"/>
    </w:rPr>
  </w:style>
  <w:style w:type="character" w:customStyle="1" w:styleId="Charfff9">
    <w:name w:val="尽调一级标题 Char"/>
    <w:qFormat/>
    <w:locked/>
    <w:rsid w:val="005912D9"/>
    <w:rPr>
      <w:rFonts w:ascii="Arial" w:hAnsi="宋体" w:cs="Arial"/>
      <w:b/>
      <w:sz w:val="32"/>
      <w:szCs w:val="32"/>
    </w:rPr>
  </w:style>
  <w:style w:type="character" w:customStyle="1" w:styleId="-4Char">
    <w:name w:val="自-4级标题 Char"/>
    <w:qFormat/>
    <w:locked/>
    <w:rsid w:val="005912D9"/>
    <w:rPr>
      <w:b/>
      <w:color w:val="000000"/>
      <w:sz w:val="24"/>
      <w:szCs w:val="24"/>
    </w:rPr>
  </w:style>
  <w:style w:type="character" w:customStyle="1" w:styleId="AChar">
    <w:name w:val="A正文 Char"/>
    <w:semiHidden/>
    <w:qFormat/>
    <w:locked/>
    <w:rsid w:val="005912D9"/>
    <w:rPr>
      <w:rFonts w:ascii="楷体_GB2312" w:eastAsia="楷体_GB2312"/>
      <w:sz w:val="24"/>
    </w:rPr>
  </w:style>
  <w:style w:type="character" w:customStyle="1" w:styleId="Charfffa">
    <w:name w:val="修改_重组 Char"/>
    <w:qFormat/>
    <w:locked/>
    <w:rsid w:val="005912D9"/>
    <w:rPr>
      <w:rFonts w:ascii="楷体_GB2312" w:eastAsia="楷体_GB2312"/>
      <w:b/>
      <w:sz w:val="24"/>
      <w:szCs w:val="24"/>
    </w:rPr>
  </w:style>
  <w:style w:type="character" w:customStyle="1" w:styleId="Charfffb">
    <w:name w:val="招股书三级标题 Char"/>
    <w:qFormat/>
    <w:locked/>
    <w:rsid w:val="005912D9"/>
    <w:rPr>
      <w:rFonts w:ascii="Arial" w:hAnsi="Arial" w:cs="Arial"/>
      <w:b/>
      <w:sz w:val="24"/>
      <w:szCs w:val="24"/>
    </w:rPr>
  </w:style>
  <w:style w:type="character" w:customStyle="1" w:styleId="Charfffc">
    <w:name w:val="表格首行 Char"/>
    <w:qFormat/>
    <w:locked/>
    <w:rsid w:val="005912D9"/>
    <w:rPr>
      <w:rFonts w:ascii="Arial" w:hAnsi="Arial" w:cs="Arial"/>
      <w:b/>
      <w:szCs w:val="21"/>
    </w:rPr>
  </w:style>
  <w:style w:type="character" w:customStyle="1" w:styleId="Charfffd">
    <w:name w:val="表格数字 Char"/>
    <w:qFormat/>
    <w:locked/>
    <w:rsid w:val="005912D9"/>
    <w:rPr>
      <w:rFonts w:ascii="Arial" w:hAnsi="Arial" w:cs="Arial"/>
      <w:szCs w:val="21"/>
    </w:rPr>
  </w:style>
  <w:style w:type="character" w:customStyle="1" w:styleId="Charfffe">
    <w:name w:val="中伦正文 Char"/>
    <w:qFormat/>
    <w:locked/>
    <w:rsid w:val="005912D9"/>
    <w:rPr>
      <w:sz w:val="24"/>
      <w:szCs w:val="24"/>
    </w:rPr>
  </w:style>
  <w:style w:type="character" w:customStyle="1" w:styleId="Charffff">
    <w:name w:val="招股书四级标题 Char"/>
    <w:qFormat/>
    <w:locked/>
    <w:rsid w:val="005912D9"/>
    <w:rPr>
      <w:rFonts w:ascii="Arial" w:hAnsi="Arial" w:cs="Arial"/>
      <w:b/>
      <w:bCs/>
      <w:sz w:val="24"/>
      <w:szCs w:val="24"/>
    </w:rPr>
  </w:style>
  <w:style w:type="character" w:customStyle="1" w:styleId="-Char0">
    <w:name w:val="自-二级标题 Char"/>
    <w:qFormat/>
    <w:locked/>
    <w:rsid w:val="005912D9"/>
    <w:rPr>
      <w:rFonts w:eastAsia="黑体"/>
      <w:b/>
      <w:color w:val="000000"/>
      <w:sz w:val="30"/>
      <w:szCs w:val="30"/>
    </w:rPr>
  </w:style>
  <w:style w:type="character" w:customStyle="1" w:styleId="1Char5">
    <w:name w:val="核查结论1 Char"/>
    <w:qFormat/>
    <w:locked/>
    <w:rsid w:val="005912D9"/>
    <w:rPr>
      <w:rFonts w:ascii="黑体" w:eastAsia="黑体" w:hAnsi="黑体" w:cs="Arial"/>
      <w:b/>
      <w:sz w:val="24"/>
    </w:rPr>
  </w:style>
  <w:style w:type="character" w:customStyle="1" w:styleId="Charffff0">
    <w:name w:val="一级标题 Char"/>
    <w:qFormat/>
    <w:locked/>
    <w:rsid w:val="005912D9"/>
    <w:rPr>
      <w:rFonts w:ascii="黑体" w:eastAsia="黑体" w:hAnsi="黑体"/>
      <w:b/>
      <w:color w:val="000000"/>
      <w:kern w:val="44"/>
      <w:sz w:val="36"/>
      <w:szCs w:val="36"/>
    </w:rPr>
  </w:style>
  <w:style w:type="character" w:customStyle="1" w:styleId="--4Char">
    <w:name w:val="自--4级标题 Char"/>
    <w:qFormat/>
    <w:locked/>
    <w:rsid w:val="005912D9"/>
    <w:rPr>
      <w:b/>
      <w:color w:val="000000"/>
      <w:sz w:val="24"/>
      <w:szCs w:val="24"/>
    </w:rPr>
  </w:style>
  <w:style w:type="character" w:customStyle="1" w:styleId="Charffff1">
    <w:name w:val="注脚 Char"/>
    <w:qFormat/>
    <w:locked/>
    <w:rsid w:val="005912D9"/>
    <w:rPr>
      <w:rFonts w:ascii="Arial" w:hAnsi="Arial" w:cs="Arial"/>
      <w:szCs w:val="21"/>
    </w:rPr>
  </w:style>
  <w:style w:type="character" w:customStyle="1" w:styleId="--333Char">
    <w:name w:val="自--333级别标题 Char"/>
    <w:qFormat/>
    <w:locked/>
    <w:rsid w:val="005912D9"/>
    <w:rPr>
      <w:b/>
      <w:bCs/>
      <w:sz w:val="24"/>
      <w:szCs w:val="24"/>
    </w:rPr>
  </w:style>
  <w:style w:type="character" w:customStyle="1" w:styleId="Charffff2">
    <w:name w:val="角标 Char"/>
    <w:qFormat/>
    <w:locked/>
    <w:rsid w:val="005912D9"/>
    <w:rPr>
      <w:sz w:val="18"/>
    </w:rPr>
  </w:style>
  <w:style w:type="character" w:customStyle="1" w:styleId="--3Char0">
    <w:name w:val="自用--3级标题 Char"/>
    <w:qFormat/>
    <w:locked/>
    <w:rsid w:val="005912D9"/>
    <w:rPr>
      <w:b/>
      <w:bCs/>
      <w:sz w:val="24"/>
      <w:szCs w:val="24"/>
    </w:rPr>
  </w:style>
  <w:style w:type="character" w:customStyle="1" w:styleId="A5-Char">
    <w:name w:val="A5-正文 Char"/>
    <w:qFormat/>
    <w:locked/>
    <w:rsid w:val="005912D9"/>
    <w:rPr>
      <w:sz w:val="24"/>
      <w:szCs w:val="24"/>
    </w:rPr>
  </w:style>
  <w:style w:type="character" w:customStyle="1" w:styleId="Charffff3">
    <w:name w:val="招股书二级标题 Char"/>
    <w:qFormat/>
    <w:locked/>
    <w:rsid w:val="005912D9"/>
    <w:rPr>
      <w:rFonts w:ascii="黑体" w:eastAsia="黑体" w:hAnsi="黑体"/>
      <w:b/>
      <w:bCs/>
      <w:sz w:val="28"/>
      <w:szCs w:val="28"/>
    </w:rPr>
  </w:style>
  <w:style w:type="character" w:customStyle="1" w:styleId="Charffff4">
    <w:name w:val="自用表格正文 Char"/>
    <w:qFormat/>
    <w:locked/>
    <w:rsid w:val="005912D9"/>
    <w:rPr>
      <w:rFonts w:ascii="Arial" w:eastAsia="仿宋_GB2312" w:hAnsi="Arial" w:cs="Arial"/>
      <w:sz w:val="24"/>
      <w:szCs w:val="21"/>
    </w:rPr>
  </w:style>
  <w:style w:type="character" w:customStyle="1" w:styleId="Charffff5">
    <w:name w:val="表格正文自用 Char"/>
    <w:qFormat/>
    <w:locked/>
    <w:rsid w:val="005912D9"/>
    <w:rPr>
      <w:rFonts w:ascii="Arial" w:eastAsia="仿宋_GB2312" w:hAnsi="Arial" w:cs="Arial"/>
      <w:sz w:val="24"/>
      <w:szCs w:val="21"/>
    </w:rPr>
  </w:style>
  <w:style w:type="character" w:customStyle="1" w:styleId="nfChar">
    <w:name w:val="正文nf Char"/>
    <w:qFormat/>
    <w:locked/>
    <w:rsid w:val="005912D9"/>
    <w:rPr>
      <w:sz w:val="24"/>
      <w:szCs w:val="30"/>
    </w:rPr>
  </w:style>
  <w:style w:type="character" w:customStyle="1" w:styleId="SMbaseChar">
    <w:name w:val="SM_base Char"/>
    <w:qFormat/>
    <w:locked/>
    <w:rsid w:val="005912D9"/>
    <w:rPr>
      <w:rFonts w:ascii="Arial" w:hAnsi="Arial" w:cs="Arial"/>
      <w:sz w:val="24"/>
    </w:rPr>
  </w:style>
  <w:style w:type="character" w:customStyle="1" w:styleId="EB-HL-Char">
    <w:name w:val="EB-HL-正文 Char"/>
    <w:semiHidden/>
    <w:qFormat/>
    <w:locked/>
    <w:rsid w:val="005912D9"/>
    <w:rPr>
      <w:color w:val="000000"/>
      <w:sz w:val="24"/>
      <w:szCs w:val="15"/>
    </w:rPr>
  </w:style>
  <w:style w:type="character" w:customStyle="1" w:styleId="Charffff6">
    <w:name w:val="无序号段落样式 Char"/>
    <w:qFormat/>
    <w:rsid w:val="005912D9"/>
    <w:rPr>
      <w:rFonts w:ascii="宋体" w:eastAsia="宋体" w:hAnsi="宋体" w:hint="eastAsia"/>
      <w:spacing w:val="3"/>
      <w:w w:val="103"/>
      <w:sz w:val="24"/>
      <w:szCs w:val="24"/>
      <w:lang w:val="en-US" w:eastAsia="zh-CN" w:bidi="ar-SA"/>
    </w:rPr>
  </w:style>
  <w:style w:type="character" w:customStyle="1" w:styleId="Charffff7">
    <w:name w:val="段落无间距，正文 Char"/>
    <w:qFormat/>
    <w:locked/>
    <w:rsid w:val="005912D9"/>
  </w:style>
  <w:style w:type="character" w:customStyle="1" w:styleId="--2Char">
    <w:name w:val="自--2级标题 Char"/>
    <w:qFormat/>
    <w:locked/>
    <w:rsid w:val="005912D9"/>
  </w:style>
  <w:style w:type="character" w:customStyle="1" w:styleId="05Char">
    <w:name w:val="05中信_正文 Char"/>
    <w:semiHidden/>
    <w:qFormat/>
    <w:rsid w:val="005912D9"/>
    <w:rPr>
      <w:rFonts w:ascii="宋体" w:eastAsia="宋体" w:hAnsi="宋体" w:hint="eastAsia"/>
      <w:color w:val="003366"/>
      <w:kern w:val="2"/>
      <w:lang w:val="en-US" w:eastAsia="zh-CN" w:bidi="ar-SA"/>
    </w:rPr>
  </w:style>
  <w:style w:type="character" w:customStyle="1" w:styleId="Char2Char">
    <w:name w:val="招股书修改 Char2 Char"/>
    <w:qFormat/>
    <w:rsid w:val="005912D9"/>
    <w:rPr>
      <w:rFonts w:ascii="楷体_GB2312" w:eastAsia="楷体_GB2312" w:hAnsi="Tahoma" w:cs="楷体_GB2312" w:hint="eastAsia"/>
      <w:b/>
      <w:bCs/>
      <w:kern w:val="2"/>
      <w:sz w:val="24"/>
      <w:szCs w:val="24"/>
      <w:lang w:val="en-US" w:eastAsia="zh-CN" w:bidi="ar-SA"/>
    </w:rPr>
  </w:style>
  <w:style w:type="character" w:customStyle="1" w:styleId="Char2CharCharCharCharCharCharChar">
    <w:name w:val="Char2 Char Char Char Char Char Char Char"/>
    <w:qFormat/>
    <w:rsid w:val="005912D9"/>
    <w:rPr>
      <w:rFonts w:ascii="宋体" w:eastAsia="宋体" w:hAnsi="Courier New" w:hint="eastAsia"/>
      <w:kern w:val="2"/>
      <w:sz w:val="21"/>
      <w:lang w:val="en-US" w:eastAsia="zh-CN" w:bidi="ar-SA"/>
    </w:rPr>
  </w:style>
  <w:style w:type="table" w:customStyle="1" w:styleId="-41101">
    <w:name w:val="浅色列表 - 强调文字颜色 4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81">
    <w:name w:val="浅色列表 - 强调文字颜色 41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61">
    <w:name w:val="浅色列表12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1">
    <w:name w:val="浅色列表12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51">
    <w:name w:val="浅色列表12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1">
    <w:name w:val="浅色列表12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61">
    <w:name w:val="浅色列表 - 强调文字颜色 41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71">
    <w:name w:val="浅色列表 - 强调文字颜色 42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01">
    <w:name w:val="浅色列表1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1">
    <w:name w:val="浅色列表13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01">
    <w:name w:val="浅色列表 - 强调文字颜色 42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912">
    <w:name w:val="浅色列表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
    <w:name w:val="浅色列表4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61">
    <w:name w:val="浅色列表 - 强调文字颜色 43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61">
    <w:name w:val="浅色列表11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1">
    <w:name w:val="浅色列表11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1">
    <w:name w:val="浅色列表12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81">
    <w:name w:val="浅色列表13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1">
    <w:name w:val="浅色列表11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1">
    <w:name w:val="浅色列表14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1">
    <w:name w:val="浅色列表11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61">
    <w:name w:val="浅色列表13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01">
    <w:name w:val="浅色列表 - 强调文字颜色 43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01">
    <w:name w:val="浅色列表2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
    <w:name w:val="浅色列表2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
    <w:name w:val="典雅型11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
    <w:name w:val="浅色列表 - 强调文字颜色 4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11">
    <w:name w:val="zzz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2">
    <w:name w:val="浅色列表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9">
    <w:name w:val="浅色列表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f7">
    <w:name w:val="双框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1">
    <w:name w:val="浅色列表 - 强调文字颜色 4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a">
    <w:name w:val="需要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
    <w:name w:val="网格型11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型 1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zz13">
    <w:name w:val="zz1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81">
    <w:name w:val="浅色列表 - 强调文字颜色 43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81">
    <w:name w:val="浅色列表 - 强调文字颜色 44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91">
    <w:name w:val="浅色列表 - 强调文字颜色 42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01">
    <w:name w:val="浅色列表12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1">
    <w:name w:val="浅色列表12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01">
    <w:name w:val="浅色列表13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1">
    <w:name w:val="浅色列表12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01">
    <w:name w:val="浅色列表2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81">
    <w:name w:val="浅色列表2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0">
    <w:name w:val="浅色列表4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20">
    <w:name w:val="浅色列表4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81">
    <w:name w:val="浅色列表14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01">
    <w:name w:val="浅色列表 - 强调文字颜色 412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1">
    <w:name w:val="浅色列表11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91">
    <w:name w:val="浅色列表 - 强调文字颜色 43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101">
    <w:name w:val="浅色列表 - 强调文字颜色 41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01">
    <w:name w:val="浅色列表 - 强调文字颜色 421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1">
    <w:name w:val="浅色列表4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91">
    <w:name w:val="浅色列表14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81">
    <w:name w:val="浅色列表11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0-">
    <w:name w:val="A0-表格"/>
    <w:basedOn w:val="a5"/>
    <w:uiPriority w:val="99"/>
    <w:qFormat/>
    <w:rsid w:val="005912D9"/>
    <w:rPr>
      <w:rFonts w:eastAsia="楷体"/>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style>
  <w:style w:type="table" w:customStyle="1" w:styleId="201">
    <w:name w:val="浅色列表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1">
    <w:name w:val="浅色列表4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1">
    <w:name w:val="浅色列表2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fffffffffffffffffff1">
    <w:name w:val="需要"/>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
    <w:name w:val="zz"/>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
    <w:name w:val="zzz"/>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afffffffffffffffffff2">
    <w:name w:val="双框"/>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ffffffc">
    <w:name w:val="需要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f">
    <w:name w:val="浅色列表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0">
    <w:name w:val="浅色列表 - 强调文字颜色 45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ffffffd">
    <w:name w:val="浅色列表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
    <w:name w:val="浅色列表 - 强调文字颜色 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
    <w:name w:val="浅色列表 - 强调文字颜色 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fffff7">
    <w:name w:val="浅色列表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fffff8">
    <w:name w:val="需要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f8">
    <w:name w:val="需要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f9">
    <w:name w:val="浅色列表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
    <w:name w:val="浅色列表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fa">
    <w:name w:val="网格型 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f3">
    <w:name w:val="网格型 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29">
    <w:name w:val="典雅型12"/>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
    <w:name w:val="浅色列表 - 强调文字颜色 4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fff4">
    <w:name w:val="需要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
    <w:name w:val="zz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
    <w:name w:val="zzz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ffffffe">
    <w:name w:val="双框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a">
    <w:name w:val="需要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fff5">
    <w:name w:val="浅色列表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6">
    <w:name w:val="样式5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4">
    <w:name w:val="浅色列表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
    <w:name w:val="浅色列表 - 强调文字颜色 4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
    <w:name w:val="浅色列表 - 强调文字颜色 4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f4">
    <w:name w:val="浅色列表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a">
    <w:name w:val="典雅型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f5">
    <w:name w:val="需要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f0">
    <w:name w:val="需要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
    <w:name w:val="需要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3">
    <w:name w:val="zz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19">
    <w:name w:val="浅色列表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zzz3">
    <w:name w:val="zzz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2">
    <w:name w:val="浅色列表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fff6">
    <w:name w:val="双框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21">
    <w:name w:val="网格型132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b">
    <w:name w:val="网格型 1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3">
    <w:name w:val="需要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b">
    <w:name w:val="网格型 2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53">
    <w:name w:val="浅色列表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f6">
    <w:name w:val="典雅型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5">
    <w:name w:val="浅色列表 - 强调文字颜色 4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ff2">
    <w:name w:val="需要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32">
    <w:name w:val="样式5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zz2">
    <w:name w:val="zz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3">
    <w:name w:val="浅色列表 - 强调文字颜色 4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2">
    <w:name w:val="zzz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23">
    <w:name w:val="浅色列表 - 强调文字颜色 4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fffff9">
    <w:name w:val="双框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3">
    <w:name w:val="浅色列表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34">
    <w:name w:val="需要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5">
    <w:name w:val="需要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2">
    <w:name w:val="需要1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ff3">
    <w:name w:val="浅色列表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3">
    <w:name w:val="浅色列表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
    <w:name w:val="浅色列表 - 强调文字颜色 4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31">
    <w:name w:val="浅色列表1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22">
    <w:name w:val="样式5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11a">
    <w:name w:val="网格型 1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4">
    <w:name w:val="浅色列表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4">
    <w:name w:val="网格型 2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2">
    <w:name w:val="浅色列表 - 强调文字颜色 4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b">
    <w:name w:val="需要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
    <w:name w:val="需要1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1">
    <w:name w:val="zz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4">
    <w:name w:val="浅色列表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
    <w:name w:val="需要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5">
    <w:name w:val="网格型 2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31c">
    <w:name w:val="浅色列表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12">
    <w:name w:val="样式5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2">
    <w:name w:val="浅色列表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
    <w:name w:val="浅色列表 - 强调文字颜色 4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
    <w:name w:val="浅色列表 - 强调文字颜色 4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5">
    <w:name w:val="浅色列表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6">
    <w:name w:val="需要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2">
    <w:name w:val="需要1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3">
    <w:name w:val="浅色列表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
    <w:name w:val="浅色列表1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110">
    <w:name w:val="网格型311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4">
    <w:name w:val="网格型 1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12">
    <w:name w:val="网格型 2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8">
    <w:name w:val="需要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1">
    <w:name w:val="zz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1">
    <w:name w:val="zzz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1f7">
    <w:name w:val="双框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11">
    <w:name w:val="网格型12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需要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9">
    <w:name w:val="浅色列表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
    <w:name w:val="浅色列表 - 强调文字颜色 4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10">
    <w:name w:val="样式5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10">
    <w:name w:val="浅色列表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
    <w:name w:val="浅色列表 - 强调文字颜色 4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
    <w:name w:val="浅色列表 - 强调文字颜色 4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3">
    <w:name w:val="浅色列表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4">
    <w:name w:val="需要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0">
    <w:name w:val="需要1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1">
    <w:name w:val="浅色列表1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0">
    <w:name w:val="浅色列表1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5">
    <w:name w:val="网格型 1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42">
    <w:name w:val="网格型 2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ff4">
    <w:name w:val="典雅型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8">
    <w:name w:val="需要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4">
    <w:name w:val="zz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4">
    <w:name w:val="zzz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ff5">
    <w:name w:val="双框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4">
    <w:name w:val="需要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8">
    <w:name w:val="浅色列表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
    <w:name w:val="浅色列表 - 强调文字颜色 4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41">
    <w:name w:val="样式5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63">
    <w:name w:val="浅色列表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
    <w:name w:val="浅色列表 - 强调文字颜色 4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
    <w:name w:val="浅色列表 - 强调文字颜色 4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3">
    <w:name w:val="浅色列表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4">
    <w:name w:val="需要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2">
    <w:name w:val="需要1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3">
    <w:name w:val="浅色列表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2">
    <w:name w:val="浅色列表1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
    <w:name w:val="浅色列表 - 强调文字颜色 4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
    <w:name w:val="网格型 11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25">
    <w:name w:val="浅色列表 - 强调文字颜色 4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2">
    <w:name w:val="网格型 21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51">
    <w:name w:val="浅色列表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52">
    <w:name w:val="需要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30">
    <w:name w:val="网格型223"/>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
    <w:name w:val="浅色列表 - 强调文字颜色 4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5">
    <w:name w:val="需要3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2">
    <w:name w:val="zz1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2">
    <w:name w:val="zzz1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c">
    <w:name w:val="双框1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110">
    <w:name w:val="网格型112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3">
    <w:name w:val="需要1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26">
    <w:name w:val="浅色列表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20">
    <w:name w:val="样式51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22">
    <w:name w:val="浅色列表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
    <w:name w:val="浅色列表 - 强调文字颜色 4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
    <w:name w:val="浅色列表 - 强调文字颜色 4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3">
    <w:name w:val="浅色列表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24">
    <w:name w:val="需要2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1">
    <w:name w:val="需要111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2">
    <w:name w:val="浅色列表1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0">
    <w:name w:val="浅色列表1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2111">
    <w:name w:val="网格型3211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4">
    <w:name w:val="网格型 122"/>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23">
    <w:name w:val="网格型 222"/>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2c">
    <w:name w:val="典雅型22"/>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
    <w:name w:val="需要4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2">
    <w:name w:val="zz22"/>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2">
    <w:name w:val="zzz2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2d">
    <w:name w:val="双框22"/>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1">
    <w:name w:val="网格型122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3">
    <w:name w:val="需要13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3">
    <w:name w:val="浅色列表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
    <w:name w:val="浅色列表 - 强调文字颜色 4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20">
    <w:name w:val="样式52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20">
    <w:name w:val="浅色列表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
    <w:name w:val="浅色列表 - 强调文字颜色 4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
    <w:name w:val="浅色列表 - 强调文字颜色 4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4">
    <w:name w:val="浅色列表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25">
    <w:name w:val="需要2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0">
    <w:name w:val="需要1122"/>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1">
    <w:name w:val="浅色列表1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0">
    <w:name w:val="浅色列表1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5">
    <w:name w:val="网格型 15"/>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53">
    <w:name w:val="网格型 25"/>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5f1">
    <w:name w:val="典雅型5"/>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9">
    <w:name w:val="需要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5">
    <w:name w:val="zz5"/>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5">
    <w:name w:val="zzz5"/>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5f2">
    <w:name w:val="双框5"/>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111">
    <w:name w:val="网格型15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需要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2">
    <w:name w:val="浅色列表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
    <w:name w:val="浅色列表 - 强调文字颜色 4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0">
    <w:name w:val="样式55"/>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82">
    <w:name w:val="浅色列表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0">
    <w:name w:val="浅色列表 - 强调文字颜色 42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0">
    <w:name w:val="浅色列表 - 强调文字颜色 4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52">
    <w:name w:val="需要1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00">
    <w:name w:val="浅色列表2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2">
    <w:name w:val="浅色列表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3">
    <w:name w:val="浅色列表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0">
    <w:name w:val="需要2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0">
    <w:name w:val="浅色列表11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0">
    <w:name w:val="浅色列表1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4">
    <w:name w:val="网格型 11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32">
    <w:name w:val="网格型 21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36">
    <w:name w:val="典雅型13"/>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111">
    <w:name w:val="网格型23111"/>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浅色列表 - 强调文字颜色 43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4">
    <w:name w:val="需要3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z13">
    <w:name w:val="zzz1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7">
    <w:name w:val="双框1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311">
    <w:name w:val="网格型113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
    <w:name w:val="需要1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35">
    <w:name w:val="浅色列表3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30">
    <w:name w:val="样式51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30">
    <w:name w:val="浅色列表13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
    <w:name w:val="浅色列表 - 强调文字颜色 4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
    <w:name w:val="浅色列表 - 强调文字颜色 42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3">
    <w:name w:val="浅色列表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34">
    <w:name w:val="需要2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1">
    <w:name w:val="需要111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2">
    <w:name w:val="浅色列表1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0">
    <w:name w:val="浅色列表1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310">
    <w:name w:val="网格型331"/>
    <w:basedOn w:val="a5"/>
    <w:uiPriority w:val="59"/>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3">
    <w:name w:val="网格型 123"/>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31">
    <w:name w:val="网格型 223"/>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36">
    <w:name w:val="典雅型23"/>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2">
    <w:name w:val="需要4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3">
    <w:name w:val="zz23"/>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3">
    <w:name w:val="zzz2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7">
    <w:name w:val="双框23"/>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310">
    <w:name w:val="网格型123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需要13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3">
    <w:name w:val="浅色列表4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
    <w:name w:val="浅色列表 - 强调文字颜色 44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3">
    <w:name w:val="样式523"/>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30">
    <w:name w:val="浅色列表14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
    <w:name w:val="浅色列表 - 强调文字颜色 41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
    <w:name w:val="浅色列表 - 强调文字颜色 422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2">
    <w:name w:val="浅色列表2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33">
    <w:name w:val="需要2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0">
    <w:name w:val="需要1123"/>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1">
    <w:name w:val="浅色列表11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0">
    <w:name w:val="浅色列表122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65">
    <w:name w:val="网格型 16"/>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61">
    <w:name w:val="网格型 26"/>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69">
    <w:name w:val="典雅型6"/>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88">
    <w:name w:val="需要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6">
    <w:name w:val="zz6"/>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6">
    <w:name w:val="zzz6"/>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6a">
    <w:name w:val="双框6"/>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611">
    <w:name w:val="网格型16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需要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b">
    <w:name w:val="浅色列表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
    <w:name w:val="浅色列表 - 强调文字颜色 4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60">
    <w:name w:val="样式56"/>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93">
    <w:name w:val="浅色列表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
    <w:name w:val="浅色列表 - 强调文字颜色 4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
    <w:name w:val="浅色列表 - 强调文字颜色 4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2">
    <w:name w:val="浅色列表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63">
    <w:name w:val="需要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0">
    <w:name w:val="需要1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1">
    <w:name w:val="浅色列表1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0">
    <w:name w:val="浅色列表1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2">
    <w:name w:val="浅色列表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
    <w:name w:val="浅色列表 - 强调文字颜色 4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0">
    <w:name w:val="浅色列表1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
    <w:name w:val="浅色列表 - 强调文字颜色 4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
    <w:name w:val="浅色列表 - 强调文字颜色 4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1">
    <w:name w:val="浅色列表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72">
    <w:name w:val="需要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71">
    <w:name w:val="需要1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0">
    <w:name w:val="浅色列表1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0">
    <w:name w:val="浅色列表1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
    <w:name w:val="典雅型1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4">
    <w:name w:val="浅色列表 - 强调文字颜色 43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3">
    <w:name w:val="需要3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43">
    <w:name w:val="需要1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44">
    <w:name w:val="浅色列表3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0">
    <w:name w:val="浅色列表13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
    <w:name w:val="浅色列表 - 强调文字颜色 4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
    <w:name w:val="浅色列表 - 强调文字颜色 42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1">
    <w:name w:val="浅色列表2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42">
    <w:name w:val="需要2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0">
    <w:name w:val="需要111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1">
    <w:name w:val="浅色列表1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0">
    <w:name w:val="浅色列表12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
    <w:name w:val="需要4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41">
    <w:name w:val="需要13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3">
    <w:name w:val="浅色列表4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
    <w:name w:val="浅色列表 - 强调文字颜色 44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0">
    <w:name w:val="浅色列表14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
    <w:name w:val="浅色列表 - 强调文字颜色 41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
    <w:name w:val="浅色列表 - 强调文字颜色 422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0">
    <w:name w:val="浅色列表2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41">
    <w:name w:val="需要2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0">
    <w:name w:val="需要1124"/>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1">
    <w:name w:val="浅色列表11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0">
    <w:name w:val="浅色列表122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01">
    <w:name w:val="浅色列表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9">
    <w:name w:val="浅色列表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
    <w:name w:val="浅色列表 - 强调文字颜色 4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0">
    <w:name w:val="浅色列表1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
    <w:name w:val="浅色列表 - 强调文字颜色 4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
    <w:name w:val="浅色列表 - 强调文字颜色 4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
    <w:name w:val="浅色列表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0">
    <w:name w:val="浅色列表1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0">
    <w:name w:val="浅色列表1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
    <w:name w:val="浅色列表 - 强调文字颜色 43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1">
    <w:name w:val="浅色列表3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
    <w:name w:val="浅色列表12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0">
    <w:name w:val="浅色列表13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0">
    <w:name w:val="浅色列表13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
    <w:name w:val="浅色列表 - 强调文字颜色 41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30">
    <w:name w:val="浅色列表 - 强调文字颜色 4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
    <w:name w:val="浅色列表 - 强调文字颜色 421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8">
    <w:name w:val="浅色列表13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50">
    <w:name w:val="浅色列表2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8">
    <w:name w:val="浅色列表 - 强调文字颜色 41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50">
    <w:name w:val="浅色列表1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7">
    <w:name w:val="浅色列表 - 强调文字颜色 42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5">
    <w:name w:val="浅色列表12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
    <w:name w:val="浅色列表2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
    <w:name w:val="浅色列表4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1">
    <w:name w:val="需要2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5">
    <w:name w:val="浅色列表 - 强调文字颜色 44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
    <w:name w:val="需要1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50">
    <w:name w:val="浅色列表14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0">
    <w:name w:val="浅色列表11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
    <w:name w:val="浅色列表 - 强调文字颜色 41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8">
    <w:name w:val="浅色列表12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5">
    <w:name w:val="浅色列表 - 强调文字颜色 4225"/>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6">
    <w:name w:val="典雅型16"/>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50">
    <w:name w:val="浅色列表2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
    <w:name w:val="浅色列表 - 强调文字颜色 43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0">
    <w:name w:val="浅色列表11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0">
    <w:name w:val="需要3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5">
    <w:name w:val="浅色列表122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
    <w:name w:val="需要1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00">
    <w:name w:val="浅色列表1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0">
    <w:name w:val="浅色列表3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
    <w:name w:val="浅色列表 - 强调文字颜色 4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9">
    <w:name w:val="浅色列表13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0">
    <w:name w:val="浅色列表1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
    <w:name w:val="浅色列表 - 强调文字颜色 41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0">
    <w:name w:val="浅色列表 - 强调文字颜色 4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
    <w:name w:val="浅色列表 - 强调文字颜色 421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
    <w:name w:val="浅色列表 - 强调文字颜色 4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0">
    <w:name w:val="浅色列表21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2">
    <w:name w:val="浅色列表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0">
    <w:name w:val="需要2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82">
    <w:name w:val="需要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60">
    <w:name w:val="需要111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1">
    <w:name w:val="需要1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00">
    <w:name w:val="浅色列表11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62">
    <w:name w:val="浅色列表11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
    <w:name w:val="浅色列表12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0">
    <w:name w:val="浅色列表1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0">
    <w:name w:val="需要4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56">
    <w:name w:val="典雅型15"/>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60">
    <w:name w:val="需要13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6">
    <w:name w:val="浅色列表 - 强调文字颜色 43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70">
    <w:name w:val="浅色列表4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52">
    <w:name w:val="需要3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7">
    <w:name w:val="浅色列表 - 强调文字颜色 44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51">
    <w:name w:val="需要1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7">
    <w:name w:val="浅色列表14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
    <w:name w:val="浅色列表3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7">
    <w:name w:val="浅色列表 - 强调文字颜色 41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62">
    <w:name w:val="浅色列表13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7">
    <w:name w:val="浅色列表 - 强调文字颜色 422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6">
    <w:name w:val="浅色列表 - 强调文字颜色 41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70">
    <w:name w:val="浅色列表2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6">
    <w:name w:val="浅色列表 - 强调文字颜色 421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60">
    <w:name w:val="需要2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62">
    <w:name w:val="浅色列表2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
    <w:name w:val="需要1126"/>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51">
    <w:name w:val="需要2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7">
    <w:name w:val="浅色列表11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51">
    <w:name w:val="需要111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7">
    <w:name w:val="浅色列表122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0">
    <w:name w:val="浅色列表1117"/>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00">
    <w:name w:val="浅色列表14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
    <w:name w:val="浅色列表121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8">
    <w:name w:val="浅色列表 - 强调文字颜色 43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52">
    <w:name w:val="需要4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8">
    <w:name w:val="浅色列表14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1">
    <w:name w:val="需要13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0">
    <w:name w:val="浅色列表 - 强调文字颜色 41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62">
    <w:name w:val="浅色列表4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9">
    <w:name w:val="浅色列表 - 强调文字颜色 421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6">
    <w:name w:val="浅色列表 - 强调文字颜色 44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90">
    <w:name w:val="浅色列表21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0">
    <w:name w:val="浅色列表14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3">
    <w:name w:val="需要210"/>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6">
    <w:name w:val="浅色列表 - 强调文字颜色 41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01">
    <w:name w:val="需要1110"/>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6">
    <w:name w:val="浅色列表 - 强调文字颜色 4226"/>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0">
    <w:name w:val="浅色列表11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61">
    <w:name w:val="浅色列表2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00">
    <w:name w:val="浅色列表12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51">
    <w:name w:val="需要2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4">
    <w:name w:val="典雅型17"/>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51">
    <w:name w:val="需要1125"/>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9">
    <w:name w:val="浅色列表 - 强调文字颜色 43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60">
    <w:name w:val="浅色列表11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1">
    <w:name w:val="需要3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6">
    <w:name w:val="浅色列表1226"/>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1">
    <w:name w:val="需要1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94">
    <w:name w:val="浅色列表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80">
    <w:name w:val="浅色列表3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0">
    <w:name w:val="浅色列表 - 强调文字颜色 4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100">
    <w:name w:val="浅色列表13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00">
    <w:name w:val="浅色列表1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0">
    <w:name w:val="浅色列表 - 强调文字颜色 411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7">
    <w:name w:val="浅色列表 - 强调文字颜色 4117"/>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72">
    <w:name w:val="需要111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0">
    <w:name w:val="浅色列表1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0">
    <w:name w:val="浅色列表121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
    <w:name w:val="需要4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72">
    <w:name w:val="需要13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80">
    <w:name w:val="浅色列表4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8">
    <w:name w:val="浅色列表 - 强调文字颜色 44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9">
    <w:name w:val="浅色列表14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8">
    <w:name w:val="浅色列表 - 强调文字颜色 41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8">
    <w:name w:val="浅色列表 - 强调文字颜色 4228"/>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80">
    <w:name w:val="浅色列表2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71">
    <w:name w:val="需要2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70">
    <w:name w:val="需要1127"/>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8">
    <w:name w:val="浅色列表11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
    <w:name w:val="浅色列表1228"/>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7">
    <w:name w:val="浅色列表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0">
    <w:name w:val="浅色列表 - 强调文字颜色 44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500">
    <w:name w:val="浅色列表15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9">
    <w:name w:val="浅色列表 - 强调文字颜色 41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0">
    <w:name w:val="浅色列表 - 强调文字颜色 422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00">
    <w:name w:val="浅色列表22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9">
    <w:name w:val="浅色列表11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9">
    <w:name w:val="浅色列表12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0">
    <w:name w:val="浅色列表 - 强调文字颜色 43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90">
    <w:name w:val="浅色列表3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10">
    <w:name w:val="浅色列表13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1">
    <w:name w:val="浅色列表 - 强调文字颜色 41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1">
    <w:name w:val="浅色列表 - 强调文字颜色 421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11">
    <w:name w:val="浅色列表2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20">
    <w:name w:val="浅色列表11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10">
    <w:name w:val="浅色列表12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0">
    <w:name w:val="浅色列表4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9">
    <w:name w:val="浅色列表 - 强调文字颜色 44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100">
    <w:name w:val="浅色列表14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0">
    <w:name w:val="浅色列表 - 强调文字颜色 41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9">
    <w:name w:val="浅色列表 - 强调文字颜色 4229"/>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90">
    <w:name w:val="浅色列表229"/>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100">
    <w:name w:val="浅色列表11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00">
    <w:name w:val="浅色列表12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10">
    <w:name w:val="浅色列表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
    <w:name w:val="浅色列表 - 强调文字颜色 4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31">
    <w:name w:val="浅色列表 - 强调文字颜色 4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31">
    <w:name w:val="浅色列表 - 强调文字颜色 4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312">
    <w:name w:val="浅色列表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10">
    <w:name w:val="浅色列表1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11">
    <w:name w:val="浅色列表1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1">
    <w:name w:val="浅色列表 - 强调文字颜色 43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13">
    <w:name w:val="浅色列表3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20">
    <w:name w:val="浅色列表13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2">
    <w:name w:val="浅色列表 - 强调文字颜色 41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2">
    <w:name w:val="浅色列表 - 强调文字颜色 421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20">
    <w:name w:val="浅色列表2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30">
    <w:name w:val="浅色列表11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2">
    <w:name w:val="浅色列表121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
    <w:name w:val="浅色列表4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1">
    <w:name w:val="浅色列表 - 强调文字颜色 44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110">
    <w:name w:val="浅色列表14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1">
    <w:name w:val="浅色列表 - 强调文字颜色 41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1">
    <w:name w:val="浅色列表 - 强调文字颜色 422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10">
    <w:name w:val="浅色列表2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111">
    <w:name w:val="浅色列表11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10">
    <w:name w:val="浅色列表122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713">
    <w:name w:val="浅色列表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
    <w:name w:val="浅色列表 - 强调文字颜色 4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10">
    <w:name w:val="浅色列表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1">
    <w:name w:val="浅色列表 - 强调文字颜色 4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1">
    <w:name w:val="浅色列表 - 强调文字颜色 4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10">
    <w:name w:val="浅色列表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410">
    <w:name w:val="浅色列表1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10">
    <w:name w:val="浅色列表1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21">
    <w:name w:val="浅色列表 - 强调文字颜色 43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13">
    <w:name w:val="浅色列表3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210">
    <w:name w:val="浅色列表13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1">
    <w:name w:val="浅色列表 - 强调文字颜色 41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1">
    <w:name w:val="浅色列表 - 强调文字颜色 421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10">
    <w:name w:val="浅色列表2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210">
    <w:name w:val="浅色列表11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1">
    <w:name w:val="浅色列表121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
    <w:name w:val="浅色列表4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1">
    <w:name w:val="浅色列表 - 强调文字颜色 44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21">
    <w:name w:val="浅色列表14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1">
    <w:name w:val="浅色列表 - 强调文字颜色 41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1">
    <w:name w:val="浅色列表 - 强调文字颜色 4222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10">
    <w:name w:val="浅色列表2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210">
    <w:name w:val="浅色列表11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1">
    <w:name w:val="浅色列表122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710">
    <w:name w:val="浅色列表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
    <w:name w:val="浅色列表 - 强调文字颜色 4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1">
    <w:name w:val="样式55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vAlign w:val="center"/>
    </w:tcPr>
  </w:style>
  <w:style w:type="table" w:customStyle="1" w:styleId="1810">
    <w:name w:val="浅色列表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1">
    <w:name w:val="浅色列表 - 强调文字颜色 4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51">
    <w:name w:val="浅色列表 - 强调文字颜色 4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510">
    <w:name w:val="浅色列表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10">
    <w:name w:val="浅色列表1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10">
    <w:name w:val="浅色列表1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31">
    <w:name w:val="浅色列表 - 强调文字颜色 43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11">
    <w:name w:val="浅色列表3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310">
    <w:name w:val="浅色列表13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1">
    <w:name w:val="浅色列表 - 强调文字颜色 41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1">
    <w:name w:val="浅色列表 - 强调文字颜色 421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10">
    <w:name w:val="浅色列表2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310">
    <w:name w:val="浅色列表11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1">
    <w:name w:val="浅色列表121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10">
    <w:name w:val="浅色列表4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1">
    <w:name w:val="浅色列表 - 强调文字颜色 44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31">
    <w:name w:val="浅色列表14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1">
    <w:name w:val="浅色列表 - 强调文字颜色 41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1">
    <w:name w:val="浅色列表 - 强调文字颜色 4223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10">
    <w:name w:val="浅色列表2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310">
    <w:name w:val="浅色列表11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1">
    <w:name w:val="浅色列表1223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613">
    <w:name w:val="浅色列表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1">
    <w:name w:val="浅色列表 - 强调文字颜色 4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910">
    <w:name w:val="浅色列表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1">
    <w:name w:val="浅色列表 - 强调文字颜色 4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1">
    <w:name w:val="浅色列表 - 强调文字颜色 4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10">
    <w:name w:val="浅色列表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610">
    <w:name w:val="浅色列表11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0">
    <w:name w:val="浅色列表1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10">
    <w:name w:val="浅色列表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1">
    <w:name w:val="浅色列表 - 强调文字颜色 4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10">
    <w:name w:val="浅色列表1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1">
    <w:name w:val="浅色列表 - 强调文字颜色 4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1">
    <w:name w:val="浅色列表 - 强调文字颜色 4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10">
    <w:name w:val="浅色列表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810">
    <w:name w:val="浅色列表1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10">
    <w:name w:val="浅色列表1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41">
    <w:name w:val="浅色列表 - 强调文字颜色 43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10">
    <w:name w:val="浅色列表3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10">
    <w:name w:val="浅色列表13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1">
    <w:name w:val="浅色列表 - 强调文字颜色 41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1">
    <w:name w:val="浅色列表 - 强调文字颜色 421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10">
    <w:name w:val="浅色列表2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410">
    <w:name w:val="浅色列表11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1">
    <w:name w:val="浅色列表121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0">
    <w:name w:val="浅色列表4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1">
    <w:name w:val="浅色列表 - 强调文字颜色 44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1">
    <w:name w:val="浅色列表14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1">
    <w:name w:val="浅色列表 - 强调文字颜色 41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1">
    <w:name w:val="浅色列表 - 强调文字颜色 4224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10">
    <w:name w:val="浅色列表2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410">
    <w:name w:val="浅色列表11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1">
    <w:name w:val="浅色列表1224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03">
    <w:name w:val="浅色列表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12">
    <w:name w:val="浅色列表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1">
    <w:name w:val="浅色列表 - 强调文字颜色 41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0">
    <w:name w:val="浅色列表1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1">
    <w:name w:val="浅色列表 - 强调文字颜色 4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1">
    <w:name w:val="浅色列表 - 强调文字颜色 4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0">
    <w:name w:val="浅色列表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10">
    <w:name w:val="浅色列表1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1">
    <w:name w:val="浅色列表12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1">
    <w:name w:val="浅色列表 - 强调文字颜色 43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10">
    <w:name w:val="浅色列表3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10">
    <w:name w:val="浅色列表13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1">
    <w:name w:val="浅色列表 - 强调文字颜色 41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1">
    <w:name w:val="浅色列表 - 强调文字颜色 421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510">
    <w:name w:val="浅色列表2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510">
    <w:name w:val="浅色列表11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51">
    <w:name w:val="浅色列表121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10">
    <w:name w:val="浅色列表4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51">
    <w:name w:val="浅色列表 - 强调文字颜色 44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51">
    <w:name w:val="浅色列表14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1">
    <w:name w:val="浅色列表 - 强调文字颜色 41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51">
    <w:name w:val="浅色列表 - 强调文字颜色 4225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510">
    <w:name w:val="浅色列表2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510">
    <w:name w:val="浅色列表1125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1">
    <w:name w:val="浅色列表 - 强调文字颜色 4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1">
    <w:name w:val="浅色列表 - 强调文字颜色 42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910">
    <w:name w:val="浅色列表2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1">
    <w:name w:val="浅色列表12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0">
    <w:name w:val="浅色列表3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61">
    <w:name w:val="浅色列表 - 强调文字颜色 421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61">
    <w:name w:val="浅色列表 - 强调文字颜色 44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261">
    <w:name w:val="浅色列表 - 强调文字颜色 41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61">
    <w:name w:val="浅色列表 - 强调文字颜色 4226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610">
    <w:name w:val="浅色列表226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01">
    <w:name w:val="浅色列表 - 强调文字颜色 42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01">
    <w:name w:val="浅色列表13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71">
    <w:name w:val="浅色列表 - 强调文字颜色 411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81">
    <w:name w:val="浅色列表11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0">
    <w:name w:val="浅色列表21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81">
    <w:name w:val="浅色列表12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1">
    <w:name w:val="浅色列表 - 强调文字颜色 43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710">
    <w:name w:val="浅色列表3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91">
    <w:name w:val="浅色列表13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1">
    <w:name w:val="浅色列表 - 强调文字颜色 4119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1">
    <w:name w:val="浅色列表 - 强调文字颜色 421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1">
    <w:name w:val="浅色列表21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01">
    <w:name w:val="浅色列表1111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1">
    <w:name w:val="浅色列表1219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10">
    <w:name w:val="浅色列表4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71">
    <w:name w:val="浅色列表 - 强调文字颜色 44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71">
    <w:name w:val="浅色列表14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71">
    <w:name w:val="浅色列表 - 强调文字颜色 41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71">
    <w:name w:val="浅色列表 - 强调文字颜色 4227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710">
    <w:name w:val="浅色列表2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71">
    <w:name w:val="浅色列表11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71">
    <w:name w:val="浅色列表1227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01">
    <w:name w:val="浅色列表14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81">
    <w:name w:val="浅色列表38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111">
    <w:name w:val="浅色列表1111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81">
    <w:name w:val="浅色列表 - 强调文字颜色 41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81">
    <w:name w:val="浅色列表 - 强调文字颜色 4228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11">
    <w:name w:val="网格型28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网格型18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网格型26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1">
    <w:name w:val="网格型27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网格型20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网格型24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招股书表格-第7节"/>
    <w:basedOn w:val="a5"/>
    <w:qFormat/>
    <w:rsid w:val="005912D9"/>
    <w:pPr>
      <w:spacing w:line="360" w:lineRule="auto"/>
      <w:jc w:val="center"/>
    </w:pPr>
    <w:rPr>
      <w:rFonts w:eastAsia="楷体"/>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vAlign w:val="center"/>
    </w:tcPr>
    <w:tblStylePr w:type="firstRow">
      <w:pPr>
        <w:jc w:val="center"/>
      </w:pPr>
      <w:rPr>
        <w:rFonts w:ascii="黑体" w:eastAsia="黑体" w:hAnsi="黑体" w:hint="eastAsia"/>
        <w:b/>
        <w:sz w:val="21"/>
        <w:szCs w:val="21"/>
      </w:rPr>
      <w:tblPr/>
      <w:tcPr>
        <w:tcBorders>
          <w:top w:val="single" w:sz="12" w:space="0" w:color="auto"/>
          <w:left w:val="single" w:sz="12" w:space="0" w:color="auto"/>
          <w:bottom w:val="single" w:sz="8" w:space="0" w:color="auto"/>
          <w:right w:val="single" w:sz="12" w:space="0" w:color="auto"/>
          <w:insideH w:val="nil"/>
          <w:insideV w:val="single" w:sz="8" w:space="0" w:color="auto"/>
          <w:tl2br w:val="nil"/>
          <w:tr2bl w:val="nil"/>
        </w:tcBorders>
        <w:shd w:val="clear" w:color="auto" w:fill="E0E0E0"/>
      </w:tcPr>
    </w:tblStylePr>
    <w:tblStylePr w:type="lastRow">
      <w:rPr>
        <w:b/>
      </w:rPr>
    </w:tblStylePr>
  </w:style>
  <w:style w:type="character" w:customStyle="1" w:styleId="DDChar">
    <w:name w:val="铁龙_DD正文 Char"/>
    <w:uiPriority w:val="99"/>
    <w:qFormat/>
    <w:rsid w:val="005912D9"/>
    <w:rPr>
      <w:kern w:val="2"/>
      <w:sz w:val="24"/>
      <w:szCs w:val="24"/>
    </w:rPr>
  </w:style>
  <w:style w:type="paragraph" w:customStyle="1" w:styleId="-112">
    <w:name w:val="彩色网格 - 强调文字颜色 11"/>
    <w:link w:val="-1Char"/>
    <w:uiPriority w:val="12"/>
    <w:qFormat/>
    <w:rsid w:val="005912D9"/>
    <w:pPr>
      <w:framePr w:wrap="notBeside" w:vAnchor="text" w:hAnchor="text" w:y="1"/>
      <w:spacing w:before="360" w:after="360"/>
      <w:contextualSpacing/>
    </w:pPr>
    <w:rPr>
      <w:rFonts w:ascii="Times New Roman" w:eastAsia="黑体" w:hAnsi="Times New Roman"/>
      <w:bCs/>
      <w:color w:val="00A1DE"/>
      <w:kern w:val="2"/>
      <w:sz w:val="32"/>
      <w:szCs w:val="28"/>
    </w:rPr>
  </w:style>
  <w:style w:type="character" w:customStyle="1" w:styleId="-1Char">
    <w:name w:val="彩色网格 - 强调文字颜色 1 Char"/>
    <w:link w:val="-112"/>
    <w:uiPriority w:val="12"/>
    <w:qFormat/>
    <w:rsid w:val="005912D9"/>
    <w:rPr>
      <w:rFonts w:ascii="Times New Roman" w:eastAsia="黑体" w:hAnsi="Times New Roman"/>
      <w:bCs/>
      <w:color w:val="00A1DE"/>
      <w:kern w:val="2"/>
      <w:sz w:val="32"/>
      <w:szCs w:val="28"/>
    </w:rPr>
  </w:style>
  <w:style w:type="paragraph" w:customStyle="1" w:styleId="-21">
    <w:name w:val="浅色底纹 - 强调文字颜色 21"/>
    <w:basedOn w:val="-112"/>
    <w:uiPriority w:val="13"/>
    <w:qFormat/>
    <w:rsid w:val="005912D9"/>
    <w:pPr>
      <w:framePr w:wrap="notBeside"/>
    </w:pPr>
    <w:rPr>
      <w:rFonts w:eastAsia="宋体"/>
      <w:b/>
      <w:i/>
      <w:iCs/>
      <w:color w:val="4F81BD"/>
      <w:kern w:val="0"/>
      <w:sz w:val="20"/>
      <w:szCs w:val="24"/>
    </w:rPr>
  </w:style>
  <w:style w:type="character" w:customStyle="1" w:styleId="Char45">
    <w:name w:val="明显引用 Char4"/>
    <w:uiPriority w:val="13"/>
    <w:qFormat/>
    <w:rsid w:val="005912D9"/>
    <w:rPr>
      <w:rFonts w:eastAsia="楷体_GB2312"/>
      <w:b/>
      <w:bCs/>
      <w:i/>
      <w:iCs/>
      <w:color w:val="4F81BD"/>
      <w:kern w:val="2"/>
      <w:sz w:val="24"/>
      <w:szCs w:val="24"/>
    </w:rPr>
  </w:style>
  <w:style w:type="paragraph" w:customStyle="1" w:styleId="1fffffff">
    <w:name w:val="目录标题1"/>
    <w:basedOn w:val="11"/>
    <w:next w:val="a3"/>
    <w:uiPriority w:val="39"/>
    <w:qFormat/>
    <w:rsid w:val="005912D9"/>
    <w:pPr>
      <w:widowControl/>
      <w:spacing w:beforeLines="0" w:after="0" w:line="240" w:lineRule="auto"/>
      <w:ind w:firstLineChars="0" w:firstLine="0"/>
      <w:contextualSpacing/>
      <w:jc w:val="left"/>
      <w:outlineLvl w:val="9"/>
    </w:pPr>
    <w:rPr>
      <w:rFonts w:eastAsia="黑体"/>
      <w:b w:val="0"/>
      <w:color w:val="00A1DE"/>
      <w:kern w:val="0"/>
      <w:sz w:val="60"/>
      <w:szCs w:val="28"/>
    </w:rPr>
  </w:style>
  <w:style w:type="paragraph" w:customStyle="1" w:styleId="xl796">
    <w:name w:val="xl79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7">
    <w:name w:val="xl79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8">
    <w:name w:val="xl79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799">
    <w:name w:val="xl799"/>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仿宋" w:eastAsia="仿宋" w:hAnsi="仿宋" w:cs="宋体"/>
      <w:b/>
      <w:bCs/>
      <w:kern w:val="0"/>
      <w:sz w:val="24"/>
    </w:rPr>
  </w:style>
  <w:style w:type="paragraph" w:customStyle="1" w:styleId="xl800">
    <w:name w:val="xl800"/>
    <w:basedOn w:val="a3"/>
    <w:qFormat/>
    <w:rsid w:val="005912D9"/>
    <w:pPr>
      <w:widowControl/>
      <w:spacing w:beforeAutospacing="1" w:afterAutospacing="1"/>
      <w:jc w:val="left"/>
    </w:pPr>
    <w:rPr>
      <w:rFonts w:ascii="仿宋" w:eastAsia="仿宋" w:hAnsi="仿宋" w:cs="宋体"/>
      <w:kern w:val="0"/>
      <w:sz w:val="24"/>
    </w:rPr>
  </w:style>
  <w:style w:type="paragraph" w:customStyle="1" w:styleId="xl801">
    <w:name w:val="xl80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02">
    <w:name w:val="xl80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3">
    <w:name w:val="xl80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4">
    <w:name w:val="xl80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05">
    <w:name w:val="xl805"/>
    <w:basedOn w:val="a3"/>
    <w:qFormat/>
    <w:rsid w:val="005912D9"/>
    <w:pPr>
      <w:widowControl/>
      <w:spacing w:beforeAutospacing="1" w:afterAutospacing="1"/>
      <w:jc w:val="left"/>
    </w:pPr>
    <w:rPr>
      <w:rFonts w:ascii="仿宋" w:eastAsia="仿宋" w:hAnsi="仿宋" w:cs="宋体"/>
      <w:kern w:val="0"/>
      <w:sz w:val="20"/>
      <w:szCs w:val="20"/>
    </w:rPr>
  </w:style>
  <w:style w:type="paragraph" w:customStyle="1" w:styleId="xl806">
    <w:name w:val="xl806"/>
    <w:basedOn w:val="a3"/>
    <w:qFormat/>
    <w:rsid w:val="005912D9"/>
    <w:pPr>
      <w:widowControl/>
      <w:spacing w:beforeAutospacing="1" w:afterAutospacing="1"/>
      <w:jc w:val="left"/>
    </w:pPr>
    <w:rPr>
      <w:rFonts w:ascii="仿宋" w:eastAsia="仿宋" w:hAnsi="仿宋" w:cs="宋体"/>
      <w:color w:val="FF0000"/>
      <w:kern w:val="0"/>
      <w:sz w:val="20"/>
      <w:szCs w:val="20"/>
    </w:rPr>
  </w:style>
  <w:style w:type="paragraph" w:customStyle="1" w:styleId="xl807">
    <w:name w:val="xl80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08">
    <w:name w:val="xl808"/>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left"/>
    </w:pPr>
    <w:rPr>
      <w:rFonts w:ascii="仿宋" w:eastAsia="仿宋" w:hAnsi="仿宋" w:cs="宋体"/>
      <w:kern w:val="0"/>
      <w:sz w:val="20"/>
      <w:szCs w:val="20"/>
    </w:rPr>
  </w:style>
  <w:style w:type="paragraph" w:customStyle="1" w:styleId="xl809">
    <w:name w:val="xl809"/>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b/>
      <w:bCs/>
      <w:kern w:val="0"/>
      <w:sz w:val="20"/>
      <w:szCs w:val="20"/>
    </w:rPr>
  </w:style>
  <w:style w:type="paragraph" w:customStyle="1" w:styleId="xl810">
    <w:name w:val="xl81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b/>
      <w:bCs/>
      <w:kern w:val="0"/>
      <w:sz w:val="20"/>
      <w:szCs w:val="20"/>
    </w:rPr>
  </w:style>
  <w:style w:type="paragraph" w:customStyle="1" w:styleId="xl811">
    <w:name w:val="xl811"/>
    <w:basedOn w:val="a3"/>
    <w:qFormat/>
    <w:rsid w:val="005912D9"/>
    <w:pPr>
      <w:widowControl/>
      <w:pBdr>
        <w:top w:val="single" w:sz="4" w:space="0" w:color="auto"/>
        <w:left w:val="single" w:sz="4" w:space="0" w:color="auto"/>
        <w:bottom w:val="single" w:sz="4" w:space="0" w:color="auto"/>
      </w:pBdr>
      <w:spacing w:beforeAutospacing="1" w:afterAutospacing="1"/>
      <w:jc w:val="left"/>
    </w:pPr>
    <w:rPr>
      <w:rFonts w:ascii="仿宋" w:eastAsia="仿宋" w:hAnsi="仿宋" w:cs="宋体"/>
      <w:kern w:val="0"/>
      <w:sz w:val="20"/>
      <w:szCs w:val="20"/>
    </w:rPr>
  </w:style>
  <w:style w:type="paragraph" w:customStyle="1" w:styleId="xl812">
    <w:name w:val="xl81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3">
    <w:name w:val="xl81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14">
    <w:name w:val="xl81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0"/>
      <w:szCs w:val="20"/>
    </w:rPr>
  </w:style>
  <w:style w:type="paragraph" w:customStyle="1" w:styleId="xl815">
    <w:name w:val="xl81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6">
    <w:name w:val="xl816"/>
    <w:basedOn w:val="a3"/>
    <w:qFormat/>
    <w:rsid w:val="005912D9"/>
    <w:pPr>
      <w:widowControl/>
      <w:pBdr>
        <w:top w:val="single" w:sz="4" w:space="0" w:color="auto"/>
        <w:left w:val="single" w:sz="4" w:space="0" w:color="auto"/>
        <w:bottom w:val="single" w:sz="4" w:space="0" w:color="auto"/>
      </w:pBdr>
      <w:spacing w:beforeAutospacing="1" w:afterAutospacing="1"/>
      <w:jc w:val="center"/>
    </w:pPr>
    <w:rPr>
      <w:rFonts w:ascii="仿宋" w:eastAsia="仿宋" w:hAnsi="仿宋" w:cs="宋体"/>
      <w:b/>
      <w:bCs/>
      <w:kern w:val="0"/>
      <w:sz w:val="24"/>
    </w:rPr>
  </w:style>
  <w:style w:type="paragraph" w:customStyle="1" w:styleId="xl817">
    <w:name w:val="xl817"/>
    <w:basedOn w:val="a3"/>
    <w:qFormat/>
    <w:rsid w:val="005912D9"/>
    <w:pPr>
      <w:widowControl/>
      <w:pBdr>
        <w:top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818">
    <w:name w:val="xl818"/>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19">
    <w:name w:val="xl819"/>
    <w:basedOn w:val="a3"/>
    <w:qFormat/>
    <w:rsid w:val="005912D9"/>
    <w:pPr>
      <w:widowControl/>
      <w:pBdr>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xl820">
    <w:name w:val="xl820"/>
    <w:basedOn w:val="a3"/>
    <w:qFormat/>
    <w:rsid w:val="005912D9"/>
    <w:pPr>
      <w:widowControl/>
      <w:pBdr>
        <w:left w:val="single" w:sz="4" w:space="0" w:color="auto"/>
        <w:right w:val="single" w:sz="4" w:space="0" w:color="auto"/>
      </w:pBdr>
      <w:spacing w:beforeAutospacing="1" w:afterAutospacing="1"/>
      <w:jc w:val="center"/>
    </w:pPr>
    <w:rPr>
      <w:rFonts w:ascii="仿宋" w:eastAsia="仿宋" w:hAnsi="仿宋" w:cs="宋体"/>
      <w:kern w:val="0"/>
      <w:sz w:val="20"/>
      <w:szCs w:val="20"/>
    </w:rPr>
  </w:style>
  <w:style w:type="paragraph" w:customStyle="1" w:styleId="font2">
    <w:name w:val="font2"/>
    <w:basedOn w:val="a3"/>
    <w:qFormat/>
    <w:rsid w:val="005912D9"/>
    <w:pPr>
      <w:widowControl/>
      <w:spacing w:beforeAutospacing="1" w:afterAutospacing="1"/>
      <w:jc w:val="left"/>
    </w:pPr>
    <w:rPr>
      <w:rFonts w:ascii="Times New Roman" w:hAnsi="Times New Roman"/>
      <w:color w:val="000000"/>
      <w:kern w:val="0"/>
      <w:sz w:val="18"/>
      <w:szCs w:val="18"/>
    </w:rPr>
  </w:style>
  <w:style w:type="paragraph" w:customStyle="1" w:styleId="font3">
    <w:name w:val="font3"/>
    <w:basedOn w:val="a3"/>
    <w:qFormat/>
    <w:rsid w:val="005912D9"/>
    <w:pPr>
      <w:widowControl/>
      <w:spacing w:beforeAutospacing="1" w:afterAutospacing="1"/>
      <w:jc w:val="left"/>
    </w:pPr>
    <w:rPr>
      <w:rFonts w:ascii="楷体_GB2312" w:eastAsia="楷体" w:hAnsi="宋体" w:cs="宋体"/>
      <w:color w:val="000000"/>
      <w:kern w:val="0"/>
      <w:sz w:val="18"/>
      <w:szCs w:val="18"/>
    </w:rPr>
  </w:style>
  <w:style w:type="paragraph" w:customStyle="1" w:styleId="et7">
    <w:name w:val="et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8">
    <w:name w:val="et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9">
    <w:name w:val="et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0">
    <w:name w:val="et1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1">
    <w:name w:val="et1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2">
    <w:name w:val="et1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3">
    <w:name w:val="et1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4">
    <w:name w:val="et14"/>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15">
    <w:name w:val="et15"/>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6">
    <w:name w:val="et1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17">
    <w:name w:val="et1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18">
    <w:name w:val="et18"/>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19">
    <w:name w:val="et19"/>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0">
    <w:name w:val="et2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1">
    <w:name w:val="et21"/>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2">
    <w:name w:val="et2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3">
    <w:name w:val="et23"/>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4">
    <w:name w:val="et24"/>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25">
    <w:name w:val="et2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26">
    <w:name w:val="et26"/>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7">
    <w:name w:val="et27"/>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8">
    <w:name w:val="et28"/>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29">
    <w:name w:val="et29"/>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30">
    <w:name w:val="et3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31">
    <w:name w:val="et3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6">
    <w:name w:val="et3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37">
    <w:name w:val="et37"/>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8">
    <w:name w:val="et38"/>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9">
    <w:name w:val="et3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0">
    <w:name w:val="et4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1">
    <w:name w:val="et4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2">
    <w:name w:val="et4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3">
    <w:name w:val="et4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4">
    <w:name w:val="et4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45">
    <w:name w:val="et45"/>
    <w:basedOn w:val="a3"/>
    <w:qFormat/>
    <w:rsid w:val="005912D9"/>
    <w:pPr>
      <w:widowControl/>
      <w:spacing w:beforeAutospacing="1" w:afterAutospacing="1"/>
      <w:jc w:val="left"/>
      <w:textAlignment w:val="center"/>
    </w:pPr>
    <w:rPr>
      <w:rFonts w:ascii="Times New Roman" w:hAnsi="Times New Roman"/>
      <w:color w:val="000000"/>
      <w:kern w:val="0"/>
      <w:sz w:val="22"/>
    </w:rPr>
  </w:style>
  <w:style w:type="character" w:customStyle="1" w:styleId="font81">
    <w:name w:val="font81"/>
    <w:qFormat/>
    <w:rsid w:val="005912D9"/>
    <w:rPr>
      <w:rFonts w:ascii="Times New Roman" w:hAnsi="Times New Roman" w:cs="Times New Roman" w:hint="default"/>
      <w:b/>
      <w:bCs/>
      <w:color w:val="000000"/>
      <w:sz w:val="18"/>
      <w:szCs w:val="18"/>
      <w:u w:val="none"/>
    </w:rPr>
  </w:style>
  <w:style w:type="character" w:customStyle="1" w:styleId="font101">
    <w:name w:val="font101"/>
    <w:qFormat/>
    <w:rsid w:val="005912D9"/>
    <w:rPr>
      <w:rFonts w:ascii="宋体" w:eastAsia="宋体" w:hAnsi="宋体" w:hint="eastAsia"/>
      <w:color w:val="000000"/>
      <w:sz w:val="18"/>
      <w:szCs w:val="18"/>
      <w:u w:val="none"/>
    </w:rPr>
  </w:style>
  <w:style w:type="paragraph" w:customStyle="1" w:styleId="et32">
    <w:name w:val="et3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3">
    <w:name w:val="et3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4">
    <w:name w:val="et34"/>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35">
    <w:name w:val="et35"/>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6">
    <w:name w:val="et46"/>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47">
    <w:name w:val="et47"/>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48">
    <w:name w:val="et48"/>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49">
    <w:name w:val="et4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0">
    <w:name w:val="et50"/>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1">
    <w:name w:val="et51"/>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2">
    <w:name w:val="et5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3">
    <w:name w:val="et53"/>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54">
    <w:name w:val="et5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5">
    <w:name w:val="et5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6">
    <w:name w:val="et5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7">
    <w:name w:val="et57"/>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8">
    <w:name w:val="et5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59">
    <w:name w:val="et5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0">
    <w:name w:val="et60"/>
    <w:basedOn w:val="a3"/>
    <w:qFormat/>
    <w:rsid w:val="005912D9"/>
    <w:pPr>
      <w:widowControl/>
      <w:spacing w:beforeAutospacing="1" w:afterAutospacing="1"/>
      <w:jc w:val="left"/>
      <w:textAlignment w:val="center"/>
    </w:pPr>
    <w:rPr>
      <w:rFonts w:ascii="Arial" w:hAnsi="Arial" w:cs="Arial"/>
      <w:color w:val="000000"/>
      <w:kern w:val="0"/>
      <w:sz w:val="22"/>
    </w:rPr>
  </w:style>
  <w:style w:type="paragraph" w:customStyle="1" w:styleId="et61">
    <w:name w:val="et6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2">
    <w:name w:val="et62"/>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63">
    <w:name w:val="et6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4">
    <w:name w:val="et6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5">
    <w:name w:val="et65"/>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66">
    <w:name w:val="et6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69">
    <w:name w:val="et69"/>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0">
    <w:name w:val="et70"/>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1">
    <w:name w:val="et71"/>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2">
    <w:name w:val="et72"/>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3">
    <w:name w:val="et7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4">
    <w:name w:val="et74"/>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5">
    <w:name w:val="et7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6">
    <w:name w:val="et76"/>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8">
    <w:name w:val="et78"/>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79">
    <w:name w:val="et79"/>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paragraph" w:customStyle="1" w:styleId="et80">
    <w:name w:val="et80"/>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1">
    <w:name w:val="et81"/>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2">
    <w:name w:val="et82"/>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83">
    <w:name w:val="et83"/>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85">
    <w:name w:val="et85"/>
    <w:basedOn w:val="a3"/>
    <w:qFormat/>
    <w:rsid w:val="005912D9"/>
    <w:pPr>
      <w:widowControl/>
      <w:spacing w:beforeAutospacing="1" w:afterAutospacing="1"/>
      <w:jc w:val="left"/>
      <w:textAlignment w:val="center"/>
    </w:pPr>
    <w:rPr>
      <w:rFonts w:ascii="Times New Roman" w:hAnsi="Times New Roman"/>
      <w:color w:val="000000"/>
      <w:kern w:val="0"/>
      <w:sz w:val="22"/>
    </w:rPr>
  </w:style>
  <w:style w:type="paragraph" w:customStyle="1" w:styleId="et86">
    <w:name w:val="et86"/>
    <w:basedOn w:val="a3"/>
    <w:qFormat/>
    <w:rsid w:val="005912D9"/>
    <w:pPr>
      <w:widowControl/>
      <w:spacing w:beforeAutospacing="1" w:afterAutospacing="1"/>
      <w:jc w:val="left"/>
      <w:textAlignment w:val="center"/>
    </w:pPr>
    <w:rPr>
      <w:rFonts w:ascii="Times New Roman" w:hAnsi="Times New Roman"/>
      <w:color w:val="000000"/>
      <w:kern w:val="0"/>
      <w:sz w:val="22"/>
    </w:rPr>
  </w:style>
  <w:style w:type="character" w:customStyle="1" w:styleId="font121">
    <w:name w:val="font121"/>
    <w:qFormat/>
    <w:rsid w:val="005912D9"/>
    <w:rPr>
      <w:rFonts w:ascii="楷体_GB2312" w:eastAsia="楷体_GB2312" w:hint="eastAsia"/>
      <w:b/>
      <w:bCs/>
      <w:color w:val="000000"/>
      <w:sz w:val="18"/>
      <w:szCs w:val="18"/>
      <w:u w:val="none"/>
    </w:rPr>
  </w:style>
  <w:style w:type="character" w:customStyle="1" w:styleId="font131">
    <w:name w:val="font131"/>
    <w:qFormat/>
    <w:rsid w:val="005912D9"/>
    <w:rPr>
      <w:rFonts w:ascii="楷体_GB2312" w:eastAsia="楷体_GB2312" w:hint="eastAsia"/>
      <w:color w:val="000000"/>
      <w:sz w:val="18"/>
      <w:szCs w:val="18"/>
      <w:u w:val="none"/>
    </w:rPr>
  </w:style>
  <w:style w:type="character" w:customStyle="1" w:styleId="font141">
    <w:name w:val="font141"/>
    <w:qFormat/>
    <w:rsid w:val="005912D9"/>
    <w:rPr>
      <w:rFonts w:ascii="宋体" w:eastAsia="宋体" w:hAnsi="宋体" w:hint="eastAsia"/>
      <w:color w:val="000000"/>
      <w:sz w:val="18"/>
      <w:szCs w:val="18"/>
      <w:u w:val="none"/>
    </w:rPr>
  </w:style>
  <w:style w:type="paragraph" w:customStyle="1" w:styleId="et5">
    <w:name w:val="et5"/>
    <w:basedOn w:val="a3"/>
    <w:qFormat/>
    <w:rsid w:val="005912D9"/>
    <w:pPr>
      <w:widowControl/>
      <w:spacing w:beforeAutospacing="1" w:afterAutospacing="1"/>
      <w:jc w:val="left"/>
      <w:textAlignment w:val="center"/>
    </w:pPr>
    <w:rPr>
      <w:rFonts w:ascii="宋体" w:hAnsi="宋体" w:cs="宋体"/>
      <w:color w:val="000000"/>
      <w:kern w:val="0"/>
      <w:sz w:val="22"/>
    </w:rPr>
  </w:style>
  <w:style w:type="paragraph" w:customStyle="1" w:styleId="et6">
    <w:name w:val="et6"/>
    <w:basedOn w:val="a3"/>
    <w:qFormat/>
    <w:rsid w:val="005912D9"/>
    <w:pPr>
      <w:widowControl/>
      <w:spacing w:beforeAutospacing="1" w:afterAutospacing="1"/>
      <w:jc w:val="left"/>
      <w:textAlignment w:val="center"/>
    </w:pPr>
    <w:rPr>
      <w:rFonts w:ascii="楷体_GB2312" w:eastAsia="楷体" w:hAnsi="宋体" w:cs="宋体"/>
      <w:color w:val="000000"/>
      <w:kern w:val="0"/>
      <w:sz w:val="22"/>
    </w:rPr>
  </w:style>
  <w:style w:type="character" w:customStyle="1" w:styleId="font111">
    <w:name w:val="font111"/>
    <w:qFormat/>
    <w:rsid w:val="005912D9"/>
    <w:rPr>
      <w:rFonts w:ascii="楷体_GB2312" w:eastAsia="楷体_GB2312" w:hint="eastAsia"/>
      <w:b/>
      <w:bCs/>
      <w:color w:val="000000"/>
      <w:sz w:val="18"/>
      <w:szCs w:val="18"/>
      <w:u w:val="none"/>
    </w:rPr>
  </w:style>
  <w:style w:type="paragraph" w:customStyle="1" w:styleId="CharCharCharCharCharChar1CharCharChar7">
    <w:name w:val="Char Char Char Char Char Char1 Char Char Char7"/>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81">
    <w:name w:val="Char8"/>
    <w:basedOn w:val="a3"/>
    <w:qFormat/>
    <w:rsid w:val="005912D9"/>
    <w:pPr>
      <w:widowControl/>
      <w:ind w:left="765" w:hanging="360"/>
      <w:jc w:val="left"/>
    </w:pPr>
    <w:rPr>
      <w:rFonts w:ascii="Times New Roman" w:hAnsi="Times New Roman"/>
      <w:kern w:val="0"/>
      <w:sz w:val="24"/>
    </w:rPr>
  </w:style>
  <w:style w:type="paragraph" w:customStyle="1" w:styleId="CharCharCharCharCharCharCharCharChar7">
    <w:name w:val="Char Char Char Char Char Char Char Char Char7"/>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7">
    <w:name w:val="Char Char Char Char Char Char Char7"/>
    <w:basedOn w:val="a3"/>
    <w:qFormat/>
    <w:rsid w:val="005912D9"/>
    <w:pPr>
      <w:widowControl/>
      <w:tabs>
        <w:tab w:val="left" w:pos="360"/>
      </w:tabs>
      <w:ind w:left="360" w:hanging="360"/>
      <w:jc w:val="left"/>
    </w:pPr>
    <w:rPr>
      <w:rFonts w:ascii="Times New Roman" w:hAnsi="Times New Roman"/>
      <w:kern w:val="0"/>
      <w:sz w:val="24"/>
    </w:rPr>
  </w:style>
  <w:style w:type="paragraph" w:customStyle="1" w:styleId="xl560">
    <w:name w:val="xl56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24"/>
      <w:szCs w:val="21"/>
    </w:rPr>
  </w:style>
  <w:style w:type="paragraph" w:customStyle="1" w:styleId="xl561">
    <w:name w:val="xl561"/>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562">
    <w:name w:val="xl562"/>
    <w:basedOn w:val="a3"/>
    <w:qFormat/>
    <w:rsid w:val="005912D9"/>
    <w:pPr>
      <w:widowControl/>
      <w:pBdr>
        <w:top w:val="single" w:sz="4" w:space="0" w:color="auto"/>
        <w:left w:val="single" w:sz="4" w:space="0" w:color="auto"/>
        <w:right w:val="single" w:sz="4" w:space="0" w:color="auto"/>
      </w:pBdr>
      <w:spacing w:beforeAutospacing="1" w:afterAutospacing="1"/>
      <w:jc w:val="center"/>
    </w:pPr>
    <w:rPr>
      <w:rFonts w:ascii="仿宋" w:eastAsia="仿宋" w:hAnsi="仿宋" w:cs="宋体"/>
      <w:b/>
      <w:bCs/>
      <w:kern w:val="0"/>
      <w:sz w:val="24"/>
    </w:rPr>
  </w:style>
  <w:style w:type="paragraph" w:customStyle="1" w:styleId="xl563">
    <w:name w:val="xl56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4">
    <w:name w:val="xl56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5">
    <w:name w:val="xl56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6">
    <w:name w:val="xl56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kern w:val="0"/>
      <w:sz w:val="24"/>
    </w:rPr>
  </w:style>
  <w:style w:type="paragraph" w:customStyle="1" w:styleId="xl567">
    <w:name w:val="xl56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rPr>
  </w:style>
  <w:style w:type="paragraph" w:customStyle="1" w:styleId="xl568">
    <w:name w:val="xl56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Arial Narrow" w:hAnsi="Arial Narrow" w:cs="宋体"/>
      <w:b/>
      <w:bCs/>
      <w:kern w:val="0"/>
      <w:sz w:val="24"/>
    </w:rPr>
  </w:style>
  <w:style w:type="paragraph" w:customStyle="1" w:styleId="xl569">
    <w:name w:val="xl569"/>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b/>
      <w:bCs/>
      <w:kern w:val="0"/>
      <w:sz w:val="24"/>
      <w:szCs w:val="21"/>
    </w:rPr>
  </w:style>
  <w:style w:type="paragraph" w:customStyle="1" w:styleId="xl570">
    <w:name w:val="xl57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rPr>
  </w:style>
  <w:style w:type="paragraph" w:customStyle="1" w:styleId="11fb">
    <w:name w:val="普通(网站)11"/>
    <w:basedOn w:val="a3"/>
    <w:qFormat/>
    <w:rsid w:val="005912D9"/>
    <w:pPr>
      <w:widowControl/>
      <w:spacing w:beforeLines="25" w:afterLines="25"/>
      <w:jc w:val="left"/>
    </w:pPr>
    <w:rPr>
      <w:rFonts w:ascii="宋体" w:hAnsi="宋体"/>
      <w:kern w:val="0"/>
      <w:sz w:val="24"/>
    </w:rPr>
  </w:style>
  <w:style w:type="character" w:customStyle="1" w:styleId="104">
    <w:name w:val="10"/>
    <w:qFormat/>
    <w:rsid w:val="005912D9"/>
    <w:rPr>
      <w:rFonts w:ascii="Calibri" w:hAnsi="Calibri" w:cs="Calibri" w:hint="default"/>
    </w:rPr>
  </w:style>
  <w:style w:type="character" w:customStyle="1" w:styleId="157">
    <w:name w:val="15"/>
    <w:qFormat/>
    <w:rsid w:val="005912D9"/>
    <w:rPr>
      <w:rFonts w:ascii="Calibri" w:hAnsi="Calibri" w:cs="Calibri" w:hint="default"/>
      <w:sz w:val="21"/>
      <w:szCs w:val="21"/>
    </w:rPr>
  </w:style>
  <w:style w:type="character" w:customStyle="1" w:styleId="Char3f1">
    <w:name w:val="尾注文本 Char3"/>
    <w:uiPriority w:val="99"/>
    <w:semiHidden/>
    <w:qFormat/>
    <w:rsid w:val="005912D9"/>
    <w:rPr>
      <w:rFonts w:ascii="Times New Roman" w:eastAsia="楷体_GB2312" w:hAnsi="Times New Roman" w:cs="Times New Roman"/>
      <w:sz w:val="24"/>
      <w:szCs w:val="24"/>
    </w:rPr>
  </w:style>
  <w:style w:type="character" w:customStyle="1" w:styleId="Char2fe">
    <w:name w:val="副标题 Char2"/>
    <w:uiPriority w:val="11"/>
    <w:qFormat/>
    <w:rsid w:val="005912D9"/>
    <w:rPr>
      <w:rFonts w:ascii="Cambria" w:eastAsia="宋体" w:hAnsi="Cambria" w:cs="Times New Roman"/>
      <w:b/>
      <w:bCs/>
      <w:kern w:val="28"/>
      <w:sz w:val="32"/>
      <w:szCs w:val="32"/>
    </w:rPr>
  </w:style>
  <w:style w:type="character" w:customStyle="1" w:styleId="Char3f2">
    <w:name w:val="标题 Char3"/>
    <w:uiPriority w:val="10"/>
    <w:qFormat/>
    <w:rsid w:val="005912D9"/>
    <w:rPr>
      <w:rFonts w:ascii="Cambria" w:eastAsia="宋体" w:hAnsi="Cambria" w:cs="Times New Roman"/>
      <w:b/>
      <w:bCs/>
      <w:sz w:val="32"/>
      <w:szCs w:val="32"/>
    </w:rPr>
  </w:style>
  <w:style w:type="character" w:customStyle="1" w:styleId="Char46">
    <w:name w:val="正文文本 Char4"/>
    <w:uiPriority w:val="99"/>
    <w:semiHidden/>
    <w:qFormat/>
    <w:rsid w:val="005912D9"/>
    <w:rPr>
      <w:rFonts w:ascii="Times New Roman" w:eastAsia="楷体_GB2312" w:hAnsi="Times New Roman" w:cs="Times New Roman"/>
      <w:sz w:val="24"/>
      <w:szCs w:val="24"/>
    </w:rPr>
  </w:style>
  <w:style w:type="paragraph" w:customStyle="1" w:styleId="3fff7">
    <w:name w:val="明显引用3"/>
    <w:basedOn w:val="2f3"/>
    <w:uiPriority w:val="13"/>
    <w:qFormat/>
    <w:rsid w:val="005912D9"/>
    <w:pPr>
      <w:framePr w:wrap="notBeside"/>
    </w:pPr>
    <w:rPr>
      <w:rFonts w:ascii="Times New Roman" w:hAnsi="Times New Roman"/>
      <w:bCs/>
      <w:color w:val="3C8A2E"/>
      <w:sz w:val="28"/>
      <w:szCs w:val="20"/>
    </w:rPr>
  </w:style>
  <w:style w:type="paragraph" w:customStyle="1" w:styleId="2f3">
    <w:name w:val="引用2"/>
    <w:basedOn w:val="a3"/>
    <w:link w:val="affffffffb"/>
    <w:uiPriority w:val="12"/>
    <w:qFormat/>
    <w:rsid w:val="005912D9"/>
    <w:pPr>
      <w:framePr w:wrap="notBeside" w:vAnchor="text" w:hAnchor="text" w:y="1"/>
      <w:widowControl/>
      <w:contextualSpacing/>
      <w:jc w:val="left"/>
    </w:pPr>
    <w:rPr>
      <w:i/>
      <w:iCs/>
      <w:color w:val="404040"/>
    </w:rPr>
  </w:style>
  <w:style w:type="paragraph" w:customStyle="1" w:styleId="xl138">
    <w:name w:val="xl138"/>
    <w:basedOn w:val="a3"/>
    <w:qFormat/>
    <w:rsid w:val="005912D9"/>
    <w:pPr>
      <w:widowControl/>
      <w:pBdr>
        <w:top w:val="single" w:sz="4" w:space="0" w:color="auto"/>
        <w:left w:val="single" w:sz="4" w:space="0" w:color="auto"/>
        <w:bottom w:val="single" w:sz="4" w:space="0" w:color="auto"/>
        <w:right w:val="single" w:sz="4" w:space="0" w:color="auto"/>
      </w:pBdr>
      <w:shd w:val="clear" w:color="000000" w:fill="DCE6F1"/>
      <w:spacing w:beforeAutospacing="1" w:afterAutospacing="1"/>
      <w:jc w:val="center"/>
      <w:textAlignment w:val="center"/>
    </w:pPr>
    <w:rPr>
      <w:rFonts w:ascii="Times New Roman" w:hAnsi="Times New Roman"/>
      <w:kern w:val="0"/>
      <w:sz w:val="24"/>
    </w:rPr>
  </w:style>
  <w:style w:type="paragraph" w:customStyle="1" w:styleId="xl139">
    <w:name w:val="xl139"/>
    <w:basedOn w:val="a3"/>
    <w:qFormat/>
    <w:rsid w:val="005912D9"/>
    <w:pPr>
      <w:widowControl/>
      <w:pBdr>
        <w:top w:val="single" w:sz="4" w:space="0" w:color="auto"/>
        <w:left w:val="single" w:sz="4" w:space="0" w:color="auto"/>
        <w:bottom w:val="single" w:sz="4" w:space="0" w:color="auto"/>
        <w:right w:val="single" w:sz="4" w:space="0" w:color="auto"/>
      </w:pBdr>
      <w:shd w:val="clear" w:color="000000" w:fill="B8CCE4"/>
      <w:spacing w:beforeAutospacing="1" w:afterAutospacing="1"/>
      <w:jc w:val="center"/>
      <w:textAlignment w:val="center"/>
    </w:pPr>
    <w:rPr>
      <w:rFonts w:ascii="Times New Roman" w:hAnsi="Times New Roman"/>
      <w:kern w:val="0"/>
      <w:sz w:val="24"/>
    </w:rPr>
  </w:style>
  <w:style w:type="paragraph" w:customStyle="1" w:styleId="xl140">
    <w:name w:val="xl140"/>
    <w:basedOn w:val="a3"/>
    <w:qFormat/>
    <w:rsid w:val="005912D9"/>
    <w:pPr>
      <w:widowControl/>
      <w:pBdr>
        <w:top w:val="single" w:sz="4" w:space="0" w:color="auto"/>
        <w:left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1">
    <w:name w:val="xl141"/>
    <w:basedOn w:val="a3"/>
    <w:qFormat/>
    <w:rsid w:val="005912D9"/>
    <w:pPr>
      <w:widowControl/>
      <w:pBdr>
        <w:top w:val="single" w:sz="4" w:space="0" w:color="auto"/>
        <w:left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42">
    <w:name w:val="xl142"/>
    <w:basedOn w:val="a3"/>
    <w:qFormat/>
    <w:rsid w:val="005912D9"/>
    <w:pPr>
      <w:widowControl/>
      <w:pBdr>
        <w:top w:val="single" w:sz="4" w:space="0" w:color="auto"/>
        <w:left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3">
    <w:name w:val="xl143"/>
    <w:basedOn w:val="a3"/>
    <w:qFormat/>
    <w:rsid w:val="005912D9"/>
    <w:pPr>
      <w:widowControl/>
      <w:pBdr>
        <w:top w:val="single" w:sz="4" w:space="0" w:color="auto"/>
        <w:left w:val="single" w:sz="4" w:space="0" w:color="auto"/>
      </w:pBdr>
      <w:spacing w:beforeAutospacing="1" w:afterAutospacing="1"/>
      <w:jc w:val="left"/>
    </w:pPr>
    <w:rPr>
      <w:rFonts w:ascii="Times New Roman" w:hAnsi="Times New Roman"/>
      <w:kern w:val="0"/>
      <w:sz w:val="20"/>
      <w:szCs w:val="20"/>
    </w:rPr>
  </w:style>
  <w:style w:type="paragraph" w:customStyle="1" w:styleId="xl144">
    <w:name w:val="xl144"/>
    <w:basedOn w:val="a3"/>
    <w:qFormat/>
    <w:rsid w:val="005912D9"/>
    <w:pPr>
      <w:widowControl/>
      <w:pBdr>
        <w:top w:val="single" w:sz="4" w:space="0" w:color="auto"/>
        <w:left w:val="single" w:sz="4" w:space="0" w:color="auto"/>
        <w:right w:val="single" w:sz="4" w:space="0" w:color="auto"/>
      </w:pBdr>
      <w:spacing w:beforeAutospacing="1" w:afterAutospacing="1"/>
      <w:jc w:val="left"/>
    </w:pPr>
    <w:rPr>
      <w:rFonts w:ascii="Times New Roman" w:hAnsi="Times New Roman"/>
      <w:kern w:val="0"/>
      <w:sz w:val="20"/>
      <w:szCs w:val="20"/>
    </w:rPr>
  </w:style>
  <w:style w:type="paragraph" w:customStyle="1" w:styleId="xl148">
    <w:name w:val="xl148"/>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0"/>
      <w:szCs w:val="20"/>
    </w:rPr>
  </w:style>
  <w:style w:type="paragraph" w:customStyle="1" w:styleId="xl149">
    <w:name w:val="xl149"/>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4"/>
    </w:rPr>
  </w:style>
  <w:style w:type="paragraph" w:customStyle="1" w:styleId="xl150">
    <w:name w:val="xl150"/>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left"/>
    </w:pPr>
    <w:rPr>
      <w:rFonts w:ascii="Times New Roman" w:hAnsi="Times New Roman"/>
      <w:kern w:val="0"/>
      <w:sz w:val="20"/>
      <w:szCs w:val="20"/>
    </w:rPr>
  </w:style>
  <w:style w:type="paragraph" w:customStyle="1" w:styleId="xl151">
    <w:name w:val="xl151"/>
    <w:basedOn w:val="a3"/>
    <w:qFormat/>
    <w:rsid w:val="005912D9"/>
    <w:pPr>
      <w:widowControl/>
      <w:pBdr>
        <w:top w:val="single" w:sz="4" w:space="0" w:color="auto"/>
        <w:left w:val="single" w:sz="4" w:space="0" w:color="auto"/>
        <w:right w:val="single" w:sz="4" w:space="0" w:color="auto"/>
      </w:pBdr>
      <w:shd w:val="clear" w:color="000000" w:fill="FF0000"/>
      <w:spacing w:beforeAutospacing="1" w:afterAutospacing="1"/>
      <w:jc w:val="center"/>
      <w:textAlignment w:val="center"/>
    </w:pPr>
    <w:rPr>
      <w:rFonts w:ascii="Times New Roman" w:hAnsi="Times New Roman"/>
      <w:kern w:val="0"/>
      <w:sz w:val="24"/>
    </w:rPr>
  </w:style>
  <w:style w:type="paragraph" w:customStyle="1" w:styleId="xl152">
    <w:name w:val="xl152"/>
    <w:basedOn w:val="a3"/>
    <w:qFormat/>
    <w:rsid w:val="005912D9"/>
    <w:pPr>
      <w:widowControl/>
      <w:pBdr>
        <w:left w:val="single" w:sz="4" w:space="0" w:color="auto"/>
        <w:bottom w:val="single" w:sz="4" w:space="0" w:color="auto"/>
        <w:right w:val="single" w:sz="4" w:space="0" w:color="auto"/>
      </w:pBdr>
      <w:shd w:val="clear" w:color="000000" w:fill="FF0000"/>
      <w:spacing w:beforeAutospacing="1" w:afterAutospacing="1"/>
      <w:jc w:val="center"/>
      <w:textAlignment w:val="center"/>
    </w:pPr>
    <w:rPr>
      <w:rFonts w:ascii="Times New Roman" w:hAnsi="Times New Roman"/>
      <w:kern w:val="0"/>
      <w:sz w:val="24"/>
    </w:rPr>
  </w:style>
  <w:style w:type="paragraph" w:customStyle="1" w:styleId="xl153">
    <w:name w:val="xl153"/>
    <w:basedOn w:val="a3"/>
    <w:qFormat/>
    <w:rsid w:val="005912D9"/>
    <w:pPr>
      <w:widowControl/>
      <w:pBdr>
        <w:left w:val="single" w:sz="4" w:space="0" w:color="auto"/>
        <w:bottom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54">
    <w:name w:val="xl154"/>
    <w:basedOn w:val="a3"/>
    <w:qFormat/>
    <w:rsid w:val="005912D9"/>
    <w:pPr>
      <w:widowControl/>
      <w:pBdr>
        <w:top w:val="single" w:sz="4" w:space="0" w:color="auto"/>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5">
    <w:name w:val="xl155"/>
    <w:basedOn w:val="a3"/>
    <w:qFormat/>
    <w:rsid w:val="005912D9"/>
    <w:pPr>
      <w:widowControl/>
      <w:pBdr>
        <w:left w:val="single" w:sz="4" w:space="0" w:color="auto"/>
      </w:pBdr>
      <w:spacing w:beforeAutospacing="1" w:afterAutospacing="1"/>
      <w:jc w:val="center"/>
      <w:textAlignment w:val="center"/>
    </w:pPr>
    <w:rPr>
      <w:rFonts w:ascii="Times New Roman" w:hAnsi="Times New Roman"/>
      <w:kern w:val="0"/>
      <w:sz w:val="24"/>
    </w:rPr>
  </w:style>
  <w:style w:type="paragraph" w:customStyle="1" w:styleId="xl156">
    <w:name w:val="xl156"/>
    <w:basedOn w:val="a3"/>
    <w:qFormat/>
    <w:rsid w:val="005912D9"/>
    <w:pPr>
      <w:widowControl/>
      <w:pBdr>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7">
    <w:name w:val="xl157"/>
    <w:basedOn w:val="a3"/>
    <w:qFormat/>
    <w:rsid w:val="005912D9"/>
    <w:pPr>
      <w:widowControl/>
      <w:pBdr>
        <w:left w:val="single" w:sz="4" w:space="0" w:color="auto"/>
        <w:bottom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58">
    <w:name w:val="xl158"/>
    <w:basedOn w:val="a3"/>
    <w:qFormat/>
    <w:rsid w:val="005912D9"/>
    <w:pPr>
      <w:widowControl/>
      <w:pBdr>
        <w:top w:val="single" w:sz="4" w:space="0" w:color="auto"/>
        <w:left w:val="single" w:sz="4" w:space="0" w:color="auto"/>
      </w:pBdr>
      <w:spacing w:beforeAutospacing="1" w:afterAutospacing="1"/>
      <w:jc w:val="center"/>
      <w:textAlignment w:val="center"/>
    </w:pPr>
    <w:rPr>
      <w:rFonts w:ascii="Times New Roman" w:hAnsi="Times New Roman"/>
      <w:kern w:val="0"/>
      <w:sz w:val="24"/>
    </w:rPr>
  </w:style>
  <w:style w:type="paragraph" w:customStyle="1" w:styleId="xl159">
    <w:name w:val="xl159"/>
    <w:basedOn w:val="a3"/>
    <w:qFormat/>
    <w:rsid w:val="005912D9"/>
    <w:pPr>
      <w:widowControl/>
      <w:pBdr>
        <w:left w:val="single" w:sz="4" w:space="0" w:color="auto"/>
        <w:bottom w:val="single" w:sz="4" w:space="0" w:color="auto"/>
        <w:right w:val="single" w:sz="4" w:space="0" w:color="auto"/>
      </w:pBdr>
      <w:spacing w:beforeAutospacing="1" w:afterAutospacing="1"/>
      <w:jc w:val="center"/>
      <w:textAlignment w:val="center"/>
    </w:pPr>
    <w:rPr>
      <w:rFonts w:ascii="Times New Roman" w:hAnsi="Times New Roman"/>
      <w:kern w:val="0"/>
      <w:sz w:val="24"/>
    </w:rPr>
  </w:style>
  <w:style w:type="paragraph" w:customStyle="1" w:styleId="xl145">
    <w:name w:val="xl145"/>
    <w:basedOn w:val="a3"/>
    <w:qFormat/>
    <w:rsid w:val="005912D9"/>
    <w:pPr>
      <w:widowControl/>
      <w:pBdr>
        <w:left w:val="single" w:sz="4" w:space="0" w:color="auto"/>
        <w:bottom w:val="single" w:sz="4" w:space="0" w:color="auto"/>
        <w:right w:val="single" w:sz="4" w:space="0" w:color="auto"/>
      </w:pBdr>
      <w:shd w:val="clear" w:color="000000" w:fill="92D050"/>
      <w:spacing w:beforeAutospacing="1" w:afterAutospacing="1"/>
      <w:jc w:val="center"/>
      <w:textAlignment w:val="center"/>
    </w:pPr>
    <w:rPr>
      <w:rFonts w:ascii="Times New Roman" w:hAnsi="Times New Roman"/>
      <w:kern w:val="0"/>
      <w:sz w:val="24"/>
    </w:rPr>
  </w:style>
  <w:style w:type="paragraph" w:customStyle="1" w:styleId="xl146">
    <w:name w:val="xl146"/>
    <w:basedOn w:val="a3"/>
    <w:qFormat/>
    <w:rsid w:val="005912D9"/>
    <w:pPr>
      <w:widowControl/>
      <w:pBdr>
        <w:top w:val="single" w:sz="4" w:space="0" w:color="auto"/>
        <w:left w:val="single" w:sz="4" w:space="0" w:color="auto"/>
        <w:right w:val="single" w:sz="4" w:space="0" w:color="000000"/>
      </w:pBdr>
      <w:spacing w:beforeAutospacing="1" w:afterAutospacing="1"/>
      <w:jc w:val="center"/>
      <w:textAlignment w:val="center"/>
    </w:pPr>
    <w:rPr>
      <w:rFonts w:ascii="Times New Roman" w:hAnsi="Times New Roman"/>
      <w:kern w:val="0"/>
      <w:sz w:val="24"/>
    </w:rPr>
  </w:style>
  <w:style w:type="paragraph" w:customStyle="1" w:styleId="xl147">
    <w:name w:val="xl147"/>
    <w:basedOn w:val="a3"/>
    <w:qFormat/>
    <w:rsid w:val="005912D9"/>
    <w:pPr>
      <w:widowControl/>
      <w:pBdr>
        <w:left w:val="single" w:sz="4" w:space="0" w:color="auto"/>
      </w:pBdr>
      <w:spacing w:beforeAutospacing="1" w:afterAutospacing="1"/>
      <w:jc w:val="center"/>
      <w:textAlignment w:val="center"/>
    </w:pPr>
    <w:rPr>
      <w:rFonts w:ascii="Times New Roman" w:hAnsi="Times New Roman"/>
      <w:kern w:val="0"/>
      <w:sz w:val="24"/>
    </w:rPr>
  </w:style>
  <w:style w:type="paragraph" w:customStyle="1" w:styleId="CharCharCharCharCharChar1CharCharChar3">
    <w:name w:val="Char Char Char Char Char Char1 Char Char Char3"/>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character" w:customStyle="1" w:styleId="afffffffffffffffffff3">
    <w:name w:val="明显引用字符"/>
    <w:uiPriority w:val="30"/>
    <w:qFormat/>
    <w:rsid w:val="005912D9"/>
    <w:rPr>
      <w:rFonts w:ascii="Times New Roman" w:eastAsia="宋体" w:hAnsi="Times New Roman" w:cs="Times New Roman"/>
      <w:i/>
      <w:iCs/>
      <w:color w:val="4F81BD"/>
      <w:sz w:val="18"/>
      <w:szCs w:val="18"/>
    </w:rPr>
  </w:style>
  <w:style w:type="paragraph" w:customStyle="1" w:styleId="CharCharCharCharCharChar1CharCharChar4">
    <w:name w:val="Char Char Char Char Char Char1 Char Char Char4"/>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character" w:customStyle="1" w:styleId="p51">
    <w:name w:val="p51"/>
    <w:qFormat/>
    <w:rsid w:val="005912D9"/>
    <w:rPr>
      <w:sz w:val="22"/>
    </w:rPr>
  </w:style>
  <w:style w:type="paragraph" w:customStyle="1" w:styleId="2fffffa">
    <w:name w:val="页脚2"/>
    <w:basedOn w:val="a3"/>
    <w:uiPriority w:val="99"/>
    <w:qFormat/>
    <w:rsid w:val="005912D9"/>
    <w:pPr>
      <w:widowControl/>
      <w:tabs>
        <w:tab w:val="center" w:pos="4153"/>
        <w:tab w:val="right" w:pos="8306"/>
      </w:tabs>
      <w:snapToGrid w:val="0"/>
      <w:jc w:val="right"/>
    </w:pPr>
    <w:rPr>
      <w:rFonts w:ascii="Times New Roman" w:hAnsi="Times New Roman"/>
      <w:kern w:val="0"/>
      <w:sz w:val="18"/>
      <w:szCs w:val="18"/>
    </w:rPr>
  </w:style>
  <w:style w:type="paragraph" w:customStyle="1" w:styleId="CharCharCharCharCharChar1CharCharChar5">
    <w:name w:val="Char Char Char Char Char Char1 Char Char Char5"/>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51">
    <w:name w:val="Char5"/>
    <w:basedOn w:val="a3"/>
    <w:qFormat/>
    <w:rsid w:val="005912D9"/>
    <w:pPr>
      <w:widowControl/>
      <w:ind w:left="765" w:hanging="360"/>
      <w:jc w:val="left"/>
    </w:pPr>
    <w:rPr>
      <w:rFonts w:ascii="Times New Roman" w:hAnsi="Times New Roman"/>
      <w:kern w:val="0"/>
      <w:sz w:val="24"/>
    </w:rPr>
  </w:style>
  <w:style w:type="paragraph" w:customStyle="1" w:styleId="CharCharCharCharCharCharCharCharChar5">
    <w:name w:val="Char Char Char Char Char Char Char Char Char5"/>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5">
    <w:name w:val="Char Char Char Char Char Char Char5"/>
    <w:basedOn w:val="a3"/>
    <w:qFormat/>
    <w:rsid w:val="005912D9"/>
    <w:pPr>
      <w:widowControl/>
      <w:tabs>
        <w:tab w:val="left" w:pos="360"/>
      </w:tabs>
      <w:ind w:left="360" w:hanging="360"/>
      <w:jc w:val="left"/>
    </w:pPr>
    <w:rPr>
      <w:rFonts w:ascii="Times New Roman" w:hAnsi="Times New Roman"/>
      <w:kern w:val="0"/>
      <w:sz w:val="24"/>
    </w:rPr>
  </w:style>
  <w:style w:type="paragraph" w:customStyle="1" w:styleId="xl634">
    <w:name w:val="xl63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025">
    <w:name w:val="xl102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03">
    <w:name w:val="xl120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18">
    <w:name w:val="xl121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262">
    <w:name w:val="xl126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631">
    <w:name w:val="xl163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54">
    <w:name w:val="xl1654"/>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655">
    <w:name w:val="xl1655"/>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722">
    <w:name w:val="xl172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724">
    <w:name w:val="xl172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983">
    <w:name w:val="xl198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color w:val="FF0000"/>
      <w:kern w:val="0"/>
      <w:sz w:val="24"/>
      <w:szCs w:val="21"/>
    </w:rPr>
  </w:style>
  <w:style w:type="paragraph" w:customStyle="1" w:styleId="xl2345">
    <w:name w:val="xl234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2904">
    <w:name w:val="xl2904"/>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Arial Narrow" w:hAnsi="Arial Narrow" w:cs="宋体"/>
      <w:kern w:val="0"/>
      <w:sz w:val="18"/>
      <w:szCs w:val="18"/>
    </w:rPr>
  </w:style>
  <w:style w:type="paragraph" w:customStyle="1" w:styleId="xl2905">
    <w:name w:val="xl2905"/>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left"/>
    </w:pPr>
    <w:rPr>
      <w:rFonts w:ascii="仿宋" w:eastAsia="仿宋" w:hAnsi="仿宋" w:cs="宋体"/>
      <w:kern w:val="0"/>
      <w:sz w:val="24"/>
      <w:szCs w:val="21"/>
    </w:rPr>
  </w:style>
  <w:style w:type="paragraph" w:customStyle="1" w:styleId="xl2906">
    <w:name w:val="xl2906"/>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center"/>
    </w:pPr>
    <w:rPr>
      <w:rFonts w:ascii="仿宋" w:eastAsia="仿宋" w:hAnsi="仿宋" w:cs="宋体"/>
      <w:kern w:val="0"/>
      <w:sz w:val="24"/>
      <w:szCs w:val="21"/>
    </w:rPr>
  </w:style>
  <w:style w:type="paragraph" w:customStyle="1" w:styleId="xl2907">
    <w:name w:val="xl2907"/>
    <w:basedOn w:val="a3"/>
    <w:qFormat/>
    <w:rsid w:val="005912D9"/>
    <w:pPr>
      <w:widowControl/>
      <w:pBdr>
        <w:top w:val="single" w:sz="4" w:space="0" w:color="auto"/>
        <w:left w:val="single" w:sz="4" w:space="0" w:color="auto"/>
        <w:bottom w:val="single" w:sz="4" w:space="0" w:color="auto"/>
        <w:right w:val="single" w:sz="4" w:space="0" w:color="auto"/>
      </w:pBdr>
      <w:shd w:val="clear" w:color="000000" w:fill="FFFF00"/>
      <w:spacing w:beforeAutospacing="1" w:afterAutospacing="1"/>
      <w:jc w:val="center"/>
    </w:pPr>
    <w:rPr>
      <w:rFonts w:ascii="Arial Narrow" w:hAnsi="Arial Narrow" w:cs="宋体"/>
      <w:kern w:val="0"/>
      <w:sz w:val="18"/>
      <w:szCs w:val="18"/>
    </w:rPr>
  </w:style>
  <w:style w:type="paragraph" w:customStyle="1" w:styleId="xl2908">
    <w:name w:val="xl2908"/>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仿宋" w:eastAsia="仿宋" w:hAnsi="仿宋" w:cs="宋体"/>
      <w:kern w:val="0"/>
      <w:sz w:val="24"/>
      <w:szCs w:val="21"/>
    </w:rPr>
  </w:style>
  <w:style w:type="paragraph" w:customStyle="1" w:styleId="xl2911">
    <w:name w:val="xl2911"/>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center"/>
    </w:pPr>
    <w:rPr>
      <w:rFonts w:ascii="Arial Narrow" w:hAnsi="Arial Narrow" w:cs="宋体"/>
      <w:kern w:val="0"/>
      <w:sz w:val="18"/>
      <w:szCs w:val="18"/>
    </w:rPr>
  </w:style>
  <w:style w:type="paragraph" w:customStyle="1" w:styleId="xl3092">
    <w:name w:val="xl309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217">
    <w:name w:val="xl121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260">
    <w:name w:val="xl126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373">
    <w:name w:val="xl137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52">
    <w:name w:val="xl1652"/>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653">
    <w:name w:val="xl1653"/>
    <w:basedOn w:val="a3"/>
    <w:qFormat/>
    <w:rsid w:val="005912D9"/>
    <w:pPr>
      <w:widowControl/>
      <w:pBdr>
        <w:top w:val="single" w:sz="4" w:space="0" w:color="auto"/>
        <w:left w:val="single" w:sz="4" w:space="0" w:color="auto"/>
        <w:bottom w:val="single" w:sz="4" w:space="0" w:color="auto"/>
        <w:right w:val="single" w:sz="4" w:space="0" w:color="auto"/>
      </w:pBdr>
      <w:shd w:val="clear" w:color="000000" w:fill="FFFFFF"/>
      <w:spacing w:beforeAutospacing="1" w:afterAutospacing="1"/>
      <w:jc w:val="center"/>
    </w:pPr>
    <w:rPr>
      <w:rFonts w:ascii="Arial Narrow" w:hAnsi="Arial Narrow" w:cs="宋体"/>
      <w:kern w:val="0"/>
      <w:sz w:val="18"/>
      <w:szCs w:val="18"/>
    </w:rPr>
  </w:style>
  <w:style w:type="paragraph" w:customStyle="1" w:styleId="xl1716">
    <w:name w:val="xl171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718">
    <w:name w:val="xl1718"/>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1976">
    <w:name w:val="xl197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color w:val="FF0000"/>
      <w:kern w:val="0"/>
      <w:sz w:val="24"/>
      <w:szCs w:val="21"/>
    </w:rPr>
  </w:style>
  <w:style w:type="paragraph" w:customStyle="1" w:styleId="xl2311">
    <w:name w:val="xl231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2565">
    <w:name w:val="xl2565"/>
    <w:basedOn w:val="a3"/>
    <w:qFormat/>
    <w:rsid w:val="005912D9"/>
    <w:pPr>
      <w:widowControl/>
      <w:pBdr>
        <w:top w:val="single" w:sz="4" w:space="0" w:color="auto"/>
        <w:left w:val="single" w:sz="4" w:space="0" w:color="auto"/>
        <w:bottom w:val="single" w:sz="4" w:space="0" w:color="auto"/>
        <w:right w:val="single" w:sz="4" w:space="0" w:color="auto"/>
      </w:pBdr>
      <w:shd w:val="clear" w:color="000000" w:fill="FF0000"/>
      <w:spacing w:beforeAutospacing="1" w:afterAutospacing="1"/>
      <w:jc w:val="center"/>
    </w:pPr>
    <w:rPr>
      <w:rFonts w:ascii="仿宋" w:eastAsia="仿宋" w:hAnsi="仿宋" w:cs="宋体"/>
      <w:kern w:val="0"/>
      <w:sz w:val="24"/>
      <w:szCs w:val="21"/>
    </w:rPr>
  </w:style>
  <w:style w:type="paragraph" w:customStyle="1" w:styleId="xl2568">
    <w:name w:val="xl2568"/>
    <w:basedOn w:val="a3"/>
    <w:qFormat/>
    <w:rsid w:val="005912D9"/>
    <w:pPr>
      <w:widowControl/>
      <w:pBdr>
        <w:top w:val="single" w:sz="4" w:space="0" w:color="auto"/>
        <w:left w:val="single" w:sz="4" w:space="0" w:color="auto"/>
        <w:bottom w:val="single" w:sz="4" w:space="0" w:color="auto"/>
        <w:right w:val="single" w:sz="4" w:space="0" w:color="auto"/>
      </w:pBdr>
      <w:shd w:val="clear" w:color="000000" w:fill="FFC000"/>
      <w:spacing w:beforeAutospacing="1" w:afterAutospacing="1"/>
      <w:jc w:val="center"/>
    </w:pPr>
    <w:rPr>
      <w:rFonts w:ascii="Arial Narrow" w:hAnsi="Arial Narrow" w:cs="宋体"/>
      <w:kern w:val="0"/>
      <w:sz w:val="18"/>
      <w:szCs w:val="18"/>
    </w:rPr>
  </w:style>
  <w:style w:type="paragraph" w:customStyle="1" w:styleId="xl3127">
    <w:name w:val="xl312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3334">
    <w:name w:val="xl3334"/>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3335">
    <w:name w:val="xl333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012">
    <w:name w:val="xl101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190">
    <w:name w:val="xl1190"/>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246">
    <w:name w:val="xl1246"/>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Arial Narrow" w:hAnsi="Arial Narrow" w:cs="宋体"/>
      <w:kern w:val="0"/>
      <w:sz w:val="18"/>
      <w:szCs w:val="18"/>
    </w:rPr>
  </w:style>
  <w:style w:type="paragraph" w:customStyle="1" w:styleId="xl1357">
    <w:name w:val="xl1357"/>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1693">
    <w:name w:val="xl169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b/>
      <w:bCs/>
      <w:kern w:val="0"/>
      <w:sz w:val="24"/>
      <w:szCs w:val="21"/>
    </w:rPr>
  </w:style>
  <w:style w:type="paragraph" w:customStyle="1" w:styleId="xl1695">
    <w:name w:val="xl169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2275">
    <w:name w:val="xl2275"/>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xl3133">
    <w:name w:val="xl313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571">
    <w:name w:val="xl571"/>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szCs w:val="21"/>
    </w:rPr>
  </w:style>
  <w:style w:type="paragraph" w:customStyle="1" w:styleId="xl572">
    <w:name w:val="xl572"/>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center"/>
    </w:pPr>
    <w:rPr>
      <w:rFonts w:ascii="仿宋" w:eastAsia="仿宋" w:hAnsi="仿宋" w:cs="宋体"/>
      <w:kern w:val="0"/>
      <w:sz w:val="24"/>
    </w:rPr>
  </w:style>
  <w:style w:type="paragraph" w:customStyle="1" w:styleId="xl573">
    <w:name w:val="xl573"/>
    <w:basedOn w:val="a3"/>
    <w:qFormat/>
    <w:rsid w:val="005912D9"/>
    <w:pPr>
      <w:widowControl/>
      <w:pBdr>
        <w:top w:val="single" w:sz="4" w:space="0" w:color="auto"/>
        <w:left w:val="single" w:sz="4" w:space="0" w:color="auto"/>
        <w:bottom w:val="single" w:sz="4" w:space="0" w:color="auto"/>
        <w:right w:val="single" w:sz="4" w:space="0" w:color="auto"/>
      </w:pBdr>
      <w:spacing w:beforeAutospacing="1" w:afterAutospacing="1"/>
      <w:jc w:val="left"/>
    </w:pPr>
    <w:rPr>
      <w:rFonts w:ascii="仿宋" w:eastAsia="仿宋" w:hAnsi="仿宋" w:cs="宋体"/>
      <w:kern w:val="0"/>
      <w:sz w:val="24"/>
      <w:szCs w:val="21"/>
    </w:rPr>
  </w:style>
  <w:style w:type="paragraph" w:customStyle="1" w:styleId="CharCharCharCharCharChar1CharCharChar6">
    <w:name w:val="Char Char Char Char Char Char1 Char Char Char6"/>
    <w:basedOn w:val="a3"/>
    <w:qFormat/>
    <w:rsid w:val="005912D9"/>
    <w:pPr>
      <w:widowControl/>
      <w:autoSpaceDE w:val="0"/>
      <w:autoSpaceDN w:val="0"/>
      <w:adjustRightInd w:val="0"/>
      <w:jc w:val="left"/>
      <w:textAlignment w:val="baseline"/>
    </w:pPr>
    <w:rPr>
      <w:rFonts w:ascii="Times New Roman" w:hAnsi="Times New Roman"/>
      <w:kern w:val="0"/>
      <w:sz w:val="24"/>
      <w:szCs w:val="20"/>
    </w:rPr>
  </w:style>
  <w:style w:type="paragraph" w:customStyle="1" w:styleId="CharCharCharCharCharCharCharCharChar6">
    <w:name w:val="Char Char Char Char Char Char Char Char Char6"/>
    <w:basedOn w:val="a3"/>
    <w:qFormat/>
    <w:rsid w:val="005912D9"/>
    <w:pPr>
      <w:widowControl/>
      <w:tabs>
        <w:tab w:val="left" w:pos="360"/>
      </w:tabs>
      <w:ind w:left="360" w:hanging="360"/>
      <w:jc w:val="left"/>
    </w:pPr>
    <w:rPr>
      <w:rFonts w:ascii="Times New Roman" w:hAnsi="Times New Roman"/>
      <w:kern w:val="0"/>
      <w:sz w:val="24"/>
    </w:rPr>
  </w:style>
  <w:style w:type="paragraph" w:customStyle="1" w:styleId="CharCharCharCharCharCharChar6">
    <w:name w:val="Char Char Char Char Char Char Char6"/>
    <w:basedOn w:val="a3"/>
    <w:qFormat/>
    <w:rsid w:val="005912D9"/>
    <w:pPr>
      <w:widowControl/>
      <w:tabs>
        <w:tab w:val="left" w:pos="360"/>
      </w:tabs>
      <w:ind w:left="360" w:hanging="360"/>
      <w:jc w:val="left"/>
    </w:pPr>
    <w:rPr>
      <w:rFonts w:ascii="Times New Roman" w:hAnsi="Times New Roman"/>
      <w:kern w:val="0"/>
      <w:sz w:val="24"/>
    </w:rPr>
  </w:style>
  <w:style w:type="table" w:customStyle="1" w:styleId="17111">
    <w:name w:val="网格型17111"/>
    <w:basedOn w:val="a5"/>
    <w:uiPriority w:val="59"/>
    <w:qFormat/>
    <w:rsid w:val="005912D9"/>
    <w:rPr>
      <w:rFonts w:ascii="等线" w:eastAsia="等线" w:hAnsi="等线"/>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c">
    <w:name w:val="古典型 11"/>
    <w:basedOn w:val="a5"/>
    <w:uiPriority w:val="99"/>
    <w:qFormat/>
    <w:rsid w:val="005912D9"/>
    <w:pPr>
      <w:widowControl w:val="0"/>
      <w:adjustRightInd w:val="0"/>
      <w:spacing w:line="312" w:lineRule="atLeast"/>
      <w:jc w:val="both"/>
      <w:textAlignment w:val="baseline"/>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customStyle="1" w:styleId="1911">
    <w:name w:val="网格型191"/>
    <w:basedOn w:val="a5"/>
    <w:uiPriority w:val="5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1">
    <w:name w:val="black1"/>
    <w:qFormat/>
    <w:rsid w:val="005912D9"/>
    <w:rPr>
      <w:color w:val="000000"/>
      <w:sz w:val="14"/>
      <w:szCs w:val="14"/>
      <w:u w:val="none"/>
    </w:rPr>
  </w:style>
  <w:style w:type="character" w:customStyle="1" w:styleId="headline-content2">
    <w:name w:val="headline-content2"/>
    <w:basedOn w:val="a4"/>
    <w:qFormat/>
    <w:rsid w:val="005912D9"/>
  </w:style>
  <w:style w:type="character" w:customStyle="1" w:styleId="Char430">
    <w:name w:val="Char43"/>
    <w:qFormat/>
    <w:rsid w:val="005912D9"/>
    <w:rPr>
      <w:rFonts w:ascii="Arial" w:eastAsia="黑体" w:hAnsi="Arial"/>
      <w:b/>
      <w:bCs/>
      <w:kern w:val="2"/>
      <w:sz w:val="32"/>
      <w:szCs w:val="32"/>
      <w:lang w:val="en-US" w:eastAsia="zh-CN" w:bidi="ar-SA"/>
    </w:rPr>
  </w:style>
  <w:style w:type="character" w:customStyle="1" w:styleId="afffffffffffffffffff4">
    <w:name w:val="募集说明书章节"/>
    <w:qFormat/>
    <w:rsid w:val="005912D9"/>
    <w:rPr>
      <w:rFonts w:ascii="仿宋_GB2312" w:eastAsia="楷体_GB2312" w:hAnsi="仿宋_GB2312"/>
      <w:b/>
      <w:color w:val="000000"/>
      <w:sz w:val="32"/>
    </w:rPr>
  </w:style>
  <w:style w:type="character" w:customStyle="1" w:styleId="ydx">
    <w:name w:val="ydx"/>
    <w:qFormat/>
    <w:rsid w:val="005912D9"/>
    <w:rPr>
      <w:shd w:val="clear" w:color="auto" w:fill="CC6600"/>
    </w:rPr>
  </w:style>
  <w:style w:type="character" w:customStyle="1" w:styleId="Char1ff">
    <w:name w:val="募集正文 Char1"/>
    <w:qFormat/>
    <w:rsid w:val="005912D9"/>
    <w:rPr>
      <w:rFonts w:ascii="楷体_GB2312" w:eastAsia="楷体_GB2312"/>
      <w:kern w:val="2"/>
      <w:sz w:val="24"/>
      <w:lang w:val="en-US" w:eastAsia="zh-CN" w:bidi="ar-SA"/>
    </w:rPr>
  </w:style>
  <w:style w:type="character" w:customStyle="1" w:styleId="large1">
    <w:name w:val="large1"/>
    <w:qFormat/>
    <w:rsid w:val="005912D9"/>
    <w:rPr>
      <w:rFonts w:ascii="宋体" w:eastAsia="宋体" w:hAnsi="宋体" w:hint="eastAsia"/>
      <w:sz w:val="25"/>
      <w:szCs w:val="25"/>
    </w:rPr>
  </w:style>
  <w:style w:type="character" w:customStyle="1" w:styleId="st">
    <w:name w:val="st"/>
    <w:basedOn w:val="a4"/>
    <w:qFormat/>
    <w:rsid w:val="005912D9"/>
  </w:style>
  <w:style w:type="character" w:customStyle="1" w:styleId="question-title2">
    <w:name w:val="question-title2"/>
    <w:basedOn w:val="a4"/>
    <w:qFormat/>
    <w:rsid w:val="005912D9"/>
  </w:style>
  <w:style w:type="character" w:customStyle="1" w:styleId="Charffff8">
    <w:name w:val="正文缩进 (一般) Char"/>
    <w:link w:val="afffffffffffffffffff5"/>
    <w:qFormat/>
    <w:rsid w:val="005912D9"/>
    <w:rPr>
      <w:rFonts w:ascii="宋体" w:hAnsi="宋体"/>
      <w:szCs w:val="21"/>
    </w:rPr>
  </w:style>
  <w:style w:type="paragraph" w:customStyle="1" w:styleId="afffffffffffffffffff5">
    <w:name w:val="正文缩进 (一般)"/>
    <w:basedOn w:val="ab"/>
    <w:link w:val="Charffff8"/>
    <w:qFormat/>
    <w:rsid w:val="005912D9"/>
    <w:pPr>
      <w:widowControl/>
      <w:kinsoku w:val="0"/>
      <w:overflowPunct w:val="0"/>
      <w:autoSpaceDE w:val="0"/>
      <w:autoSpaceDN w:val="0"/>
      <w:spacing w:after="0" w:line="360" w:lineRule="auto"/>
      <w:ind w:firstLine="200"/>
      <w:jc w:val="left"/>
    </w:pPr>
    <w:rPr>
      <w:rFonts w:ascii="宋体" w:hAnsi="宋体"/>
      <w:sz w:val="20"/>
      <w:szCs w:val="21"/>
    </w:rPr>
  </w:style>
  <w:style w:type="character" w:customStyle="1" w:styleId="zcjy">
    <w:name w:val="zcjy"/>
    <w:qFormat/>
    <w:rsid w:val="005912D9"/>
    <w:rPr>
      <w:shd w:val="clear" w:color="auto" w:fill="266EB4"/>
    </w:rPr>
  </w:style>
  <w:style w:type="paragraph" w:customStyle="1" w:styleId="Char1CharCharChar1CharCharChar">
    <w:name w:val="Char1 Char Char Char1 Char Char Char"/>
    <w:basedOn w:val="a3"/>
    <w:qFormat/>
    <w:rsid w:val="005912D9"/>
    <w:pPr>
      <w:widowControl/>
      <w:autoSpaceDE w:val="0"/>
      <w:autoSpaceDN w:val="0"/>
      <w:adjustRightInd w:val="0"/>
      <w:jc w:val="left"/>
      <w:textAlignment w:val="baseline"/>
    </w:pPr>
    <w:rPr>
      <w:rFonts w:ascii="宋体" w:hAnsi="Times New Roman"/>
      <w:kern w:val="0"/>
      <w:sz w:val="34"/>
      <w:szCs w:val="20"/>
    </w:rPr>
  </w:style>
  <w:style w:type="paragraph" w:customStyle="1" w:styleId="CharChar1Char3">
    <w:name w:val="Char Char1 Char3"/>
    <w:basedOn w:val="af"/>
    <w:qFormat/>
    <w:rsid w:val="005912D9"/>
    <w:pPr>
      <w:widowControl/>
      <w:shd w:val="clear" w:color="auto" w:fill="000080"/>
      <w:jc w:val="left"/>
    </w:pPr>
    <w:rPr>
      <w:rFonts w:ascii="Tahoma" w:hAnsi="Tahoma"/>
      <w:kern w:val="0"/>
      <w:sz w:val="24"/>
      <w:szCs w:val="24"/>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3"/>
    <w:qFormat/>
    <w:rsid w:val="005912D9"/>
    <w:pPr>
      <w:widowControl/>
      <w:jc w:val="left"/>
    </w:pPr>
    <w:rPr>
      <w:rFonts w:ascii="Tahoma" w:hAnsi="Tahoma" w:cs="Tahoma"/>
      <w:kern w:val="0"/>
      <w:sz w:val="24"/>
    </w:rPr>
  </w:style>
  <w:style w:type="paragraph" w:customStyle="1" w:styleId="11114">
    <w:name w:val="1111"/>
    <w:basedOn w:val="a3"/>
    <w:qFormat/>
    <w:rsid w:val="005912D9"/>
    <w:pPr>
      <w:widowControl/>
      <w:spacing w:line="288" w:lineRule="auto"/>
      <w:ind w:firstLineChars="200" w:firstLine="560"/>
      <w:jc w:val="left"/>
    </w:pPr>
    <w:rPr>
      <w:rFonts w:ascii="仿宋_GB2312" w:eastAsia="仿宋_GB2312" w:hAnsi="Times New Roman" w:cs="宋体"/>
      <w:kern w:val="0"/>
      <w:sz w:val="28"/>
      <w:szCs w:val="20"/>
    </w:rPr>
  </w:style>
  <w:style w:type="paragraph" w:customStyle="1" w:styleId="GS3">
    <w:name w:val="GS.3级标题"/>
    <w:basedOn w:val="a3"/>
    <w:qFormat/>
    <w:rsid w:val="005912D9"/>
    <w:pPr>
      <w:widowControl/>
      <w:adjustRightInd w:val="0"/>
      <w:snapToGrid w:val="0"/>
      <w:spacing w:beforeLines="50" w:line="360" w:lineRule="auto"/>
      <w:ind w:firstLineChars="200" w:firstLine="200"/>
      <w:jc w:val="left"/>
    </w:pPr>
    <w:rPr>
      <w:rFonts w:ascii="宋体" w:hAnsi="宋体"/>
      <w:b/>
      <w:kern w:val="0"/>
      <w:sz w:val="24"/>
    </w:rPr>
  </w:style>
  <w:style w:type="paragraph" w:customStyle="1" w:styleId="Char130">
    <w:name w:val="Char13"/>
    <w:basedOn w:val="a3"/>
    <w:qFormat/>
    <w:rsid w:val="005912D9"/>
    <w:pPr>
      <w:widowControl/>
      <w:jc w:val="left"/>
    </w:pPr>
    <w:rPr>
      <w:rFonts w:ascii="Times New Roman" w:hAnsi="Times New Roman"/>
      <w:kern w:val="0"/>
      <w:sz w:val="24"/>
    </w:rPr>
  </w:style>
  <w:style w:type="paragraph" w:customStyle="1" w:styleId="2fffffb">
    <w:name w:val="债券标题2"/>
    <w:basedOn w:val="2"/>
    <w:next w:val="affffffffc"/>
    <w:uiPriority w:val="99"/>
    <w:qFormat/>
    <w:rsid w:val="005912D9"/>
    <w:pPr>
      <w:keepNext w:val="0"/>
      <w:keepLines w:val="0"/>
      <w:widowControl/>
      <w:spacing w:afterLines="50" w:after="0" w:line="360" w:lineRule="auto"/>
      <w:jc w:val="left"/>
    </w:pPr>
    <w:rPr>
      <w:rFonts w:ascii="Times New Roman" w:eastAsia="楷体_GB2312" w:hAnsi="Times New Roman"/>
      <w:bCs w:val="0"/>
      <w:kern w:val="0"/>
      <w:sz w:val="30"/>
      <w:szCs w:val="30"/>
      <w:shd w:val="pct10" w:color="auto" w:fill="FFFFFF"/>
    </w:rPr>
  </w:style>
  <w:style w:type="paragraph" w:customStyle="1" w:styleId="GB2312GB23120992">
    <w:name w:val="样式 样式 (西文) 仿宋_GB2312 (中文) 仿宋_GB2312 四号 首行缩进:  0.99 厘米 行距: 最小值 2...."/>
    <w:basedOn w:val="a3"/>
    <w:qFormat/>
    <w:rsid w:val="005912D9"/>
    <w:pPr>
      <w:widowControl/>
      <w:spacing w:line="500" w:lineRule="atLeast"/>
      <w:ind w:firstLine="561"/>
      <w:jc w:val="left"/>
    </w:pPr>
    <w:rPr>
      <w:rFonts w:ascii="Times New Roman" w:eastAsia="仿宋_GB2312" w:hAnsi="Times New Roman" w:cs="宋体"/>
      <w:kern w:val="0"/>
      <w:sz w:val="28"/>
      <w:szCs w:val="20"/>
    </w:rPr>
  </w:style>
  <w:style w:type="paragraph" w:customStyle="1" w:styleId="CharCharCharCharCharCharCharCharChar1Char">
    <w:name w:val="Char Char Char Char Char Char Char Char Char1 Char"/>
    <w:basedOn w:val="a3"/>
    <w:qFormat/>
    <w:rsid w:val="005912D9"/>
    <w:pPr>
      <w:widowControl/>
      <w:jc w:val="left"/>
    </w:pPr>
    <w:rPr>
      <w:rFonts w:ascii="Tahoma" w:hAnsi="Tahoma"/>
      <w:kern w:val="0"/>
      <w:sz w:val="24"/>
      <w:szCs w:val="20"/>
    </w:rPr>
  </w:style>
  <w:style w:type="paragraph" w:customStyle="1" w:styleId="33-lixiang22">
    <w:name w:val="样式 样式 标题 3标题 3-lixiang + 首行缩进:  2 字符 + 首行缩进:  2 字符"/>
    <w:basedOn w:val="a3"/>
    <w:next w:val="a3"/>
    <w:qFormat/>
    <w:rsid w:val="005912D9"/>
    <w:pPr>
      <w:keepNext/>
      <w:keepLines/>
      <w:widowControl/>
      <w:ind w:firstLineChars="200" w:firstLine="482"/>
      <w:jc w:val="left"/>
      <w:outlineLvl w:val="2"/>
    </w:pPr>
    <w:rPr>
      <w:rFonts w:ascii="Times New Roman" w:eastAsia="楷体_GB2312" w:hAnsi="Times New Roman" w:cs="宋体"/>
      <w:b/>
      <w:bCs/>
      <w:kern w:val="0"/>
      <w:sz w:val="24"/>
      <w:szCs w:val="20"/>
    </w:rPr>
  </w:style>
  <w:style w:type="paragraph" w:customStyle="1" w:styleId="z-2">
    <w:name w:val="z-窗体底端2"/>
    <w:basedOn w:val="a3"/>
    <w:next w:val="a3"/>
    <w:link w:val="z-"/>
    <w:qFormat/>
    <w:rsid w:val="005912D9"/>
    <w:pPr>
      <w:widowControl/>
      <w:pBdr>
        <w:top w:val="single" w:sz="6" w:space="1" w:color="auto"/>
      </w:pBdr>
      <w:jc w:val="center"/>
    </w:pPr>
    <w:rPr>
      <w:rFonts w:ascii="Arial" w:hAnsi="Arial" w:cs="Arial"/>
      <w:vanish/>
      <w:kern w:val="0"/>
      <w:sz w:val="16"/>
      <w:szCs w:val="16"/>
    </w:rPr>
  </w:style>
  <w:style w:type="character" w:customStyle="1" w:styleId="z-">
    <w:name w:val="z-窗体底端 字符"/>
    <w:link w:val="z-2"/>
    <w:qFormat/>
    <w:rsid w:val="005912D9"/>
    <w:rPr>
      <w:rFonts w:ascii="Arial" w:hAnsi="Arial" w:cs="Arial"/>
      <w:vanish/>
      <w:sz w:val="16"/>
      <w:szCs w:val="16"/>
    </w:rPr>
  </w:style>
  <w:style w:type="paragraph" w:customStyle="1" w:styleId="bullet10">
    <w:name w:val="bullet 1"/>
    <w:basedOn w:val="a3"/>
    <w:qFormat/>
    <w:rsid w:val="005912D9"/>
    <w:pPr>
      <w:widowControl/>
      <w:tabs>
        <w:tab w:val="left" w:pos="567"/>
      </w:tabs>
      <w:spacing w:line="290" w:lineRule="auto"/>
      <w:ind w:left="567" w:hanging="567"/>
      <w:jc w:val="left"/>
    </w:pPr>
    <w:rPr>
      <w:rFonts w:ascii="Arial" w:hAnsi="Arial"/>
      <w:kern w:val="20"/>
      <w:sz w:val="24"/>
      <w:szCs w:val="20"/>
      <w:lang w:val="en-GB" w:eastAsia="en-US"/>
    </w:rPr>
  </w:style>
  <w:style w:type="paragraph" w:customStyle="1" w:styleId="afffffffffffffffffff6">
    <w:name w:val="募集大标题"/>
    <w:basedOn w:val="ab"/>
    <w:qFormat/>
    <w:rsid w:val="005912D9"/>
    <w:pPr>
      <w:widowControl/>
      <w:adjustRightInd/>
      <w:snapToGrid/>
      <w:spacing w:after="0" w:line="288" w:lineRule="auto"/>
      <w:ind w:firstLineChars="0" w:firstLine="0"/>
      <w:jc w:val="center"/>
    </w:pPr>
    <w:rPr>
      <w:rFonts w:ascii="楷体_GB2312" w:eastAsia="楷体_GB2312"/>
      <w:b/>
      <w:color w:val="000000"/>
      <w:sz w:val="28"/>
      <w:szCs w:val="20"/>
    </w:rPr>
  </w:style>
  <w:style w:type="paragraph" w:customStyle="1" w:styleId="afffffffffffffffffff7">
    <w:name w:val="募集小标题"/>
    <w:basedOn w:val="ab"/>
    <w:qFormat/>
    <w:rsid w:val="005912D9"/>
    <w:pPr>
      <w:widowControl/>
      <w:adjustRightInd/>
      <w:snapToGrid/>
      <w:spacing w:after="0" w:line="288" w:lineRule="auto"/>
      <w:ind w:firstLine="200"/>
      <w:jc w:val="left"/>
    </w:pPr>
    <w:rPr>
      <w:rFonts w:ascii="楷体_GB2312" w:eastAsia="楷体_GB2312"/>
      <w:szCs w:val="21"/>
    </w:rPr>
  </w:style>
  <w:style w:type="paragraph" w:customStyle="1" w:styleId="q1">
    <w:name w:val="q.表格段落1"/>
    <w:basedOn w:val="a3"/>
    <w:uiPriority w:val="99"/>
    <w:qFormat/>
    <w:rsid w:val="005912D9"/>
    <w:pPr>
      <w:framePr w:wrap="notBeside" w:vAnchor="text" w:hAnchor="text" w:y="1"/>
      <w:widowControl/>
      <w:jc w:val="left"/>
    </w:pPr>
    <w:rPr>
      <w:rFonts w:ascii="幼圆" w:eastAsia="幼圆" w:hAnsi="宋体" w:cs="幼圆"/>
      <w:color w:val="000000"/>
      <w:kern w:val="0"/>
      <w:sz w:val="18"/>
      <w:szCs w:val="18"/>
    </w:rPr>
  </w:style>
  <w:style w:type="paragraph" w:customStyle="1" w:styleId="278">
    <w:name w:val="样式 正文缩进 (一般) + 首行缩进:  2 字符 段后: 7.8 磅"/>
    <w:basedOn w:val="a3"/>
    <w:qFormat/>
    <w:rsid w:val="005912D9"/>
    <w:pPr>
      <w:widowControl/>
      <w:kinsoku w:val="0"/>
      <w:overflowPunct w:val="0"/>
      <w:autoSpaceDE w:val="0"/>
      <w:autoSpaceDN w:val="0"/>
      <w:adjustRightInd w:val="0"/>
      <w:snapToGrid w:val="0"/>
      <w:spacing w:line="360" w:lineRule="auto"/>
      <w:ind w:firstLineChars="200" w:firstLine="200"/>
      <w:jc w:val="left"/>
    </w:pPr>
    <w:rPr>
      <w:rFonts w:ascii="宋体" w:hAnsi="宋体" w:cs="宋体"/>
      <w:kern w:val="0"/>
      <w:sz w:val="24"/>
      <w:szCs w:val="20"/>
    </w:rPr>
  </w:style>
  <w:style w:type="paragraph" w:customStyle="1" w:styleId="1fffffff0">
    <w:name w:val="陆威表头1"/>
    <w:basedOn w:val="a3"/>
    <w:qFormat/>
    <w:rsid w:val="005912D9"/>
    <w:pPr>
      <w:widowControl/>
      <w:adjustRightInd w:val="0"/>
      <w:spacing w:line="312" w:lineRule="atLeast"/>
      <w:jc w:val="center"/>
      <w:textAlignment w:val="baseline"/>
    </w:pPr>
    <w:rPr>
      <w:rFonts w:ascii="宋体" w:hAnsi="Times New Roman"/>
      <w:kern w:val="0"/>
      <w:sz w:val="24"/>
      <w:szCs w:val="20"/>
    </w:rPr>
  </w:style>
  <w:style w:type="paragraph" w:customStyle="1" w:styleId="alpha2">
    <w:name w:val="alpha 2"/>
    <w:basedOn w:val="a3"/>
    <w:qFormat/>
    <w:rsid w:val="005912D9"/>
    <w:pPr>
      <w:widowControl/>
      <w:tabs>
        <w:tab w:val="left" w:pos="1247"/>
      </w:tabs>
      <w:spacing w:beforeLines="50" w:afterLines="50" w:line="290" w:lineRule="auto"/>
      <w:ind w:left="1247" w:hanging="680"/>
      <w:jc w:val="left"/>
    </w:pPr>
    <w:rPr>
      <w:rFonts w:ascii="Arial" w:hAnsi="Arial"/>
      <w:kern w:val="20"/>
      <w:sz w:val="24"/>
      <w:szCs w:val="20"/>
      <w:lang w:val="en-GB" w:eastAsia="en-US"/>
    </w:rPr>
  </w:style>
  <w:style w:type="paragraph" w:customStyle="1" w:styleId="z-20">
    <w:name w:val="z-窗体顶端2"/>
    <w:basedOn w:val="a3"/>
    <w:next w:val="a3"/>
    <w:link w:val="z-0"/>
    <w:qFormat/>
    <w:rsid w:val="005912D9"/>
    <w:pPr>
      <w:widowControl/>
      <w:pBdr>
        <w:bottom w:val="single" w:sz="6" w:space="1" w:color="auto"/>
      </w:pBdr>
      <w:jc w:val="center"/>
    </w:pPr>
    <w:rPr>
      <w:rFonts w:ascii="Arial" w:hAnsi="Arial" w:cs="Arial"/>
      <w:vanish/>
      <w:kern w:val="0"/>
      <w:sz w:val="16"/>
      <w:szCs w:val="16"/>
    </w:rPr>
  </w:style>
  <w:style w:type="character" w:customStyle="1" w:styleId="z-0">
    <w:name w:val="z-窗体顶端 字符"/>
    <w:link w:val="z-20"/>
    <w:qFormat/>
    <w:rsid w:val="005912D9"/>
    <w:rPr>
      <w:rFonts w:ascii="Arial" w:hAnsi="Arial" w:cs="Arial"/>
      <w:vanish/>
      <w:sz w:val="16"/>
      <w:szCs w:val="16"/>
    </w:rPr>
  </w:style>
  <w:style w:type="paragraph" w:customStyle="1" w:styleId="hea">
    <w:name w:val="hea"/>
    <w:basedOn w:val="a3"/>
    <w:next w:val="a3"/>
    <w:uiPriority w:val="99"/>
    <w:qFormat/>
    <w:rsid w:val="005912D9"/>
    <w:pPr>
      <w:keepNext/>
      <w:keepLines/>
      <w:widowControl/>
      <w:tabs>
        <w:tab w:val="left" w:pos="2875"/>
      </w:tabs>
      <w:spacing w:line="416" w:lineRule="auto"/>
      <w:ind w:left="2875" w:hanging="720"/>
      <w:jc w:val="left"/>
      <w:outlineLvl w:val="2"/>
    </w:pPr>
    <w:rPr>
      <w:rFonts w:ascii="Times New Roman" w:eastAsia="黑体" w:hAnsi="Times New Roman"/>
      <w:kern w:val="0"/>
      <w:sz w:val="24"/>
    </w:rPr>
  </w:style>
  <w:style w:type="table" w:customStyle="1" w:styleId="1fffffff1">
    <w:name w:val="专业型1"/>
    <w:basedOn w:val="a5"/>
    <w:qFormat/>
    <w:rsid w:val="005912D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511">
    <w:name w:val="网格型251"/>
    <w:basedOn w:val="a5"/>
    <w:uiPriority w:val="9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彩色列表 - 强调文字颜色 12"/>
    <w:qFormat/>
    <w:rsid w:val="005912D9"/>
    <w:pPr>
      <w:ind w:firstLineChars="200" w:firstLine="420"/>
    </w:pPr>
    <w:tblPr>
      <w:tblCellMar>
        <w:top w:w="0" w:type="dxa"/>
        <w:left w:w="0" w:type="dxa"/>
        <w:bottom w:w="0" w:type="dxa"/>
        <w:right w:w="0" w:type="dxa"/>
      </w:tblCellMar>
    </w:tblPr>
    <w:tcPr>
      <w:shd w:val="clear" w:color="auto" w:fill="EDF2F8"/>
    </w:tcPr>
  </w:style>
  <w:style w:type="table" w:customStyle="1" w:styleId="2911">
    <w:name w:val="网格型29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meboxcolor">
    <w:name w:val="nameboxcolor"/>
    <w:qFormat/>
    <w:rsid w:val="005912D9"/>
  </w:style>
  <w:style w:type="character" w:customStyle="1" w:styleId="1CharCharChar">
    <w:name w:val="样式1 Char Char Char"/>
    <w:qFormat/>
    <w:rsid w:val="005912D9"/>
    <w:rPr>
      <w:rFonts w:eastAsia="楷体_GB2312"/>
      <w:b/>
      <w:kern w:val="21"/>
      <w:sz w:val="24"/>
    </w:rPr>
  </w:style>
  <w:style w:type="character" w:customStyle="1" w:styleId="contact1">
    <w:name w:val="contact1"/>
    <w:qFormat/>
    <w:rsid w:val="005912D9"/>
    <w:rPr>
      <w:rFonts w:ascii="Times New Roman" w:hAnsi="Times New Roman" w:cs="Times New Roman"/>
      <w:color w:val="003399"/>
      <w:sz w:val="22"/>
      <w:szCs w:val="22"/>
    </w:rPr>
  </w:style>
  <w:style w:type="character" w:customStyle="1" w:styleId="4CharCharChar">
    <w:name w:val="标题4 Char Char Char"/>
    <w:qFormat/>
    <w:rsid w:val="005912D9"/>
    <w:rPr>
      <w:rFonts w:eastAsia="楷体_GB2312"/>
      <w:sz w:val="24"/>
    </w:rPr>
  </w:style>
  <w:style w:type="character" w:customStyle="1" w:styleId="4CharChar0">
    <w:name w:val="标题4 Char Char"/>
    <w:qFormat/>
    <w:rsid w:val="005912D9"/>
    <w:rPr>
      <w:rFonts w:eastAsia="楷体_GB2312"/>
      <w:sz w:val="24"/>
    </w:rPr>
  </w:style>
  <w:style w:type="character" w:customStyle="1" w:styleId="1CharChar4">
    <w:name w:val="标题1 Char Char"/>
    <w:uiPriority w:val="99"/>
    <w:qFormat/>
    <w:rsid w:val="005912D9"/>
    <w:rPr>
      <w:rFonts w:ascii="宋体" w:eastAsia="黑体" w:hAnsi="宋体"/>
      <w:b/>
      <w:kern w:val="2"/>
      <w:sz w:val="32"/>
      <w:szCs w:val="24"/>
    </w:rPr>
  </w:style>
  <w:style w:type="character" w:customStyle="1" w:styleId="CharCharChar1CharCharChar">
    <w:name w:val="Char Char Char1 Char Char Char"/>
    <w:link w:val="CharCharChar1Char"/>
    <w:qFormat/>
    <w:rsid w:val="005912D9"/>
    <w:rPr>
      <w:rFonts w:ascii="Times New Roman" w:eastAsia="楷体" w:hAnsi="Times New Roman"/>
      <w:kern w:val="2"/>
      <w:sz w:val="24"/>
      <w:szCs w:val="24"/>
    </w:rPr>
  </w:style>
  <w:style w:type="character" w:customStyle="1" w:styleId="CharCharfff1">
    <w:name w:val="页眉 Char Char"/>
    <w:qFormat/>
    <w:rsid w:val="005912D9"/>
    <w:rPr>
      <w:kern w:val="2"/>
      <w:sz w:val="18"/>
      <w:szCs w:val="18"/>
    </w:rPr>
  </w:style>
  <w:style w:type="character" w:customStyle="1" w:styleId="3CharCharChar">
    <w:name w:val="标题3 Char Char Char"/>
    <w:qFormat/>
    <w:rsid w:val="005912D9"/>
    <w:rPr>
      <w:rFonts w:eastAsia="楷体_GB2312"/>
      <w:sz w:val="24"/>
    </w:rPr>
  </w:style>
  <w:style w:type="character" w:customStyle="1" w:styleId="3zw1">
    <w:name w:val="3zw1"/>
    <w:qFormat/>
    <w:rsid w:val="005912D9"/>
    <w:rPr>
      <w:rFonts w:cs="Times New Roman"/>
      <w:color w:val="000000"/>
      <w:spacing w:val="360"/>
      <w:sz w:val="21"/>
      <w:szCs w:val="21"/>
    </w:rPr>
  </w:style>
  <w:style w:type="character" w:customStyle="1" w:styleId="CharCharfff2">
    <w:name w:val="尾注文本 Char Char"/>
    <w:qFormat/>
    <w:rsid w:val="005912D9"/>
    <w:rPr>
      <w:kern w:val="2"/>
      <w:sz w:val="21"/>
      <w:szCs w:val="24"/>
    </w:rPr>
  </w:style>
  <w:style w:type="character" w:customStyle="1" w:styleId="14ph1">
    <w:name w:val="14ph1"/>
    <w:qFormat/>
    <w:rsid w:val="005912D9"/>
    <w:rPr>
      <w:rFonts w:cs="Times New Roman"/>
      <w:b/>
      <w:bCs/>
      <w:color w:val="D60000"/>
      <w:sz w:val="21"/>
      <w:szCs w:val="21"/>
    </w:rPr>
  </w:style>
  <w:style w:type="character" w:customStyle="1" w:styleId="3CharChar4">
    <w:name w:val="标题3 Char Char"/>
    <w:qFormat/>
    <w:rsid w:val="005912D9"/>
    <w:rPr>
      <w:sz w:val="24"/>
    </w:rPr>
  </w:style>
  <w:style w:type="character" w:customStyle="1" w:styleId="2CharChar3">
    <w:name w:val="标题2 Char Char"/>
    <w:qFormat/>
    <w:rsid w:val="005912D9"/>
    <w:rPr>
      <w:rFonts w:ascii="黑体" w:eastAsia="黑体" w:hAnsi="宋体"/>
      <w:b/>
      <w:sz w:val="32"/>
      <w:szCs w:val="28"/>
    </w:rPr>
  </w:style>
  <w:style w:type="character" w:customStyle="1" w:styleId="style3">
    <w:name w:val="style3"/>
    <w:qFormat/>
    <w:rsid w:val="005912D9"/>
    <w:rPr>
      <w:rFonts w:cs="Times New Roman"/>
    </w:rPr>
  </w:style>
  <w:style w:type="paragraph" w:customStyle="1" w:styleId="CM109">
    <w:name w:val="CM109"/>
    <w:basedOn w:val="Default"/>
    <w:next w:val="Default"/>
    <w:qFormat/>
    <w:rsid w:val="005912D9"/>
    <w:pPr>
      <w:spacing w:after="450"/>
    </w:pPr>
    <w:rPr>
      <w:rFonts w:ascii="黑体" w:eastAsia="黑体" w:hAnsi="Times New Roman" w:cs="黑体"/>
      <w:color w:val="auto"/>
    </w:rPr>
  </w:style>
  <w:style w:type="paragraph" w:customStyle="1" w:styleId="afffffffffffffffffff8">
    <w:name w:val="正文中对齐"/>
    <w:basedOn w:val="a3"/>
    <w:qFormat/>
    <w:rsid w:val="005912D9"/>
    <w:pPr>
      <w:widowControl/>
      <w:snapToGrid w:val="0"/>
      <w:spacing w:line="60" w:lineRule="atLeast"/>
      <w:jc w:val="center"/>
    </w:pPr>
    <w:rPr>
      <w:rFonts w:ascii="Times New Roman" w:hAnsi="Times New Roman"/>
      <w:kern w:val="0"/>
      <w:sz w:val="24"/>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3"/>
    <w:qFormat/>
    <w:rsid w:val="005912D9"/>
    <w:pPr>
      <w:widowControl/>
      <w:spacing w:line="240" w:lineRule="exact"/>
      <w:jc w:val="left"/>
    </w:pPr>
    <w:rPr>
      <w:rFonts w:ascii="Times New Roman" w:hAnsi="Times New Roman"/>
      <w:kern w:val="0"/>
      <w:sz w:val="24"/>
    </w:rPr>
  </w:style>
  <w:style w:type="paragraph" w:customStyle="1" w:styleId="Char1CharCharCharCharCharCharCharCharChar1">
    <w:name w:val="Char1 Char Char Char Char Char Char Char Char Char1"/>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M117">
    <w:name w:val="CM117"/>
    <w:basedOn w:val="Default"/>
    <w:next w:val="Default"/>
    <w:qFormat/>
    <w:rsid w:val="005912D9"/>
    <w:rPr>
      <w:rFonts w:ascii="Calibri" w:cs="Calibri"/>
    </w:rPr>
  </w:style>
  <w:style w:type="paragraph" w:customStyle="1" w:styleId="afffffffffffffffffff9">
    <w:name w:val="正文顶头"/>
    <w:basedOn w:val="a3"/>
    <w:qFormat/>
    <w:rsid w:val="005912D9"/>
    <w:pPr>
      <w:widowControl/>
      <w:snapToGrid w:val="0"/>
      <w:jc w:val="left"/>
    </w:pPr>
    <w:rPr>
      <w:rFonts w:ascii="Times New Roman" w:hAnsi="Times New Roman"/>
      <w:kern w:val="0"/>
      <w:sz w:val="24"/>
      <w:szCs w:val="20"/>
    </w:rPr>
  </w:style>
  <w:style w:type="paragraph" w:customStyle="1" w:styleId="afffffffffffffffffffa">
    <w:name w:val="图片"/>
    <w:basedOn w:val="a3"/>
    <w:next w:val="ad"/>
    <w:qFormat/>
    <w:rsid w:val="005912D9"/>
    <w:pPr>
      <w:widowControl/>
      <w:spacing w:line="312" w:lineRule="auto"/>
      <w:ind w:firstLine="476"/>
      <w:jc w:val="left"/>
    </w:pPr>
    <w:rPr>
      <w:rFonts w:ascii="楷体_GB2312" w:eastAsia="楷体_GB2312" w:hAnsi="Times New Roman"/>
      <w:b/>
      <w:bCs/>
      <w:color w:val="333333"/>
      <w:spacing w:val="-5"/>
      <w:kern w:val="0"/>
      <w:sz w:val="32"/>
    </w:rPr>
  </w:style>
  <w:style w:type="paragraph" w:customStyle="1" w:styleId="afffffffffffffffffffb">
    <w:name w:val="表格内字体"/>
    <w:basedOn w:val="a3"/>
    <w:qFormat/>
    <w:rsid w:val="005912D9"/>
    <w:pPr>
      <w:keepLines/>
      <w:widowControl/>
      <w:tabs>
        <w:tab w:val="center" w:pos="4560"/>
      </w:tabs>
      <w:topLinePunct/>
      <w:adjustRightInd w:val="0"/>
      <w:spacing w:line="360" w:lineRule="auto"/>
      <w:jc w:val="center"/>
      <w:textAlignment w:val="baseline"/>
    </w:pPr>
    <w:rPr>
      <w:rFonts w:ascii="Times New Roman" w:eastAsia="楷体_GB2312" w:hAnsi="Times New Roman"/>
      <w:kern w:val="0"/>
      <w:sz w:val="18"/>
      <w:szCs w:val="20"/>
    </w:rPr>
  </w:style>
  <w:style w:type="paragraph" w:customStyle="1" w:styleId="afffffffffffffffffffc">
    <w:name w:val="表格正文"/>
    <w:basedOn w:val="a3"/>
    <w:next w:val="af9"/>
    <w:qFormat/>
    <w:rsid w:val="005912D9"/>
    <w:pPr>
      <w:widowControl/>
      <w:spacing w:line="320" w:lineRule="exact"/>
      <w:jc w:val="left"/>
    </w:pPr>
    <w:rPr>
      <w:rFonts w:ascii="Times New Roman" w:hAnsi="Times New Roman"/>
      <w:kern w:val="0"/>
      <w:sz w:val="24"/>
      <w:szCs w:val="20"/>
    </w:rPr>
  </w:style>
  <w:style w:type="paragraph" w:customStyle="1" w:styleId="2H2h2Heading2HiddenHeading2CCBS2Reset1">
    <w:name w:val="样式 标题 2一、H2h2Heading 2 HiddenHeading 2 CCBS第一章 标题 2Reset ...1"/>
    <w:basedOn w:val="2"/>
    <w:qFormat/>
    <w:rsid w:val="005912D9"/>
    <w:pPr>
      <w:widowControl/>
      <w:adjustRightInd w:val="0"/>
      <w:snapToGrid w:val="0"/>
      <w:spacing w:beforeLines="0" w:after="0" w:line="360" w:lineRule="auto"/>
      <w:ind w:firstLineChars="0" w:firstLine="0"/>
      <w:jc w:val="left"/>
    </w:pPr>
    <w:rPr>
      <w:rFonts w:ascii="Times New Roman" w:hAnsi="Times New Roman" w:cs="宋体"/>
      <w:b w:val="0"/>
      <w:bCs w:val="0"/>
      <w:kern w:val="0"/>
      <w:sz w:val="28"/>
      <w:szCs w:val="20"/>
    </w:rPr>
  </w:style>
  <w:style w:type="paragraph" w:customStyle="1" w:styleId="Char1CharCharCharCharCharCharCharCharCharCharCharCharCharCharCharCharCharCharCharCharCharCharCharCharCharChar">
    <w:name w:val="Char1 Char Char Char Char Char Char Char Char Char Char Char Char Char Char Char Char Char Char Char Char Char Char Char Char Char Char"/>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har1CharCharCharCharCharCharCharCharChar3">
    <w:name w:val="Char1 Char Char Char Char Char Char Char Char Char3"/>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har1CharCharCharCharCharCharCharCharChar2">
    <w:name w:val="Char1 Char Char Char Char Char Char Char Char Char2"/>
    <w:basedOn w:val="a3"/>
    <w:qFormat/>
    <w:rsid w:val="005912D9"/>
    <w:pPr>
      <w:widowControl/>
      <w:tabs>
        <w:tab w:val="left" w:pos="4665"/>
        <w:tab w:val="left" w:pos="8970"/>
      </w:tabs>
      <w:spacing w:line="500" w:lineRule="exact"/>
      <w:ind w:firstLineChars="200" w:firstLine="420"/>
      <w:jc w:val="center"/>
    </w:pPr>
    <w:rPr>
      <w:rFonts w:ascii="Times New Roman" w:hAnsi="Times New Roman"/>
      <w:kern w:val="0"/>
      <w:sz w:val="24"/>
      <w:szCs w:val="20"/>
    </w:rPr>
  </w:style>
  <w:style w:type="paragraph" w:customStyle="1" w:styleId="CM116">
    <w:name w:val="CM116"/>
    <w:basedOn w:val="Default"/>
    <w:next w:val="Default"/>
    <w:qFormat/>
    <w:rsid w:val="005912D9"/>
    <w:rPr>
      <w:rFonts w:ascii="Calibri" w:cs="Calibri"/>
    </w:rPr>
  </w:style>
  <w:style w:type="paragraph" w:customStyle="1" w:styleId="wwwtopsagecom">
    <w:name w:val="www.topsage.com"/>
    <w:basedOn w:val="a3"/>
    <w:qFormat/>
    <w:rsid w:val="005912D9"/>
    <w:pPr>
      <w:widowControl/>
      <w:spacing w:beforeLines="100" w:afterLines="50"/>
      <w:jc w:val="left"/>
    </w:pPr>
    <w:rPr>
      <w:rFonts w:ascii="Times New Roman" w:hAnsi="Times New Roman"/>
      <w:kern w:val="0"/>
      <w:sz w:val="24"/>
    </w:rPr>
  </w:style>
  <w:style w:type="paragraph" w:customStyle="1" w:styleId="4CharCharCharCharCharCharCharCharCharCharChar">
    <w:name w:val="4 Char Char Char Char Char Char Char Char Char Char Char"/>
    <w:basedOn w:val="a3"/>
    <w:qFormat/>
    <w:rsid w:val="005912D9"/>
    <w:pPr>
      <w:widowControl/>
      <w:jc w:val="left"/>
    </w:pPr>
    <w:rPr>
      <w:rFonts w:ascii="Times New Roman" w:hAnsi="Times New Roman"/>
      <w:kern w:val="0"/>
      <w:sz w:val="24"/>
      <w:szCs w:val="20"/>
    </w:rPr>
  </w:style>
  <w:style w:type="paragraph" w:customStyle="1" w:styleId="CM111">
    <w:name w:val="CM111"/>
    <w:basedOn w:val="a3"/>
    <w:next w:val="a3"/>
    <w:qFormat/>
    <w:rsid w:val="005912D9"/>
    <w:pPr>
      <w:widowControl/>
      <w:autoSpaceDE w:val="0"/>
      <w:autoSpaceDN w:val="0"/>
      <w:adjustRightInd w:val="0"/>
      <w:jc w:val="left"/>
    </w:pPr>
    <w:rPr>
      <w:rFonts w:ascii="黑体" w:eastAsia="黑体" w:hAnsi="Times New Roman" w:cs="黑体"/>
      <w:kern w:val="0"/>
      <w:sz w:val="24"/>
    </w:rPr>
  </w:style>
  <w:style w:type="paragraph" w:customStyle="1" w:styleId="afffffffffffffffffffd">
    <w:name w:val="注释文字"/>
    <w:basedOn w:val="a3"/>
    <w:qFormat/>
    <w:rsid w:val="005912D9"/>
    <w:pPr>
      <w:widowControl/>
      <w:adjustRightInd w:val="0"/>
      <w:spacing w:line="360" w:lineRule="auto"/>
      <w:ind w:right="6" w:firstLine="510"/>
      <w:jc w:val="left"/>
      <w:textAlignment w:val="baseline"/>
    </w:pPr>
    <w:rPr>
      <w:rFonts w:ascii="Times New Roman" w:eastAsia="创艺简仿宋" w:hAnsi="Times New Roman"/>
      <w:color w:val="0000FF"/>
      <w:spacing w:val="6"/>
      <w:kern w:val="0"/>
      <w:sz w:val="24"/>
      <w:szCs w:val="20"/>
    </w:rPr>
  </w:style>
  <w:style w:type="paragraph" w:customStyle="1" w:styleId="pic-info">
    <w:name w:val="pic-info"/>
    <w:basedOn w:val="a3"/>
    <w:qFormat/>
    <w:rsid w:val="005912D9"/>
    <w:pPr>
      <w:widowControl/>
      <w:spacing w:beforeAutospacing="1" w:afterAutospacing="1"/>
      <w:jc w:val="left"/>
    </w:pPr>
    <w:rPr>
      <w:rFonts w:ascii="宋体" w:hAnsi="宋体" w:cs="宋体"/>
      <w:kern w:val="0"/>
      <w:sz w:val="24"/>
    </w:rPr>
  </w:style>
  <w:style w:type="paragraph" w:customStyle="1" w:styleId="CM36">
    <w:name w:val="CM36"/>
    <w:basedOn w:val="Default"/>
    <w:next w:val="Default"/>
    <w:qFormat/>
    <w:rsid w:val="005912D9"/>
    <w:pPr>
      <w:spacing w:after="105"/>
    </w:pPr>
    <w:rPr>
      <w:rFonts w:ascii="黑体" w:eastAsia="黑体" w:hAnsi="Times New Roman" w:cs="Times New Roman"/>
      <w:color w:val="auto"/>
      <w:szCs w:val="20"/>
    </w:rPr>
  </w:style>
  <w:style w:type="paragraph" w:customStyle="1" w:styleId="2H2h2Heading2HiddenHeading2CCBS2Reset">
    <w:name w:val="样式 标题 2一、H2h2Heading 2 HiddenHeading 2 CCBS第一章 标题 2Reset ..."/>
    <w:basedOn w:val="2"/>
    <w:qFormat/>
    <w:rsid w:val="005912D9"/>
    <w:pPr>
      <w:widowControl/>
      <w:adjustRightInd w:val="0"/>
      <w:snapToGrid w:val="0"/>
      <w:spacing w:beforeLines="0" w:after="0" w:line="360" w:lineRule="auto"/>
      <w:ind w:firstLineChars="0" w:firstLine="0"/>
      <w:jc w:val="left"/>
    </w:pPr>
    <w:rPr>
      <w:rFonts w:ascii="Times New Roman" w:hAnsi="Times New Roman" w:cs="宋体"/>
      <w:b w:val="0"/>
      <w:bCs w:val="0"/>
      <w:kern w:val="0"/>
      <w:sz w:val="30"/>
      <w:szCs w:val="20"/>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a3"/>
    <w:qFormat/>
    <w:rsid w:val="005912D9"/>
    <w:pPr>
      <w:widowControl/>
      <w:jc w:val="left"/>
    </w:pPr>
    <w:rPr>
      <w:rFonts w:ascii="Tahoma" w:hAnsi="Tahoma"/>
      <w:kern w:val="0"/>
      <w:sz w:val="24"/>
      <w:szCs w:val="20"/>
    </w:rPr>
  </w:style>
  <w:style w:type="paragraph" w:customStyle="1" w:styleId="afffffffffffffffffffe">
    <w:name w:val="条目"/>
    <w:basedOn w:val="a3"/>
    <w:qFormat/>
    <w:rsid w:val="005912D9"/>
    <w:pPr>
      <w:widowControl/>
      <w:tabs>
        <w:tab w:val="left" w:pos="425"/>
        <w:tab w:val="left" w:pos="1644"/>
        <w:tab w:val="left" w:pos="1928"/>
        <w:tab w:val="left" w:pos="2240"/>
        <w:tab w:val="left" w:pos="2523"/>
        <w:tab w:val="left" w:pos="3005"/>
      </w:tabs>
      <w:adjustRightInd w:val="0"/>
      <w:snapToGrid w:val="0"/>
      <w:spacing w:line="288" w:lineRule="auto"/>
      <w:ind w:left="425" w:hanging="425"/>
      <w:jc w:val="left"/>
      <w:outlineLvl w:val="2"/>
    </w:pPr>
    <w:rPr>
      <w:rFonts w:ascii="Times New Roman" w:eastAsia="仿宋_GB2312" w:hAnsi="Times New Roman"/>
      <w:kern w:val="0"/>
      <w:sz w:val="28"/>
      <w:szCs w:val="20"/>
    </w:rPr>
  </w:style>
  <w:style w:type="paragraph" w:customStyle="1" w:styleId="1fffffff2">
    <w:name w:val="段落正文1"/>
    <w:basedOn w:val="a3"/>
    <w:qFormat/>
    <w:rsid w:val="005912D9"/>
    <w:pPr>
      <w:widowControl/>
      <w:ind w:left="2308" w:firstLine="488"/>
      <w:jc w:val="left"/>
    </w:pPr>
    <w:rPr>
      <w:rFonts w:ascii="宋体" w:hAnsi="Times New Roman"/>
      <w:kern w:val="0"/>
      <w:sz w:val="24"/>
      <w:szCs w:val="20"/>
    </w:rPr>
  </w:style>
  <w:style w:type="paragraph" w:customStyle="1" w:styleId="xl340">
    <w:name w:val="xl340"/>
    <w:basedOn w:val="a3"/>
    <w:qFormat/>
    <w:rsid w:val="005912D9"/>
    <w:pPr>
      <w:widowControl/>
      <w:spacing w:beforeAutospacing="1" w:afterAutospacing="1"/>
      <w:jc w:val="right"/>
    </w:pPr>
    <w:rPr>
      <w:rFonts w:ascii="宋体" w:hAnsi="宋体"/>
      <w:kern w:val="0"/>
      <w:sz w:val="18"/>
      <w:szCs w:val="18"/>
    </w:rPr>
  </w:style>
  <w:style w:type="paragraph" w:customStyle="1" w:styleId="reader-pic-item">
    <w:name w:val="reader-pic-item"/>
    <w:basedOn w:val="a3"/>
    <w:qFormat/>
    <w:rsid w:val="005912D9"/>
    <w:pPr>
      <w:widowControl/>
      <w:spacing w:beforeAutospacing="1" w:afterAutospacing="1"/>
      <w:jc w:val="left"/>
    </w:pPr>
    <w:rPr>
      <w:rFonts w:ascii="宋体" w:hAnsi="宋体" w:cs="宋体"/>
      <w:kern w:val="0"/>
      <w:sz w:val="24"/>
    </w:rPr>
  </w:style>
  <w:style w:type="table" w:customStyle="1" w:styleId="3010">
    <w:name w:val="网格型301"/>
    <w:basedOn w:val="a5"/>
    <w:uiPriority w:val="59"/>
    <w:qFormat/>
    <w:rsid w:val="005912D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网格型3411"/>
    <w:basedOn w:val="a5"/>
    <w:uiPriority w:val="3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d">
    <w:name w:val="目录 31"/>
    <w:basedOn w:val="a3"/>
    <w:next w:val="a3"/>
    <w:uiPriority w:val="39"/>
    <w:unhideWhenUsed/>
    <w:qFormat/>
    <w:rsid w:val="005912D9"/>
    <w:pPr>
      <w:widowControl/>
      <w:spacing w:beforeLines="25" w:afterLines="25" w:line="360" w:lineRule="auto"/>
      <w:ind w:left="240" w:firstLineChars="200" w:firstLine="200"/>
      <w:jc w:val="left"/>
    </w:pPr>
    <w:rPr>
      <w:rFonts w:eastAsia="楷体_GB2312" w:cs="Calibri"/>
      <w:kern w:val="0"/>
      <w:sz w:val="20"/>
      <w:szCs w:val="20"/>
    </w:rPr>
  </w:style>
  <w:style w:type="table" w:customStyle="1" w:styleId="3511">
    <w:name w:val="网格型351"/>
    <w:basedOn w:val="a5"/>
    <w:uiPriority w:val="3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23">
    <w:name w:val="Table Normal23"/>
    <w:uiPriority w:val="2"/>
    <w:qFormat/>
    <w:rsid w:val="005912D9"/>
    <w:tblPr>
      <w:tblCellMar>
        <w:top w:w="0" w:type="dxa"/>
        <w:left w:w="0" w:type="dxa"/>
        <w:bottom w:w="0" w:type="dxa"/>
        <w:right w:w="0" w:type="dxa"/>
      </w:tblCellMar>
    </w:tblPr>
  </w:style>
  <w:style w:type="table" w:customStyle="1" w:styleId="362">
    <w:name w:val="网格型36"/>
    <w:basedOn w:val="a5"/>
    <w:uiPriority w:val="59"/>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0">
    <w:name w:val="网格型21111"/>
    <w:basedOn w:val="a5"/>
    <w:qFormat/>
    <w:locked/>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10">
    <w:name w:val="Table Normal110"/>
    <w:qFormat/>
    <w:rsid w:val="005912D9"/>
    <w:tblPr>
      <w:tblCellMar>
        <w:top w:w="0" w:type="dxa"/>
        <w:left w:w="0" w:type="dxa"/>
        <w:bottom w:w="0" w:type="dxa"/>
        <w:right w:w="0" w:type="dxa"/>
      </w:tblCellMar>
    </w:tblPr>
  </w:style>
  <w:style w:type="table" w:customStyle="1" w:styleId="41110">
    <w:name w:val="网格型4111"/>
    <w:basedOn w:val="a5"/>
    <w:uiPriority w:val="59"/>
    <w:qFormat/>
    <w:rsid w:val="00591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无格式表格 511"/>
    <w:basedOn w:val="a5"/>
    <w:uiPriority w:val="45"/>
    <w:qFormat/>
    <w:rsid w:val="005912D9"/>
    <w:tblPr/>
    <w:tblStylePr w:type="firstRow">
      <w:rPr>
        <w:rFonts w:ascii="楷体" w:eastAsia="宋体" w:hAnsi="楷体" w:cs="Times New Roman"/>
        <w:i/>
        <w:iCs/>
        <w:sz w:val="26"/>
      </w:rPr>
      <w:tblPr/>
      <w:tcPr>
        <w:tcBorders>
          <w:bottom w:val="single" w:sz="4" w:space="0" w:color="7F7F7F"/>
        </w:tcBorders>
        <w:shd w:val="clear" w:color="auto" w:fill="FFFFFF"/>
      </w:tcPr>
    </w:tblStylePr>
    <w:tblStylePr w:type="lastRow">
      <w:rPr>
        <w:rFonts w:ascii="楷体" w:eastAsia="宋体" w:hAnsi="楷体" w:cs="Times New Roman"/>
        <w:i/>
        <w:iCs/>
        <w:sz w:val="26"/>
      </w:rPr>
      <w:tblPr/>
      <w:tcPr>
        <w:tcBorders>
          <w:top w:val="single" w:sz="4" w:space="0" w:color="7F7F7F"/>
        </w:tcBorders>
        <w:shd w:val="clear" w:color="auto" w:fill="FFFFFF"/>
      </w:tcPr>
    </w:tblStylePr>
    <w:tblStylePr w:type="firstCol">
      <w:pPr>
        <w:jc w:val="right"/>
      </w:pPr>
      <w:rPr>
        <w:rFonts w:ascii="楷体" w:eastAsia="宋体" w:hAnsi="楷体" w:cs="Times New Roman"/>
        <w:i/>
        <w:iCs/>
        <w:sz w:val="26"/>
      </w:rPr>
      <w:tblPr/>
      <w:tcPr>
        <w:tcBorders>
          <w:right w:val="single" w:sz="4" w:space="0" w:color="7F7F7F"/>
        </w:tcBorders>
        <w:shd w:val="clear" w:color="auto" w:fill="FFFFFF"/>
      </w:tcPr>
    </w:tblStylePr>
    <w:tblStylePr w:type="lastCol">
      <w:rPr>
        <w:rFonts w:ascii="楷体" w:eastAsia="宋体" w:hAnsi="楷体"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411">
    <w:name w:val="网格型12411"/>
    <w:basedOn w:val="a5"/>
    <w:qFormat/>
    <w:rsid w:val="00591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7">
    <w:name w:val="无格式表格 211"/>
    <w:basedOn w:val="a5"/>
    <w:uiPriority w:val="42"/>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1b">
    <w:name w:val="网格型浅色111"/>
    <w:basedOn w:val="a5"/>
    <w:uiPriority w:val="40"/>
    <w:qFormat/>
    <w:rsid w:val="005912D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215">
    <w:name w:val="无格式表格 221"/>
    <w:basedOn w:val="a5"/>
    <w:uiPriority w:val="99"/>
    <w:qFormat/>
    <w:rsid w:val="005912D9"/>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41a">
    <w:name w:val="目录 41"/>
    <w:basedOn w:val="a3"/>
    <w:next w:val="a3"/>
    <w:uiPriority w:val="39"/>
    <w:unhideWhenUsed/>
    <w:qFormat/>
    <w:rsid w:val="005912D9"/>
    <w:pPr>
      <w:widowControl/>
      <w:spacing w:beforeLines="25" w:afterLines="25" w:line="360" w:lineRule="auto"/>
      <w:ind w:left="480" w:firstLineChars="200" w:firstLine="200"/>
      <w:jc w:val="left"/>
    </w:pPr>
    <w:rPr>
      <w:rFonts w:eastAsia="楷体_GB2312" w:cs="Calibri"/>
      <w:kern w:val="0"/>
      <w:sz w:val="20"/>
      <w:szCs w:val="20"/>
    </w:rPr>
  </w:style>
  <w:style w:type="paragraph" w:customStyle="1" w:styleId="518">
    <w:name w:val="目录 51"/>
    <w:basedOn w:val="a3"/>
    <w:next w:val="a3"/>
    <w:uiPriority w:val="39"/>
    <w:unhideWhenUsed/>
    <w:qFormat/>
    <w:rsid w:val="005912D9"/>
    <w:pPr>
      <w:widowControl/>
      <w:spacing w:beforeLines="25" w:afterLines="25" w:line="360" w:lineRule="auto"/>
      <w:ind w:left="720" w:firstLineChars="200" w:firstLine="200"/>
      <w:jc w:val="left"/>
    </w:pPr>
    <w:rPr>
      <w:rFonts w:eastAsia="楷体_GB2312" w:cs="Calibri"/>
      <w:kern w:val="0"/>
      <w:sz w:val="20"/>
      <w:szCs w:val="20"/>
    </w:rPr>
  </w:style>
  <w:style w:type="paragraph" w:customStyle="1" w:styleId="614">
    <w:name w:val="目录 61"/>
    <w:basedOn w:val="a3"/>
    <w:next w:val="a3"/>
    <w:uiPriority w:val="39"/>
    <w:unhideWhenUsed/>
    <w:qFormat/>
    <w:rsid w:val="005912D9"/>
    <w:pPr>
      <w:widowControl/>
      <w:spacing w:beforeLines="25" w:afterLines="25" w:line="360" w:lineRule="auto"/>
      <w:ind w:left="960" w:firstLineChars="200" w:firstLine="200"/>
      <w:jc w:val="left"/>
    </w:pPr>
    <w:rPr>
      <w:rFonts w:eastAsia="楷体_GB2312" w:cs="Calibri"/>
      <w:kern w:val="0"/>
      <w:sz w:val="20"/>
      <w:szCs w:val="20"/>
    </w:rPr>
  </w:style>
  <w:style w:type="paragraph" w:customStyle="1" w:styleId="714">
    <w:name w:val="目录 71"/>
    <w:basedOn w:val="a3"/>
    <w:next w:val="a3"/>
    <w:unhideWhenUsed/>
    <w:qFormat/>
    <w:rsid w:val="005912D9"/>
    <w:pPr>
      <w:widowControl/>
      <w:spacing w:beforeLines="25" w:afterLines="25" w:line="360" w:lineRule="auto"/>
      <w:ind w:left="1200" w:firstLineChars="200" w:firstLine="200"/>
      <w:jc w:val="left"/>
    </w:pPr>
    <w:rPr>
      <w:rFonts w:eastAsia="楷体_GB2312" w:cs="Calibri"/>
      <w:kern w:val="0"/>
      <w:sz w:val="20"/>
      <w:szCs w:val="20"/>
    </w:rPr>
  </w:style>
  <w:style w:type="paragraph" w:customStyle="1" w:styleId="813">
    <w:name w:val="目录 81"/>
    <w:basedOn w:val="a3"/>
    <w:next w:val="a3"/>
    <w:uiPriority w:val="39"/>
    <w:unhideWhenUsed/>
    <w:qFormat/>
    <w:rsid w:val="005912D9"/>
    <w:pPr>
      <w:widowControl/>
      <w:spacing w:beforeLines="25" w:afterLines="25" w:line="360" w:lineRule="auto"/>
      <w:ind w:left="1440" w:firstLineChars="200" w:firstLine="200"/>
      <w:jc w:val="left"/>
    </w:pPr>
    <w:rPr>
      <w:rFonts w:eastAsia="楷体_GB2312" w:cs="Calibri"/>
      <w:kern w:val="0"/>
      <w:sz w:val="20"/>
      <w:szCs w:val="20"/>
    </w:rPr>
  </w:style>
  <w:style w:type="paragraph" w:customStyle="1" w:styleId="913">
    <w:name w:val="目录 91"/>
    <w:basedOn w:val="a3"/>
    <w:next w:val="a3"/>
    <w:uiPriority w:val="39"/>
    <w:unhideWhenUsed/>
    <w:qFormat/>
    <w:rsid w:val="005912D9"/>
    <w:pPr>
      <w:widowControl/>
      <w:spacing w:beforeLines="25" w:afterLines="25" w:line="360" w:lineRule="auto"/>
      <w:ind w:left="1680" w:firstLineChars="200" w:firstLine="200"/>
      <w:jc w:val="left"/>
    </w:pPr>
    <w:rPr>
      <w:rFonts w:eastAsia="楷体_GB2312" w:cs="Calibri"/>
      <w:kern w:val="0"/>
      <w:sz w:val="20"/>
      <w:szCs w:val="20"/>
    </w:rPr>
  </w:style>
  <w:style w:type="table" w:customStyle="1" w:styleId="TableNormal24">
    <w:name w:val="Table Normal24"/>
    <w:uiPriority w:val="2"/>
    <w:unhideWhenUsed/>
    <w:qFormat/>
    <w:rsid w:val="005912D9"/>
    <w:tblPr>
      <w:tblCellMar>
        <w:top w:w="0" w:type="dxa"/>
        <w:left w:w="0" w:type="dxa"/>
        <w:bottom w:w="0" w:type="dxa"/>
        <w:right w:w="0" w:type="dxa"/>
      </w:tblCellMar>
    </w:tblPr>
  </w:style>
  <w:style w:type="table" w:customStyle="1" w:styleId="TableNormal31">
    <w:name w:val="Table Normal31"/>
    <w:uiPriority w:val="2"/>
    <w:unhideWhenUsed/>
    <w:qFormat/>
    <w:rsid w:val="005912D9"/>
    <w:tblPr>
      <w:tblCellMar>
        <w:top w:w="0" w:type="dxa"/>
        <w:left w:w="0" w:type="dxa"/>
        <w:bottom w:w="0" w:type="dxa"/>
        <w:right w:w="0" w:type="dxa"/>
      </w:tblCellMar>
    </w:tblPr>
  </w:style>
  <w:style w:type="table" w:customStyle="1" w:styleId="TableNormal41">
    <w:name w:val="Table Normal41"/>
    <w:uiPriority w:val="2"/>
    <w:unhideWhenUsed/>
    <w:qFormat/>
    <w:rsid w:val="005912D9"/>
    <w:tblPr>
      <w:tblCellMar>
        <w:top w:w="0" w:type="dxa"/>
        <w:left w:w="0" w:type="dxa"/>
        <w:bottom w:w="0" w:type="dxa"/>
        <w:right w:w="0" w:type="dxa"/>
      </w:tblCellMar>
    </w:tblPr>
  </w:style>
  <w:style w:type="table" w:customStyle="1" w:styleId="TableNormal51">
    <w:name w:val="Table Normal51"/>
    <w:uiPriority w:val="2"/>
    <w:unhideWhenUsed/>
    <w:qFormat/>
    <w:rsid w:val="005912D9"/>
    <w:tblPr>
      <w:tblCellMar>
        <w:top w:w="0" w:type="dxa"/>
        <w:left w:w="0" w:type="dxa"/>
        <w:bottom w:w="0" w:type="dxa"/>
        <w:right w:w="0" w:type="dxa"/>
      </w:tblCellMar>
    </w:tblPr>
  </w:style>
  <w:style w:type="table" w:customStyle="1" w:styleId="TableNormal61">
    <w:name w:val="Table Normal6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71">
    <w:name w:val="Table Normal7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81">
    <w:name w:val="Table Normal8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91">
    <w:name w:val="Table Normal9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01">
    <w:name w:val="Table Normal10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11">
    <w:name w:val="Table Normal1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21">
    <w:name w:val="Table Normal1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31">
    <w:name w:val="Table Normal13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41">
    <w:name w:val="Table Normal14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51">
    <w:name w:val="Table Normal15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61">
    <w:name w:val="Table Normal16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71">
    <w:name w:val="Table Normal17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81">
    <w:name w:val="Table Normal18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191">
    <w:name w:val="Table Normal19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01">
    <w:name w:val="Table Normal20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11">
    <w:name w:val="Table Normal21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TableNormal221">
    <w:name w:val="Table Normal221"/>
    <w:uiPriority w:val="2"/>
    <w:unhideWhenUsed/>
    <w:qFormat/>
    <w:rsid w:val="005912D9"/>
    <w:pPr>
      <w:widowControl w:val="0"/>
    </w:pPr>
    <w:rPr>
      <w:sz w:val="22"/>
      <w:lang w:eastAsia="en-US"/>
    </w:rPr>
    <w:tblPr>
      <w:tblCellMar>
        <w:top w:w="0" w:type="dxa"/>
        <w:left w:w="0" w:type="dxa"/>
        <w:bottom w:w="0" w:type="dxa"/>
        <w:right w:w="0" w:type="dxa"/>
      </w:tblCellMar>
    </w:tblPr>
  </w:style>
  <w:style w:type="table" w:customStyle="1" w:styleId="2fffffc">
    <w:name w:val="表格主题2"/>
    <w:basedOn w:val="a5"/>
    <w:unhideWhenUsed/>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d">
    <w:name w:val="彩色型 11"/>
    <w:basedOn w:val="a5"/>
    <w:unhideWhenUsed/>
    <w:qFormat/>
    <w:locked/>
    <w:rsid w:val="005912D9"/>
    <w:rPr>
      <w:rFonts w:ascii="Arial" w:eastAsia="楷体" w:hAnsi="Arial" w:cs="Arial"/>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21f8">
    <w:name w:val="彩色型 21"/>
    <w:basedOn w:val="a5"/>
    <w:unhideWhenUsed/>
    <w:qFormat/>
    <w:locked/>
    <w:rsid w:val="005912D9"/>
    <w:rPr>
      <w:rFonts w:ascii="Arial" w:eastAsia="楷体" w:hAnsi="Arial" w:cs="Ari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31e">
    <w:name w:val="彩色型 31"/>
    <w:basedOn w:val="a5"/>
    <w:unhideWhenUsed/>
    <w:qFormat/>
    <w:locked/>
    <w:rsid w:val="005912D9"/>
    <w:rPr>
      <w:rFonts w:ascii="Arial" w:eastAsia="楷体" w:hAnsi="Arial" w:cs="Ari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7a">
    <w:name w:val="典雅型7"/>
    <w:basedOn w:val="a5"/>
    <w:unhideWhenUsed/>
    <w:qFormat/>
    <w:rsid w:val="005912D9"/>
    <w:rPr>
      <w:rFonts w:ascii="Arial" w:eastAsia="楷体" w:hAnsi="Arial" w:cs="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12d">
    <w:name w:val="古典型 12"/>
    <w:basedOn w:val="a5"/>
    <w:uiPriority w:val="99"/>
    <w:unhideWhenUsed/>
    <w:qFormat/>
    <w:rsid w:val="005912D9"/>
    <w:rPr>
      <w:rFonts w:ascii="Arial" w:eastAsia="楷体" w:hAnsi="Arial" w:cs="Arial"/>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21f9">
    <w:name w:val="古典型 21"/>
    <w:basedOn w:val="a5"/>
    <w:unhideWhenUsed/>
    <w:qFormat/>
    <w:rsid w:val="005912D9"/>
    <w:rPr>
      <w:rFonts w:ascii="Arial" w:eastAsia="楷体" w:hAnsi="Arial" w:cs="Arial"/>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f">
    <w:name w:val="古典型 31"/>
    <w:basedOn w:val="a5"/>
    <w:unhideWhenUsed/>
    <w:qFormat/>
    <w:locked/>
    <w:rsid w:val="005912D9"/>
    <w:rPr>
      <w:rFonts w:ascii="Arial" w:eastAsia="楷体" w:hAnsi="Arial" w:cs="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41b">
    <w:name w:val="古典型 41"/>
    <w:basedOn w:val="a5"/>
    <w:unhideWhenUsed/>
    <w:qFormat/>
    <w:rsid w:val="005912D9"/>
    <w:rPr>
      <w:rFonts w:ascii="Arial" w:eastAsia="楷体" w:hAnsi="Arial" w:cs="Arial"/>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11fe">
    <w:name w:val="简明型 11"/>
    <w:basedOn w:val="a5"/>
    <w:unhideWhenUsed/>
    <w:qFormat/>
    <w:rsid w:val="005912D9"/>
    <w:rPr>
      <w:rFonts w:ascii="Arial" w:eastAsia="楷体" w:hAnsi="Arial" w:cs="Arial"/>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21fa">
    <w:name w:val="简明型 21"/>
    <w:basedOn w:val="a5"/>
    <w:unhideWhenUsed/>
    <w:qFormat/>
    <w:rsid w:val="005912D9"/>
    <w:rPr>
      <w:rFonts w:ascii="Arial" w:eastAsia="楷体" w:hAnsi="Arial" w:cs="Arial"/>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31f0">
    <w:name w:val="简明型 3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customStyle="1" w:styleId="11ff">
    <w:name w:val="精巧型 11"/>
    <w:basedOn w:val="a5"/>
    <w:unhideWhenUsed/>
    <w:qFormat/>
    <w:rsid w:val="005912D9"/>
    <w:rPr>
      <w:rFonts w:ascii="Arial" w:eastAsia="楷体" w:hAnsi="Arial" w:cs="Arial"/>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fb">
    <w:name w:val="精巧型 21"/>
    <w:basedOn w:val="a5"/>
    <w:unhideWhenUsed/>
    <w:qFormat/>
    <w:rsid w:val="005912D9"/>
    <w:rPr>
      <w:rFonts w:ascii="Arial" w:eastAsia="楷体" w:hAnsi="Arial" w:cs="Arial"/>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11ff0">
    <w:name w:val="立体型 11"/>
    <w:basedOn w:val="a5"/>
    <w:unhideWhenUsed/>
    <w:qFormat/>
    <w:locked/>
    <w:rsid w:val="005912D9"/>
    <w:rPr>
      <w:rFonts w:ascii="Arial" w:eastAsia="楷体" w:hAnsi="Arial" w:cs="Arial"/>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fc">
    <w:name w:val="立体型 21"/>
    <w:basedOn w:val="a5"/>
    <w:unhideWhenUsed/>
    <w:qFormat/>
    <w:rsid w:val="005912D9"/>
    <w:rPr>
      <w:rFonts w:ascii="Arial" w:eastAsia="楷体" w:hAnsi="Arial" w:cs="Arial"/>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f1">
    <w:name w:val="立体型 31"/>
    <w:basedOn w:val="a5"/>
    <w:unhideWhenUsed/>
    <w:qFormat/>
    <w:rsid w:val="005912D9"/>
    <w:rPr>
      <w:rFonts w:ascii="Arial" w:eastAsia="楷体" w:hAnsi="Arial" w:cs="Arial"/>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11ff1">
    <w:name w:val="列表型 11"/>
    <w:basedOn w:val="a5"/>
    <w:unhideWhenUsed/>
    <w:qFormat/>
    <w:rsid w:val="005912D9"/>
    <w:rPr>
      <w:rFonts w:ascii="Arial" w:eastAsia="楷体" w:hAnsi="Arial" w:cs="Arial"/>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21fd">
    <w:name w:val="列表型 21"/>
    <w:basedOn w:val="a5"/>
    <w:unhideWhenUsed/>
    <w:qFormat/>
    <w:rsid w:val="005912D9"/>
    <w:rPr>
      <w:rFonts w:ascii="Arial" w:eastAsia="楷体" w:hAnsi="Arial" w:cs="Arial"/>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31f2">
    <w:name w:val="列表型 31"/>
    <w:basedOn w:val="a5"/>
    <w:unhideWhenUsed/>
    <w:qFormat/>
    <w:locked/>
    <w:rsid w:val="005912D9"/>
    <w:rPr>
      <w:rFonts w:ascii="Arial" w:eastAsia="楷体" w:hAnsi="Arial" w:cs="Arial"/>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41c">
    <w:name w:val="列表型 4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519">
    <w:name w:val="列表型 5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615">
    <w:name w:val="列表型 6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715">
    <w:name w:val="列表型 71"/>
    <w:basedOn w:val="a5"/>
    <w:unhideWhenUsed/>
    <w:qFormat/>
    <w:rsid w:val="005912D9"/>
    <w:rPr>
      <w:rFonts w:ascii="Arial" w:eastAsia="楷体" w:hAnsi="Arial" w:cs="Arial"/>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814">
    <w:name w:val="列表型 81"/>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1fffffff3">
    <w:name w:val="流行型1"/>
    <w:basedOn w:val="a5"/>
    <w:unhideWhenUsed/>
    <w:qFormat/>
    <w:rsid w:val="005912D9"/>
    <w:rPr>
      <w:rFonts w:ascii="Arial" w:eastAsia="楷体" w:hAnsi="Arial" w:cs="Arial"/>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11ff2">
    <w:name w:val="竖列型 11"/>
    <w:basedOn w:val="a5"/>
    <w:unhideWhenUsed/>
    <w:qFormat/>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21fe">
    <w:name w:val="竖列型 21"/>
    <w:basedOn w:val="a5"/>
    <w:unhideWhenUsed/>
    <w:qFormat/>
    <w:rsid w:val="005912D9"/>
    <w:rPr>
      <w:rFonts w:ascii="Arial" w:eastAsia="楷体" w:hAnsi="Arial" w:cs="Arial"/>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31f3">
    <w:name w:val="竖列型 31"/>
    <w:basedOn w:val="a5"/>
    <w:unhideWhenUsed/>
    <w:qFormat/>
    <w:rsid w:val="005912D9"/>
    <w:rPr>
      <w:rFonts w:ascii="Arial" w:eastAsia="楷体" w:hAnsi="Arial" w:cs="Arial"/>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41d">
    <w:name w:val="竖列型 41"/>
    <w:basedOn w:val="a5"/>
    <w:unhideWhenUsed/>
    <w:qFormat/>
    <w:rsid w:val="005912D9"/>
    <w:rPr>
      <w:rFonts w:ascii="Arial" w:eastAsia="楷体" w:hAnsi="Arial" w:cs="Arial"/>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a">
    <w:name w:val="竖列型 51"/>
    <w:basedOn w:val="a5"/>
    <w:unhideWhenUsed/>
    <w:qFormat/>
    <w:rsid w:val="005912D9"/>
    <w:rPr>
      <w:rFonts w:ascii="Arial" w:eastAsia="楷体" w:hAnsi="Arial" w:cs="Arial"/>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75">
    <w:name w:val="网格型 17"/>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73">
    <w:name w:val="网格型 27"/>
    <w:basedOn w:val="a5"/>
    <w:unhideWhenUsed/>
    <w:qFormat/>
    <w:rsid w:val="005912D9"/>
    <w:rPr>
      <w:rFonts w:ascii="Arial" w:eastAsia="楷体" w:hAnsi="Arial" w:cs="Arial"/>
    </w:rPr>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31f4">
    <w:name w:val="网格型 31"/>
    <w:basedOn w:val="a5"/>
    <w:unhideWhenUsed/>
    <w:qFormat/>
    <w:locked/>
    <w:rsid w:val="005912D9"/>
    <w:rPr>
      <w:rFonts w:ascii="Arial" w:eastAsia="楷体" w:hAnsi="Arial" w:cs="Arial"/>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41e">
    <w:name w:val="网格型 41"/>
    <w:basedOn w:val="a5"/>
    <w:unhideWhenUsed/>
    <w:qFormat/>
    <w:rsid w:val="005912D9"/>
    <w:rPr>
      <w:rFonts w:ascii="Arial" w:eastAsia="楷体" w:hAnsi="Arial" w:cs="Arial"/>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51b">
    <w:name w:val="网格型 51"/>
    <w:basedOn w:val="a5"/>
    <w:unhideWhenUsed/>
    <w:qFormat/>
    <w:locked/>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616">
    <w:name w:val="网格型 61"/>
    <w:basedOn w:val="a5"/>
    <w:unhideWhenUsed/>
    <w:qFormat/>
    <w:rsid w:val="005912D9"/>
    <w:rPr>
      <w:rFonts w:ascii="Arial" w:eastAsia="楷体" w:hAnsi="Arial" w:cs="Arial"/>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716">
    <w:name w:val="网格型 71"/>
    <w:basedOn w:val="a5"/>
    <w:unhideWhenUsed/>
    <w:qFormat/>
    <w:locked/>
    <w:rsid w:val="005912D9"/>
    <w:rPr>
      <w:rFonts w:ascii="Arial" w:eastAsia="楷体" w:hAnsi="Arial" w:cs="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815">
    <w:name w:val="网格型 81"/>
    <w:basedOn w:val="a5"/>
    <w:unhideWhenUsed/>
    <w:qFormat/>
    <w:locked/>
    <w:rsid w:val="005912D9"/>
    <w:rPr>
      <w:rFonts w:ascii="Arial" w:eastAsia="楷体" w:hAnsi="Arial"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1ff3">
    <w:name w:val="网页型 11"/>
    <w:basedOn w:val="a5"/>
    <w:unhideWhenUsed/>
    <w:qFormat/>
    <w:rsid w:val="005912D9"/>
    <w:rPr>
      <w:rFonts w:ascii="Arial" w:eastAsia="楷体" w:hAnsi="Arial" w:cs="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21ff">
    <w:name w:val="网页型 21"/>
    <w:basedOn w:val="a5"/>
    <w:unhideWhenUsed/>
    <w:qFormat/>
    <w:rsid w:val="005912D9"/>
    <w:rPr>
      <w:rFonts w:ascii="Arial" w:eastAsia="楷体" w:hAnsi="Arial" w:cs="Ari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customStyle="1" w:styleId="31f5">
    <w:name w:val="网页型 31"/>
    <w:basedOn w:val="a5"/>
    <w:unhideWhenUsed/>
    <w:qFormat/>
    <w:rsid w:val="005912D9"/>
    <w:rPr>
      <w:rFonts w:ascii="Arial" w:eastAsia="楷体" w:hAnsi="Arial" w:cs="Ari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2fffffd">
    <w:name w:val="专业型2"/>
    <w:basedOn w:val="a5"/>
    <w:unhideWhenUsed/>
    <w:qFormat/>
    <w:rsid w:val="005912D9"/>
    <w:rPr>
      <w:rFonts w:ascii="Arial" w:eastAsia="楷体" w:hAnsi="Arial" w:cs="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113">
    <w:name w:val="网格型-标准版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fff4">
    <w:name w:val="报告附注1"/>
    <w:basedOn w:val="a5"/>
    <w:qFormat/>
    <w:rsid w:val="005912D9"/>
    <w:rPr>
      <w:rFonts w:eastAsia="楷体"/>
    </w:rPr>
    <w:tblPr>
      <w:tblBorders>
        <w:top w:val="single" w:sz="4" w:space="0" w:color="auto"/>
        <w:bottom w:val="single" w:sz="4" w:space="0" w:color="auto"/>
        <w:insideH w:val="dotted" w:sz="4" w:space="0" w:color="auto"/>
        <w:insideV w:val="dotted" w:sz="4" w:space="0" w:color="auto"/>
      </w:tblBorders>
    </w:tblPr>
  </w:style>
  <w:style w:type="table" w:customStyle="1" w:styleId="-411011">
    <w:name w:val="浅色列表 - 强调文字颜色 4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811">
    <w:name w:val="浅色列表 - 强调文字颜色 411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611">
    <w:name w:val="浅色列表122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611">
    <w:name w:val="浅色列表12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511">
    <w:name w:val="浅色列表1225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11">
    <w:name w:val="浅色列表121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611">
    <w:name w:val="浅色列表 - 强调文字颜色 4116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711">
    <w:name w:val="浅色列表 - 强调文字颜色 4217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011">
    <w:name w:val="浅色列表1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11">
    <w:name w:val="浅色列表13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011">
    <w:name w:val="浅色列表 - 强调文字颜色 42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9112">
    <w:name w:val="浅色列表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1">
    <w:name w:val="浅色列表4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611">
    <w:name w:val="浅色列表 - 强调文字颜色 436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611">
    <w:name w:val="浅色列表11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11">
    <w:name w:val="浅色列表111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11">
    <w:name w:val="浅色列表12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811">
    <w:name w:val="浅色列表13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611">
    <w:name w:val="浅色列表112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611">
    <w:name w:val="浅色列表14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711">
    <w:name w:val="浅色列表1117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611">
    <w:name w:val="浅色列表13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011">
    <w:name w:val="浅色列表 - 强调文字颜色 43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011">
    <w:name w:val="浅色列表2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1">
    <w:name w:val="浅色列表216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10">
    <w:name w:val="浅色列表 - 强调文字颜色 422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111">
    <w:name w:val="zzz1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2">
    <w:name w:val="浅色列表12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00">
    <w:name w:val="浅色列表22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c">
    <w:name w:val="双框1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12">
    <w:name w:val="浅色列表 - 强调文字颜色 43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82">
    <w:name w:val="需要2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14">
    <w:name w:val="网格型 1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zz131">
    <w:name w:val="zz1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3811">
    <w:name w:val="浅色列表 - 强调文字颜色 43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4811">
    <w:name w:val="浅色列表 - 强调文字颜色 448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911">
    <w:name w:val="浅色列表 - 强调文字颜色 421911"/>
    <w:basedOn w:val="a5"/>
    <w:uiPriority w:val="61"/>
    <w:qFormat/>
    <w:locked/>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2011">
    <w:name w:val="浅色列表12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811">
    <w:name w:val="浅色列表12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1011">
    <w:name w:val="浅色列表13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011">
    <w:name w:val="浅色列表121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011">
    <w:name w:val="浅色列表211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811">
    <w:name w:val="浅色列表2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3">
    <w:name w:val="浅色列表40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21">
    <w:name w:val="浅色列表402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811">
    <w:name w:val="浅色列表14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011">
    <w:name w:val="浅色列表 - 强调文字颜色 412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011">
    <w:name w:val="浅色列表112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911">
    <w:name w:val="浅色列表 - 强调文字颜色 439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1011">
    <w:name w:val="浅色列表 - 强调文字颜色 41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011">
    <w:name w:val="浅色列表 - 强调文字颜色 421101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11">
    <w:name w:val="浅色列表4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911">
    <w:name w:val="浅色列表14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2811">
    <w:name w:val="浅色列表1128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A0-1">
    <w:name w:val="A0-表格1"/>
    <w:basedOn w:val="a5"/>
    <w:uiPriority w:val="99"/>
    <w:qFormat/>
    <w:rsid w:val="005912D9"/>
    <w:rPr>
      <w:rFonts w:eastAsia="楷体"/>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style>
  <w:style w:type="table" w:customStyle="1" w:styleId="2011">
    <w:name w:val="浅色列表2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011">
    <w:name w:val="浅色列表40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11">
    <w:name w:val="浅色列表2191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95">
    <w:name w:val="需要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7">
    <w:name w:val="zz7"/>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7">
    <w:name w:val="zzz7"/>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7b">
    <w:name w:val="双框7"/>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83">
    <w:name w:val="需要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24">
    <w:name w:val="浅色列表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01">
    <w:name w:val="浅色列表 - 强调文字颜色 4501"/>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70">
    <w:name w:val="样式57"/>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520">
    <w:name w:val="浅色列表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30">
    <w:name w:val="浅色列表 - 强调文字颜色 41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30">
    <w:name w:val="浅色列表 - 强调文字颜色 423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300">
    <w:name w:val="浅色列表2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82">
    <w:name w:val="需要2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2">
    <w:name w:val="需要111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00">
    <w:name w:val="浅色列表11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00">
    <w:name w:val="浅色列表123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44">
    <w:name w:val="网格型 11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43">
    <w:name w:val="网格型 21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84">
    <w:name w:val="典雅型18"/>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13">
    <w:name w:val="浅色列表 - 强调文字颜色 43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82">
    <w:name w:val="需要3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4">
    <w:name w:val="zz1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4">
    <w:name w:val="zzz1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4a">
    <w:name w:val="双框1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82">
    <w:name w:val="需要1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100">
    <w:name w:val="浅色列表3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40">
    <w:name w:val="样式51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30">
    <w:name w:val="浅色列表13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3">
    <w:name w:val="浅色列表 - 强调文字颜色 41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3">
    <w:name w:val="浅色列表 - 强调文字颜色 421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30">
    <w:name w:val="浅色列表2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92">
    <w:name w:val="需要2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1c">
    <w:name w:val="需要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92">
    <w:name w:val="需要1119"/>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31">
    <w:name w:val="zz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1140">
    <w:name w:val="浅色列表11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zzz31">
    <w:name w:val="zzz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13">
    <w:name w:val="浅色列表121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1f6">
    <w:name w:val="双框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11">
    <w:name w:val="网格型13111"/>
    <w:basedOn w:val="a5"/>
    <w:qFormat/>
    <w:rsid w:val="005912D9"/>
    <w:pPr>
      <w:widowControl w:val="0"/>
      <w:jc w:val="both"/>
    </w:pPr>
    <w:rPr>
      <w:rFonts w:eastAsia="楷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4">
    <w:name w:val="网格型 124"/>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12">
    <w:name w:val="需要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42">
    <w:name w:val="网格型 224"/>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530">
    <w:name w:val="浅色列表15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5">
    <w:name w:val="典雅型24"/>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52">
    <w:name w:val="浅色列表 - 强调文字颜色 4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82">
    <w:name w:val="需要4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310">
    <w:name w:val="样式5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zz24">
    <w:name w:val="zz24"/>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32">
    <w:name w:val="浅色列表 - 强调文字颜色 4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zzz24">
    <w:name w:val="zzz2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232">
    <w:name w:val="浅色列表 - 强调文字颜色 4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6">
    <w:name w:val="双框24"/>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20">
    <w:name w:val="浅色列表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313">
    <w:name w:val="需要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80">
    <w:name w:val="需要13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312">
    <w:name w:val="需要1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00">
    <w:name w:val="浅色列表410"/>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20">
    <w:name w:val="浅色列表1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0">
    <w:name w:val="浅色列表 - 强调文字颜色 4410"/>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320">
    <w:name w:val="浅色列表1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240">
    <w:name w:val="样式524"/>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1115">
    <w:name w:val="网格型 11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4120">
    <w:name w:val="浅色列表14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12">
    <w:name w:val="网格型 21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212">
    <w:name w:val="浅色列表 - 强调文字颜色 41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14">
    <w:name w:val="需要3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80">
    <w:name w:val="需要1128"/>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11">
    <w:name w:val="zz1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1212">
    <w:name w:val="浅色列表11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4">
    <w:name w:val="需要1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314">
    <w:name w:val="网格型 2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3121">
    <w:name w:val="浅色列表3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110">
    <w:name w:val="样式51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140">
    <w:name w:val="浅色列表13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14">
    <w:name w:val="浅色列表 - 强调文字颜色 41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14">
    <w:name w:val="浅色列表 - 强调文字颜色 42114"/>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140">
    <w:name w:val="浅色列表2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113">
    <w:name w:val="需要2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2">
    <w:name w:val="需要111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50">
    <w:name w:val="浅色列表11115"/>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40">
    <w:name w:val="浅色列表12114"/>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15">
    <w:name w:val="网格型 121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111">
    <w:name w:val="网格型 221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118">
    <w:name w:val="典雅型21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12">
    <w:name w:val="需要4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11">
    <w:name w:val="zz21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11">
    <w:name w:val="zzz2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119">
    <w:name w:val="双框21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12">
    <w:name w:val="需要13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121">
    <w:name w:val="浅色列表4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2">
    <w:name w:val="浅色列表 - 强调文字颜色 44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11">
    <w:name w:val="样式521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13">
    <w:name w:val="浅色列表14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13">
    <w:name w:val="浅色列表 - 强调文字颜色 41213"/>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12">
    <w:name w:val="浅色列表 - 强调文字颜色 4221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120">
    <w:name w:val="浅色列表221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112">
    <w:name w:val="需要2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12">
    <w:name w:val="需要1121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13">
    <w:name w:val="浅色列表11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3">
    <w:name w:val="浅色列表12213"/>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14">
    <w:name w:val="网格型 14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412">
    <w:name w:val="网格型 24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f">
    <w:name w:val="典雅型4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17">
    <w:name w:val="需要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41">
    <w:name w:val="zz4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41">
    <w:name w:val="zzz4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41f0">
    <w:name w:val="双框4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512">
    <w:name w:val="需要1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22">
    <w:name w:val="浅色列表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2">
    <w:name w:val="浅色列表 - 强调文字颜色 4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410">
    <w:name w:val="样式54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620">
    <w:name w:val="浅色列表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42">
    <w:name w:val="浅色列表 - 强调文字颜色 4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42">
    <w:name w:val="浅色列表 - 强调文字颜色 4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420">
    <w:name w:val="浅色列表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413">
    <w:name w:val="需要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11">
    <w:name w:val="需要1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420">
    <w:name w:val="浅色列表1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420">
    <w:name w:val="浅色列表1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52">
    <w:name w:val="浅色列表 - 强调文字颜色 4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14">
    <w:name w:val="网格型 11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252">
    <w:name w:val="浅色列表 - 强调文字颜色 4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11">
    <w:name w:val="网格型 21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520">
    <w:name w:val="浅色列表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a">
    <w:name w:val="典雅型1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512">
    <w:name w:val="需要2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121">
    <w:name w:val="网格型2212"/>
    <w:basedOn w:val="a5"/>
    <w:qFormat/>
    <w:rsid w:val="005912D9"/>
    <w:rPr>
      <w:rFonts w:eastAsia="楷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2">
    <w:name w:val="浅色列表 - 强调文字颜色 43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214">
    <w:name w:val="需要3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121">
    <w:name w:val="zz1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121">
    <w:name w:val="zzz1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1b">
    <w:name w:val="双框1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214">
    <w:name w:val="需要1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220">
    <w:name w:val="浅色列表3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21">
    <w:name w:val="样式51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220">
    <w:name w:val="浅色列表13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22">
    <w:name w:val="浅色列表 - 强调文字颜色 41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22">
    <w:name w:val="浅色列表 - 强调文字颜色 421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220">
    <w:name w:val="浅色列表2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212">
    <w:name w:val="需要2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11">
    <w:name w:val="需要111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220">
    <w:name w:val="浅色列表11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22">
    <w:name w:val="浅色列表121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15">
    <w:name w:val="网格型 122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211">
    <w:name w:val="网格型 222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216">
    <w:name w:val="典雅型22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12">
    <w:name w:val="需要4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21">
    <w:name w:val="zz22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21">
    <w:name w:val="zzz2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217">
    <w:name w:val="双框22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211">
    <w:name w:val="需要13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220">
    <w:name w:val="浅色列表4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22">
    <w:name w:val="浅色列表 - 强调文字颜色 44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21">
    <w:name w:val="样式522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22">
    <w:name w:val="浅色列表14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22">
    <w:name w:val="浅色列表 - 强调文字颜色 41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22">
    <w:name w:val="浅色列表 - 强调文字颜色 4222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220">
    <w:name w:val="浅色列表2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212">
    <w:name w:val="需要2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11">
    <w:name w:val="需要1122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22">
    <w:name w:val="浅色列表11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22">
    <w:name w:val="浅色列表1222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513">
    <w:name w:val="网格型 15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513">
    <w:name w:val="网格型 25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51d">
    <w:name w:val="典雅型5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17">
    <w:name w:val="需要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51">
    <w:name w:val="zz5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51">
    <w:name w:val="zzz5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51e">
    <w:name w:val="双框5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612">
    <w:name w:val="需要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720">
    <w:name w:val="浅色列表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72">
    <w:name w:val="浅色列表 - 强调文字颜色 4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52">
    <w:name w:val="样式552"/>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820">
    <w:name w:val="浅色列表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102">
    <w:name w:val="浅色列表 - 强调文字颜色 421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02">
    <w:name w:val="浅色列表 - 强调文字颜色 42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512">
    <w:name w:val="需要11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102">
    <w:name w:val="浅色列表2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020">
    <w:name w:val="浅色列表2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520">
    <w:name w:val="浅色列表1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11">
    <w:name w:val="需要2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820">
    <w:name w:val="浅色列表11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52">
    <w:name w:val="浅色列表1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313">
    <w:name w:val="网格型 11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311">
    <w:name w:val="网格型 21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315">
    <w:name w:val="典雅型1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32">
    <w:name w:val="浅色列表 - 强调文字颜色 43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312">
    <w:name w:val="需要3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z131">
    <w:name w:val="zzz1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16">
    <w:name w:val="双框1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2312">
    <w:name w:val="需要1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320">
    <w:name w:val="浅色列表3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5131">
    <w:name w:val="样式51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332">
    <w:name w:val="浅色列表13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32">
    <w:name w:val="浅色列表 - 强调文字颜色 41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32">
    <w:name w:val="浅色列表 - 强调文字颜色 421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320">
    <w:name w:val="浅色列表2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312">
    <w:name w:val="需要2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11">
    <w:name w:val="需要111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320">
    <w:name w:val="浅色列表11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32">
    <w:name w:val="浅色列表121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313">
    <w:name w:val="网格型 123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311">
    <w:name w:val="网格型 223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315">
    <w:name w:val="典雅型23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11">
    <w:name w:val="需要4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231">
    <w:name w:val="zz23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231">
    <w:name w:val="zzz2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2316">
    <w:name w:val="双框23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3311">
    <w:name w:val="需要13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20">
    <w:name w:val="浅色列表4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32">
    <w:name w:val="浅色列表 - 强调文字颜色 44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231">
    <w:name w:val="样式523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432">
    <w:name w:val="浅色列表14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32">
    <w:name w:val="浅色列表 - 强调文字颜色 41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32">
    <w:name w:val="浅色列表 - 强调文字颜色 4223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320">
    <w:name w:val="浅色列表2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312">
    <w:name w:val="需要2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11">
    <w:name w:val="需要1123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32">
    <w:name w:val="浅色列表11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32">
    <w:name w:val="浅色列表1223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613">
    <w:name w:val="网格型 161"/>
    <w:basedOn w:val="a5"/>
    <w:qFormat/>
    <w:rsid w:val="005912D9"/>
    <w:pPr>
      <w:widowControl w:val="0"/>
      <w:adjustRightInd w:val="0"/>
      <w:spacing w:line="360" w:lineRule="atLeast"/>
      <w:jc w:val="both"/>
    </w:pPr>
    <w:rPr>
      <w:rFonts w:eastAsia="楷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612">
    <w:name w:val="网格型 261"/>
    <w:basedOn w:val="a5"/>
    <w:qFormat/>
    <w:rsid w:val="005912D9"/>
    <w:pPr>
      <w:widowControl w:val="0"/>
      <w:adjustRightInd w:val="0"/>
      <w:spacing w:line="360" w:lineRule="atLeast"/>
      <w:jc w:val="both"/>
    </w:pPr>
    <w:rPr>
      <w:rFonts w:eastAsia="楷体"/>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618">
    <w:name w:val="典雅型6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816">
    <w:name w:val="需要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zz61">
    <w:name w:val="zz61"/>
    <w:basedOn w:val="a5"/>
    <w:qFormat/>
    <w:rsid w:val="005912D9"/>
    <w:pPr>
      <w:jc w:val="center"/>
    </w:pPr>
    <w:rPr>
      <w:rFonts w:eastAsia="Times New Roman"/>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zzz61">
    <w:name w:val="zzz6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619">
    <w:name w:val="双框61"/>
    <w:basedOn w:val="a5"/>
    <w:qFormat/>
    <w:rsid w:val="005912D9"/>
    <w:pPr>
      <w:jc w:val="center"/>
    </w:pPr>
    <w:rPr>
      <w:rFonts w:eastAsia="楷体"/>
    </w:rPr>
    <w:tblP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Pr>
    <w:tcPr>
      <w:vAlign w:val="center"/>
    </w:tcPr>
  </w:style>
  <w:style w:type="table" w:customStyle="1" w:styleId="1712">
    <w:name w:val="需要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622">
    <w:name w:val="浅色列表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82">
    <w:name w:val="浅色列表 - 强调文字颜色 4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561">
    <w:name w:val="样式561"/>
    <w:basedOn w:val="a5"/>
    <w:uiPriority w:val="99"/>
    <w:qFormat/>
    <w:rsid w:val="005912D9"/>
    <w:pPr>
      <w:jc w:val="both"/>
    </w:pPr>
    <w:rPr>
      <w:rFonts w:eastAsia="楷体"/>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shd w:val="clear" w:color="auto" w:fill="CCCCCC"/>
      <w:vAlign w:val="center"/>
    </w:tcPr>
  </w:style>
  <w:style w:type="table" w:customStyle="1" w:styleId="1920">
    <w:name w:val="浅色列表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62">
    <w:name w:val="浅色列表 - 强调文字颜色 41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62">
    <w:name w:val="浅色列表 - 强调文字颜色 42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620">
    <w:name w:val="浅色列表2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613">
    <w:name w:val="需要2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11">
    <w:name w:val="需要1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62">
    <w:name w:val="浅色列表1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2">
    <w:name w:val="浅色列表12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020">
    <w:name w:val="浅色列表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92">
    <w:name w:val="浅色列表 - 强调文字颜色 4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72">
    <w:name w:val="浅色列表1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72">
    <w:name w:val="浅色列表 - 强调文字颜色 41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72">
    <w:name w:val="浅色列表 - 强调文字颜色 42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720">
    <w:name w:val="浅色列表2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712">
    <w:name w:val="需要2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711">
    <w:name w:val="需要117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2">
    <w:name w:val="浅色列表1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72">
    <w:name w:val="浅色列表12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415">
    <w:name w:val="典雅型14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42">
    <w:name w:val="浅色列表 - 强调文字颜色 43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412">
    <w:name w:val="需要3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412">
    <w:name w:val="需要1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420">
    <w:name w:val="浅色列表3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42">
    <w:name w:val="浅色列表13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42">
    <w:name w:val="浅色列表 - 强调文字颜色 41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42">
    <w:name w:val="浅色列表 - 强调文字颜色 421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420">
    <w:name w:val="浅色列表2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411">
    <w:name w:val="需要2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11">
    <w:name w:val="需要111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42">
    <w:name w:val="浅色列表11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42">
    <w:name w:val="浅色列表121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11">
    <w:name w:val="需要4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411">
    <w:name w:val="需要13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20">
    <w:name w:val="浅色列表4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442">
    <w:name w:val="浅色列表 - 强调文字颜色 44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442">
    <w:name w:val="浅色列表14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42">
    <w:name w:val="浅色列表 - 强调文字颜色 41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242">
    <w:name w:val="浅色列表 - 强调文字颜色 4224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2420">
    <w:name w:val="浅色列表2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2411">
    <w:name w:val="需要2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11">
    <w:name w:val="需要1124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242">
    <w:name w:val="浅色列表11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242">
    <w:name w:val="浅色列表1224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011">
    <w:name w:val="浅色列表301"/>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821">
    <w:name w:val="浅色列表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02">
    <w:name w:val="浅色列表 - 强调文字颜色 4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2">
    <w:name w:val="浅色列表1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82">
    <w:name w:val="浅色列表 - 强调文字颜色 4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82">
    <w:name w:val="浅色列表 - 强调文字颜色 42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820">
    <w:name w:val="浅色列表2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02">
    <w:name w:val="浅色列表1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820">
    <w:name w:val="浅色列表12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52">
    <w:name w:val="浅色列表 - 强调文字颜色 43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520">
    <w:name w:val="浅色列表3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72">
    <w:name w:val="浅色列表12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52">
    <w:name w:val="浅色列表13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3720">
    <w:name w:val="浅色列表13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52">
    <w:name w:val="浅色列表 - 强调文字颜色 41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302">
    <w:name w:val="浅色列表 - 强调文字颜色 43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52">
    <w:name w:val="浅色列表 - 强调文字颜色 421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82">
    <w:name w:val="浅色列表13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52">
    <w:name w:val="浅色列表2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82">
    <w:name w:val="浅色列表 - 强调文字颜色 41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52">
    <w:name w:val="浅色列表11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172">
    <w:name w:val="浅色列表 - 强调文字颜色 421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52">
    <w:name w:val="浅色列表121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72">
    <w:name w:val="浅色列表21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520">
    <w:name w:val="浅色列表4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12">
    <w:name w:val="需要29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52">
    <w:name w:val="浅色列表 - 强调文字颜色 44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911">
    <w:name w:val="需要119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52">
    <w:name w:val="浅色列表1452"/>
    <w:basedOn w:val="a5"/>
    <w:uiPriority w:val="61"/>
    <w:qFormat/>
    <w:locked/>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920">
    <w:name w:val="浅色列表11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252">
    <w:name w:val="浅色列表 - 强调文字颜色 41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182">
    <w:name w:val="浅色列表12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2252">
    <w:name w:val="浅色列表 - 强调文字颜色 4225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614">
    <w:name w:val="典雅型16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52">
    <w:name w:val="浅色列表2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372">
    <w:name w:val="浅色列表 - 强调文字颜色 43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252">
    <w:name w:val="浅色列表11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611">
    <w:name w:val="需要3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252">
    <w:name w:val="浅色列表1225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611">
    <w:name w:val="需要12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02">
    <w:name w:val="浅色列表12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72">
    <w:name w:val="浅色列表3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92">
    <w:name w:val="浅色列表 - 强调文字颜色 41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392">
    <w:name w:val="浅色列表13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92">
    <w:name w:val="浅色列表12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1192">
    <w:name w:val="浅色列表 - 强调文字颜色 411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1102">
    <w:name w:val="浅色列表 - 强调文字颜色 4110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182">
    <w:name w:val="浅色列表 - 强调文字颜色 4218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292">
    <w:name w:val="浅色列表 - 强调文字颜色 429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beforeLines="0" w:beforeAutospacing="0" w:afterLines="0" w:afterAutospacing="0" w:line="240" w:lineRule="auto"/>
      </w:pPr>
      <w:rPr>
        <w:b/>
        <w:bCs/>
        <w:color w:val="C7EDCC"/>
      </w:rPr>
      <w:tblPr/>
      <w:tcPr>
        <w:shd w:val="clear" w:color="auto" w:fill="8064A2"/>
      </w:tcPr>
    </w:tblStylePr>
    <w:tblStylePr w:type="lastRow">
      <w:pPr>
        <w:spacing w:beforeLines="0" w:beforeAutospacing="0" w:afterLines="0" w:afterAutospacing="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21820">
    <w:name w:val="浅色列表218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920">
    <w:name w:val="浅色列表2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beforeLines="0" w:beforeAutospacing="0" w:afterLines="0" w:afterAutospacing="0" w:line="240" w:lineRule="auto"/>
      </w:pPr>
      <w:rPr>
        <w:b/>
        <w:bCs/>
        <w:color w:val="C7EDCC"/>
      </w:rPr>
      <w:tblPr/>
      <w:tcPr>
        <w:shd w:val="clear" w:color="auto" w:fill="000000"/>
      </w:tcPr>
    </w:tblStylePr>
    <w:tblStylePr w:type="lastRow">
      <w:pPr>
        <w:spacing w:beforeLines="0" w:beforeAutospacing="0" w:afterLines="0" w:afterAutospacing="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21610">
    <w:name w:val="需要2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812">
    <w:name w:val="需要2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610">
    <w:name w:val="需要111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811">
    <w:name w:val="需要118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02">
    <w:name w:val="浅色列表111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620">
    <w:name w:val="浅色列表1116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92">
    <w:name w:val="浅色列表1219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2102">
    <w:name w:val="浅色列表1210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4610">
    <w:name w:val="需要4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514">
    <w:name w:val="典雅型151"/>
    <w:basedOn w:val="a5"/>
    <w:qFormat/>
    <w:rsid w:val="005912D9"/>
    <w:pPr>
      <w:widowControl w:val="0"/>
      <w:jc w:val="both"/>
    </w:pPr>
    <w:rPr>
      <w:rFonts w:eastAsia="楷体"/>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610">
    <w:name w:val="需要136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362">
    <w:name w:val="浅色列表 - 强调文字颜色 436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472">
    <w:name w:val="浅色列表4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3512">
    <w:name w:val="需要3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4472">
    <w:name w:val="浅色列表 - 强调文字颜色 4472"/>
    <w:basedOn w:val="a5"/>
    <w:uiPriority w:val="61"/>
    <w:qFormat/>
    <w:rsid w:val="005912D9"/>
    <w:rPr>
      <w:rFonts w:eastAsia="楷体"/>
    </w:rPr>
    <w:tblPr>
      <w:tblBorders>
        <w:top w:val="single" w:sz="8" w:space="0" w:color="8064A2"/>
        <w:left w:val="single" w:sz="8" w:space="0" w:color="8064A2"/>
        <w:bottom w:val="single" w:sz="8" w:space="0" w:color="8064A2"/>
        <w:right w:val="single" w:sz="8" w:space="0" w:color="8064A2"/>
      </w:tblBorders>
    </w:tblPr>
    <w:tblStylePr w:type="firstRow">
      <w:pPr>
        <w:spacing w:line="240" w:lineRule="auto"/>
      </w:pPr>
      <w:rPr>
        <w:b/>
        <w:bCs/>
        <w:color w:val="C7EDCC"/>
      </w:rPr>
      <w:tblPr/>
      <w:tcPr>
        <w:shd w:val="clear" w:color="auto" w:fill="8064A2"/>
      </w:tcPr>
    </w:tblStylePr>
    <w:tblStylePr w:type="lastRow">
      <w:pPr>
        <w:spacing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2511">
    <w:name w:val="需要1251"/>
    <w:basedOn w:val="afffffffffe"/>
    <w:qFormat/>
    <w:rsid w:val="005912D9"/>
    <w:rPr>
      <w:rFonts w:eastAsia="楷体"/>
      <w:sz w:val="18"/>
    </w:rP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472">
    <w:name w:val="浅色列表1472"/>
    <w:basedOn w:val="a5"/>
    <w:uiPriority w:val="61"/>
    <w:qFormat/>
    <w:rsid w:val="005912D9"/>
    <w:rPr>
      <w:rFonts w:eastAsia="楷体"/>
    </w:rPr>
    <w:tblPr>
      <w:tblBorders>
        <w:top w:val="single" w:sz="8" w:space="0" w:color="000000"/>
        <w:left w:val="single" w:sz="8" w:space="0" w:color="000000"/>
        <w:bottom w:val="single" w:sz="8" w:space="0" w:color="000000"/>
        <w:right w:val="single" w:sz="8" w:space="0" w:color="000000"/>
      </w:tblBorders>
    </w:tblPr>
    <w:tblStylePr w:type="firstRow">
      <w:pPr>
        <w:spacing w:line="240" w:lineRule="auto"/>
      </w:pPr>
      <w:rPr>
        <w:b/>
        <w:bCs/>
        <w:color w:val="C7EDCC"/>
      </w:rPr>
      <w:tblPr/>
      <w:tcPr>
        <w:shd w:val="clear" w:color="auto" w:fill="000000"/>
      </w:tcPr>
    </w:tblStylePr>
    <w:tblStylePr w:type="lastRow">
      <w:pPr>
        <w:spacing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7397">
      <w:bodyDiv w:val="1"/>
      <w:marLeft w:val="0"/>
      <w:marRight w:val="0"/>
      <w:marTop w:val="0"/>
      <w:marBottom w:val="0"/>
      <w:divBdr>
        <w:top w:val="none" w:sz="0" w:space="0" w:color="auto"/>
        <w:left w:val="none" w:sz="0" w:space="0" w:color="auto"/>
        <w:bottom w:val="none" w:sz="0" w:space="0" w:color="auto"/>
        <w:right w:val="none" w:sz="0" w:space="0" w:color="auto"/>
      </w:divBdr>
    </w:div>
    <w:div w:id="52627693">
      <w:bodyDiv w:val="1"/>
      <w:marLeft w:val="0"/>
      <w:marRight w:val="0"/>
      <w:marTop w:val="0"/>
      <w:marBottom w:val="0"/>
      <w:divBdr>
        <w:top w:val="none" w:sz="0" w:space="0" w:color="auto"/>
        <w:left w:val="none" w:sz="0" w:space="0" w:color="auto"/>
        <w:bottom w:val="none" w:sz="0" w:space="0" w:color="auto"/>
        <w:right w:val="none" w:sz="0" w:space="0" w:color="auto"/>
      </w:divBdr>
    </w:div>
    <w:div w:id="83304980">
      <w:bodyDiv w:val="1"/>
      <w:marLeft w:val="0"/>
      <w:marRight w:val="0"/>
      <w:marTop w:val="0"/>
      <w:marBottom w:val="0"/>
      <w:divBdr>
        <w:top w:val="none" w:sz="0" w:space="0" w:color="auto"/>
        <w:left w:val="none" w:sz="0" w:space="0" w:color="auto"/>
        <w:bottom w:val="none" w:sz="0" w:space="0" w:color="auto"/>
        <w:right w:val="none" w:sz="0" w:space="0" w:color="auto"/>
      </w:divBdr>
    </w:div>
    <w:div w:id="139538242">
      <w:bodyDiv w:val="1"/>
      <w:marLeft w:val="0"/>
      <w:marRight w:val="0"/>
      <w:marTop w:val="0"/>
      <w:marBottom w:val="0"/>
      <w:divBdr>
        <w:top w:val="none" w:sz="0" w:space="0" w:color="auto"/>
        <w:left w:val="none" w:sz="0" w:space="0" w:color="auto"/>
        <w:bottom w:val="none" w:sz="0" w:space="0" w:color="auto"/>
        <w:right w:val="none" w:sz="0" w:space="0" w:color="auto"/>
      </w:divBdr>
    </w:div>
    <w:div w:id="163475986">
      <w:bodyDiv w:val="1"/>
      <w:marLeft w:val="0"/>
      <w:marRight w:val="0"/>
      <w:marTop w:val="0"/>
      <w:marBottom w:val="0"/>
      <w:divBdr>
        <w:top w:val="none" w:sz="0" w:space="0" w:color="auto"/>
        <w:left w:val="none" w:sz="0" w:space="0" w:color="auto"/>
        <w:bottom w:val="none" w:sz="0" w:space="0" w:color="auto"/>
        <w:right w:val="none" w:sz="0" w:space="0" w:color="auto"/>
      </w:divBdr>
    </w:div>
    <w:div w:id="183137666">
      <w:bodyDiv w:val="1"/>
      <w:marLeft w:val="0"/>
      <w:marRight w:val="0"/>
      <w:marTop w:val="0"/>
      <w:marBottom w:val="0"/>
      <w:divBdr>
        <w:top w:val="none" w:sz="0" w:space="0" w:color="auto"/>
        <w:left w:val="none" w:sz="0" w:space="0" w:color="auto"/>
        <w:bottom w:val="none" w:sz="0" w:space="0" w:color="auto"/>
        <w:right w:val="none" w:sz="0" w:space="0" w:color="auto"/>
      </w:divBdr>
    </w:div>
    <w:div w:id="219440433">
      <w:bodyDiv w:val="1"/>
      <w:marLeft w:val="0"/>
      <w:marRight w:val="0"/>
      <w:marTop w:val="0"/>
      <w:marBottom w:val="0"/>
      <w:divBdr>
        <w:top w:val="none" w:sz="0" w:space="0" w:color="auto"/>
        <w:left w:val="none" w:sz="0" w:space="0" w:color="auto"/>
        <w:bottom w:val="none" w:sz="0" w:space="0" w:color="auto"/>
        <w:right w:val="none" w:sz="0" w:space="0" w:color="auto"/>
      </w:divBdr>
    </w:div>
    <w:div w:id="286280210">
      <w:bodyDiv w:val="1"/>
      <w:marLeft w:val="0"/>
      <w:marRight w:val="0"/>
      <w:marTop w:val="0"/>
      <w:marBottom w:val="0"/>
      <w:divBdr>
        <w:top w:val="none" w:sz="0" w:space="0" w:color="auto"/>
        <w:left w:val="none" w:sz="0" w:space="0" w:color="auto"/>
        <w:bottom w:val="none" w:sz="0" w:space="0" w:color="auto"/>
        <w:right w:val="none" w:sz="0" w:space="0" w:color="auto"/>
      </w:divBdr>
    </w:div>
    <w:div w:id="292833748">
      <w:bodyDiv w:val="1"/>
      <w:marLeft w:val="0"/>
      <w:marRight w:val="0"/>
      <w:marTop w:val="0"/>
      <w:marBottom w:val="0"/>
      <w:divBdr>
        <w:top w:val="none" w:sz="0" w:space="0" w:color="auto"/>
        <w:left w:val="none" w:sz="0" w:space="0" w:color="auto"/>
        <w:bottom w:val="none" w:sz="0" w:space="0" w:color="auto"/>
        <w:right w:val="none" w:sz="0" w:space="0" w:color="auto"/>
      </w:divBdr>
    </w:div>
    <w:div w:id="307974158">
      <w:bodyDiv w:val="1"/>
      <w:marLeft w:val="0"/>
      <w:marRight w:val="0"/>
      <w:marTop w:val="0"/>
      <w:marBottom w:val="0"/>
      <w:divBdr>
        <w:top w:val="none" w:sz="0" w:space="0" w:color="auto"/>
        <w:left w:val="none" w:sz="0" w:space="0" w:color="auto"/>
        <w:bottom w:val="none" w:sz="0" w:space="0" w:color="auto"/>
        <w:right w:val="none" w:sz="0" w:space="0" w:color="auto"/>
      </w:divBdr>
    </w:div>
    <w:div w:id="377509360">
      <w:bodyDiv w:val="1"/>
      <w:marLeft w:val="0"/>
      <w:marRight w:val="0"/>
      <w:marTop w:val="0"/>
      <w:marBottom w:val="0"/>
      <w:divBdr>
        <w:top w:val="none" w:sz="0" w:space="0" w:color="auto"/>
        <w:left w:val="none" w:sz="0" w:space="0" w:color="auto"/>
        <w:bottom w:val="none" w:sz="0" w:space="0" w:color="auto"/>
        <w:right w:val="none" w:sz="0" w:space="0" w:color="auto"/>
      </w:divBdr>
    </w:div>
    <w:div w:id="385222892">
      <w:bodyDiv w:val="1"/>
      <w:marLeft w:val="0"/>
      <w:marRight w:val="0"/>
      <w:marTop w:val="0"/>
      <w:marBottom w:val="0"/>
      <w:divBdr>
        <w:top w:val="none" w:sz="0" w:space="0" w:color="auto"/>
        <w:left w:val="none" w:sz="0" w:space="0" w:color="auto"/>
        <w:bottom w:val="none" w:sz="0" w:space="0" w:color="auto"/>
        <w:right w:val="none" w:sz="0" w:space="0" w:color="auto"/>
      </w:divBdr>
    </w:div>
    <w:div w:id="480660676">
      <w:bodyDiv w:val="1"/>
      <w:marLeft w:val="0"/>
      <w:marRight w:val="0"/>
      <w:marTop w:val="0"/>
      <w:marBottom w:val="0"/>
      <w:divBdr>
        <w:top w:val="none" w:sz="0" w:space="0" w:color="auto"/>
        <w:left w:val="none" w:sz="0" w:space="0" w:color="auto"/>
        <w:bottom w:val="none" w:sz="0" w:space="0" w:color="auto"/>
        <w:right w:val="none" w:sz="0" w:space="0" w:color="auto"/>
      </w:divBdr>
    </w:div>
    <w:div w:id="503974942">
      <w:bodyDiv w:val="1"/>
      <w:marLeft w:val="0"/>
      <w:marRight w:val="0"/>
      <w:marTop w:val="0"/>
      <w:marBottom w:val="0"/>
      <w:divBdr>
        <w:top w:val="none" w:sz="0" w:space="0" w:color="auto"/>
        <w:left w:val="none" w:sz="0" w:space="0" w:color="auto"/>
        <w:bottom w:val="none" w:sz="0" w:space="0" w:color="auto"/>
        <w:right w:val="none" w:sz="0" w:space="0" w:color="auto"/>
      </w:divBdr>
    </w:div>
    <w:div w:id="505091880">
      <w:bodyDiv w:val="1"/>
      <w:marLeft w:val="0"/>
      <w:marRight w:val="0"/>
      <w:marTop w:val="0"/>
      <w:marBottom w:val="0"/>
      <w:divBdr>
        <w:top w:val="none" w:sz="0" w:space="0" w:color="auto"/>
        <w:left w:val="none" w:sz="0" w:space="0" w:color="auto"/>
        <w:bottom w:val="none" w:sz="0" w:space="0" w:color="auto"/>
        <w:right w:val="none" w:sz="0" w:space="0" w:color="auto"/>
      </w:divBdr>
    </w:div>
    <w:div w:id="507330825">
      <w:bodyDiv w:val="1"/>
      <w:marLeft w:val="0"/>
      <w:marRight w:val="0"/>
      <w:marTop w:val="0"/>
      <w:marBottom w:val="0"/>
      <w:divBdr>
        <w:top w:val="none" w:sz="0" w:space="0" w:color="auto"/>
        <w:left w:val="none" w:sz="0" w:space="0" w:color="auto"/>
        <w:bottom w:val="none" w:sz="0" w:space="0" w:color="auto"/>
        <w:right w:val="none" w:sz="0" w:space="0" w:color="auto"/>
      </w:divBdr>
    </w:div>
    <w:div w:id="538054798">
      <w:bodyDiv w:val="1"/>
      <w:marLeft w:val="0"/>
      <w:marRight w:val="0"/>
      <w:marTop w:val="0"/>
      <w:marBottom w:val="0"/>
      <w:divBdr>
        <w:top w:val="none" w:sz="0" w:space="0" w:color="auto"/>
        <w:left w:val="none" w:sz="0" w:space="0" w:color="auto"/>
        <w:bottom w:val="none" w:sz="0" w:space="0" w:color="auto"/>
        <w:right w:val="none" w:sz="0" w:space="0" w:color="auto"/>
      </w:divBdr>
    </w:div>
    <w:div w:id="551038393">
      <w:bodyDiv w:val="1"/>
      <w:marLeft w:val="0"/>
      <w:marRight w:val="0"/>
      <w:marTop w:val="0"/>
      <w:marBottom w:val="0"/>
      <w:divBdr>
        <w:top w:val="none" w:sz="0" w:space="0" w:color="auto"/>
        <w:left w:val="none" w:sz="0" w:space="0" w:color="auto"/>
        <w:bottom w:val="none" w:sz="0" w:space="0" w:color="auto"/>
        <w:right w:val="none" w:sz="0" w:space="0" w:color="auto"/>
      </w:divBdr>
    </w:div>
    <w:div w:id="553391125">
      <w:bodyDiv w:val="1"/>
      <w:marLeft w:val="0"/>
      <w:marRight w:val="0"/>
      <w:marTop w:val="0"/>
      <w:marBottom w:val="0"/>
      <w:divBdr>
        <w:top w:val="none" w:sz="0" w:space="0" w:color="auto"/>
        <w:left w:val="none" w:sz="0" w:space="0" w:color="auto"/>
        <w:bottom w:val="none" w:sz="0" w:space="0" w:color="auto"/>
        <w:right w:val="none" w:sz="0" w:space="0" w:color="auto"/>
      </w:divBdr>
    </w:div>
    <w:div w:id="651326302">
      <w:bodyDiv w:val="1"/>
      <w:marLeft w:val="0"/>
      <w:marRight w:val="0"/>
      <w:marTop w:val="0"/>
      <w:marBottom w:val="0"/>
      <w:divBdr>
        <w:top w:val="none" w:sz="0" w:space="0" w:color="auto"/>
        <w:left w:val="none" w:sz="0" w:space="0" w:color="auto"/>
        <w:bottom w:val="none" w:sz="0" w:space="0" w:color="auto"/>
        <w:right w:val="none" w:sz="0" w:space="0" w:color="auto"/>
      </w:divBdr>
    </w:div>
    <w:div w:id="666829020">
      <w:bodyDiv w:val="1"/>
      <w:marLeft w:val="0"/>
      <w:marRight w:val="0"/>
      <w:marTop w:val="0"/>
      <w:marBottom w:val="0"/>
      <w:divBdr>
        <w:top w:val="none" w:sz="0" w:space="0" w:color="auto"/>
        <w:left w:val="none" w:sz="0" w:space="0" w:color="auto"/>
        <w:bottom w:val="none" w:sz="0" w:space="0" w:color="auto"/>
        <w:right w:val="none" w:sz="0" w:space="0" w:color="auto"/>
      </w:divBdr>
    </w:div>
    <w:div w:id="787773136">
      <w:bodyDiv w:val="1"/>
      <w:marLeft w:val="0"/>
      <w:marRight w:val="0"/>
      <w:marTop w:val="0"/>
      <w:marBottom w:val="0"/>
      <w:divBdr>
        <w:top w:val="none" w:sz="0" w:space="0" w:color="auto"/>
        <w:left w:val="none" w:sz="0" w:space="0" w:color="auto"/>
        <w:bottom w:val="none" w:sz="0" w:space="0" w:color="auto"/>
        <w:right w:val="none" w:sz="0" w:space="0" w:color="auto"/>
      </w:divBdr>
    </w:div>
    <w:div w:id="822508835">
      <w:bodyDiv w:val="1"/>
      <w:marLeft w:val="0"/>
      <w:marRight w:val="0"/>
      <w:marTop w:val="0"/>
      <w:marBottom w:val="0"/>
      <w:divBdr>
        <w:top w:val="none" w:sz="0" w:space="0" w:color="auto"/>
        <w:left w:val="none" w:sz="0" w:space="0" w:color="auto"/>
        <w:bottom w:val="none" w:sz="0" w:space="0" w:color="auto"/>
        <w:right w:val="none" w:sz="0" w:space="0" w:color="auto"/>
      </w:divBdr>
    </w:div>
    <w:div w:id="822814818">
      <w:bodyDiv w:val="1"/>
      <w:marLeft w:val="0"/>
      <w:marRight w:val="0"/>
      <w:marTop w:val="0"/>
      <w:marBottom w:val="0"/>
      <w:divBdr>
        <w:top w:val="none" w:sz="0" w:space="0" w:color="auto"/>
        <w:left w:val="none" w:sz="0" w:space="0" w:color="auto"/>
        <w:bottom w:val="none" w:sz="0" w:space="0" w:color="auto"/>
        <w:right w:val="none" w:sz="0" w:space="0" w:color="auto"/>
      </w:divBdr>
    </w:div>
    <w:div w:id="868108279">
      <w:bodyDiv w:val="1"/>
      <w:marLeft w:val="0"/>
      <w:marRight w:val="0"/>
      <w:marTop w:val="0"/>
      <w:marBottom w:val="0"/>
      <w:divBdr>
        <w:top w:val="none" w:sz="0" w:space="0" w:color="auto"/>
        <w:left w:val="none" w:sz="0" w:space="0" w:color="auto"/>
        <w:bottom w:val="none" w:sz="0" w:space="0" w:color="auto"/>
        <w:right w:val="none" w:sz="0" w:space="0" w:color="auto"/>
      </w:divBdr>
    </w:div>
    <w:div w:id="887640939">
      <w:bodyDiv w:val="1"/>
      <w:marLeft w:val="0"/>
      <w:marRight w:val="0"/>
      <w:marTop w:val="0"/>
      <w:marBottom w:val="0"/>
      <w:divBdr>
        <w:top w:val="none" w:sz="0" w:space="0" w:color="auto"/>
        <w:left w:val="none" w:sz="0" w:space="0" w:color="auto"/>
        <w:bottom w:val="none" w:sz="0" w:space="0" w:color="auto"/>
        <w:right w:val="none" w:sz="0" w:space="0" w:color="auto"/>
      </w:divBdr>
    </w:div>
    <w:div w:id="907153058">
      <w:bodyDiv w:val="1"/>
      <w:marLeft w:val="0"/>
      <w:marRight w:val="0"/>
      <w:marTop w:val="0"/>
      <w:marBottom w:val="0"/>
      <w:divBdr>
        <w:top w:val="none" w:sz="0" w:space="0" w:color="auto"/>
        <w:left w:val="none" w:sz="0" w:space="0" w:color="auto"/>
        <w:bottom w:val="none" w:sz="0" w:space="0" w:color="auto"/>
        <w:right w:val="none" w:sz="0" w:space="0" w:color="auto"/>
      </w:divBdr>
    </w:div>
    <w:div w:id="930697086">
      <w:bodyDiv w:val="1"/>
      <w:marLeft w:val="0"/>
      <w:marRight w:val="0"/>
      <w:marTop w:val="0"/>
      <w:marBottom w:val="0"/>
      <w:divBdr>
        <w:top w:val="none" w:sz="0" w:space="0" w:color="auto"/>
        <w:left w:val="none" w:sz="0" w:space="0" w:color="auto"/>
        <w:bottom w:val="none" w:sz="0" w:space="0" w:color="auto"/>
        <w:right w:val="none" w:sz="0" w:space="0" w:color="auto"/>
      </w:divBdr>
    </w:div>
    <w:div w:id="931203120">
      <w:bodyDiv w:val="1"/>
      <w:marLeft w:val="0"/>
      <w:marRight w:val="0"/>
      <w:marTop w:val="0"/>
      <w:marBottom w:val="0"/>
      <w:divBdr>
        <w:top w:val="none" w:sz="0" w:space="0" w:color="auto"/>
        <w:left w:val="none" w:sz="0" w:space="0" w:color="auto"/>
        <w:bottom w:val="none" w:sz="0" w:space="0" w:color="auto"/>
        <w:right w:val="none" w:sz="0" w:space="0" w:color="auto"/>
      </w:divBdr>
    </w:div>
    <w:div w:id="1030842159">
      <w:bodyDiv w:val="1"/>
      <w:marLeft w:val="0"/>
      <w:marRight w:val="0"/>
      <w:marTop w:val="0"/>
      <w:marBottom w:val="0"/>
      <w:divBdr>
        <w:top w:val="none" w:sz="0" w:space="0" w:color="auto"/>
        <w:left w:val="none" w:sz="0" w:space="0" w:color="auto"/>
        <w:bottom w:val="none" w:sz="0" w:space="0" w:color="auto"/>
        <w:right w:val="none" w:sz="0" w:space="0" w:color="auto"/>
      </w:divBdr>
    </w:div>
    <w:div w:id="1037125405">
      <w:bodyDiv w:val="1"/>
      <w:marLeft w:val="0"/>
      <w:marRight w:val="0"/>
      <w:marTop w:val="0"/>
      <w:marBottom w:val="0"/>
      <w:divBdr>
        <w:top w:val="none" w:sz="0" w:space="0" w:color="auto"/>
        <w:left w:val="none" w:sz="0" w:space="0" w:color="auto"/>
        <w:bottom w:val="none" w:sz="0" w:space="0" w:color="auto"/>
        <w:right w:val="none" w:sz="0" w:space="0" w:color="auto"/>
      </w:divBdr>
    </w:div>
    <w:div w:id="1059212604">
      <w:bodyDiv w:val="1"/>
      <w:marLeft w:val="0"/>
      <w:marRight w:val="0"/>
      <w:marTop w:val="0"/>
      <w:marBottom w:val="0"/>
      <w:divBdr>
        <w:top w:val="none" w:sz="0" w:space="0" w:color="auto"/>
        <w:left w:val="none" w:sz="0" w:space="0" w:color="auto"/>
        <w:bottom w:val="none" w:sz="0" w:space="0" w:color="auto"/>
        <w:right w:val="none" w:sz="0" w:space="0" w:color="auto"/>
      </w:divBdr>
    </w:div>
    <w:div w:id="1077701791">
      <w:bodyDiv w:val="1"/>
      <w:marLeft w:val="0"/>
      <w:marRight w:val="0"/>
      <w:marTop w:val="0"/>
      <w:marBottom w:val="0"/>
      <w:divBdr>
        <w:top w:val="none" w:sz="0" w:space="0" w:color="auto"/>
        <w:left w:val="none" w:sz="0" w:space="0" w:color="auto"/>
        <w:bottom w:val="none" w:sz="0" w:space="0" w:color="auto"/>
        <w:right w:val="none" w:sz="0" w:space="0" w:color="auto"/>
      </w:divBdr>
    </w:div>
    <w:div w:id="1150094018">
      <w:bodyDiv w:val="1"/>
      <w:marLeft w:val="0"/>
      <w:marRight w:val="0"/>
      <w:marTop w:val="0"/>
      <w:marBottom w:val="0"/>
      <w:divBdr>
        <w:top w:val="none" w:sz="0" w:space="0" w:color="auto"/>
        <w:left w:val="none" w:sz="0" w:space="0" w:color="auto"/>
        <w:bottom w:val="none" w:sz="0" w:space="0" w:color="auto"/>
        <w:right w:val="none" w:sz="0" w:space="0" w:color="auto"/>
      </w:divBdr>
    </w:div>
    <w:div w:id="1193110487">
      <w:bodyDiv w:val="1"/>
      <w:marLeft w:val="0"/>
      <w:marRight w:val="0"/>
      <w:marTop w:val="0"/>
      <w:marBottom w:val="0"/>
      <w:divBdr>
        <w:top w:val="none" w:sz="0" w:space="0" w:color="auto"/>
        <w:left w:val="none" w:sz="0" w:space="0" w:color="auto"/>
        <w:bottom w:val="none" w:sz="0" w:space="0" w:color="auto"/>
        <w:right w:val="none" w:sz="0" w:space="0" w:color="auto"/>
      </w:divBdr>
    </w:div>
    <w:div w:id="1247151994">
      <w:bodyDiv w:val="1"/>
      <w:marLeft w:val="0"/>
      <w:marRight w:val="0"/>
      <w:marTop w:val="0"/>
      <w:marBottom w:val="0"/>
      <w:divBdr>
        <w:top w:val="none" w:sz="0" w:space="0" w:color="auto"/>
        <w:left w:val="none" w:sz="0" w:space="0" w:color="auto"/>
        <w:bottom w:val="none" w:sz="0" w:space="0" w:color="auto"/>
        <w:right w:val="none" w:sz="0" w:space="0" w:color="auto"/>
      </w:divBdr>
    </w:div>
    <w:div w:id="1278560397">
      <w:bodyDiv w:val="1"/>
      <w:marLeft w:val="0"/>
      <w:marRight w:val="0"/>
      <w:marTop w:val="0"/>
      <w:marBottom w:val="0"/>
      <w:divBdr>
        <w:top w:val="none" w:sz="0" w:space="0" w:color="auto"/>
        <w:left w:val="none" w:sz="0" w:space="0" w:color="auto"/>
        <w:bottom w:val="none" w:sz="0" w:space="0" w:color="auto"/>
        <w:right w:val="none" w:sz="0" w:space="0" w:color="auto"/>
      </w:divBdr>
    </w:div>
    <w:div w:id="1323851062">
      <w:bodyDiv w:val="1"/>
      <w:marLeft w:val="0"/>
      <w:marRight w:val="0"/>
      <w:marTop w:val="0"/>
      <w:marBottom w:val="0"/>
      <w:divBdr>
        <w:top w:val="none" w:sz="0" w:space="0" w:color="auto"/>
        <w:left w:val="none" w:sz="0" w:space="0" w:color="auto"/>
        <w:bottom w:val="none" w:sz="0" w:space="0" w:color="auto"/>
        <w:right w:val="none" w:sz="0" w:space="0" w:color="auto"/>
      </w:divBdr>
    </w:div>
    <w:div w:id="1372874372">
      <w:bodyDiv w:val="1"/>
      <w:marLeft w:val="0"/>
      <w:marRight w:val="0"/>
      <w:marTop w:val="0"/>
      <w:marBottom w:val="0"/>
      <w:divBdr>
        <w:top w:val="none" w:sz="0" w:space="0" w:color="auto"/>
        <w:left w:val="none" w:sz="0" w:space="0" w:color="auto"/>
        <w:bottom w:val="none" w:sz="0" w:space="0" w:color="auto"/>
        <w:right w:val="none" w:sz="0" w:space="0" w:color="auto"/>
      </w:divBdr>
    </w:div>
    <w:div w:id="1494755664">
      <w:bodyDiv w:val="1"/>
      <w:marLeft w:val="0"/>
      <w:marRight w:val="0"/>
      <w:marTop w:val="0"/>
      <w:marBottom w:val="0"/>
      <w:divBdr>
        <w:top w:val="none" w:sz="0" w:space="0" w:color="auto"/>
        <w:left w:val="none" w:sz="0" w:space="0" w:color="auto"/>
        <w:bottom w:val="none" w:sz="0" w:space="0" w:color="auto"/>
        <w:right w:val="none" w:sz="0" w:space="0" w:color="auto"/>
      </w:divBdr>
    </w:div>
    <w:div w:id="1517033323">
      <w:bodyDiv w:val="1"/>
      <w:marLeft w:val="0"/>
      <w:marRight w:val="0"/>
      <w:marTop w:val="0"/>
      <w:marBottom w:val="0"/>
      <w:divBdr>
        <w:top w:val="none" w:sz="0" w:space="0" w:color="auto"/>
        <w:left w:val="none" w:sz="0" w:space="0" w:color="auto"/>
        <w:bottom w:val="none" w:sz="0" w:space="0" w:color="auto"/>
        <w:right w:val="none" w:sz="0" w:space="0" w:color="auto"/>
      </w:divBdr>
    </w:div>
    <w:div w:id="1536038209">
      <w:bodyDiv w:val="1"/>
      <w:marLeft w:val="0"/>
      <w:marRight w:val="0"/>
      <w:marTop w:val="0"/>
      <w:marBottom w:val="0"/>
      <w:divBdr>
        <w:top w:val="none" w:sz="0" w:space="0" w:color="auto"/>
        <w:left w:val="none" w:sz="0" w:space="0" w:color="auto"/>
        <w:bottom w:val="none" w:sz="0" w:space="0" w:color="auto"/>
        <w:right w:val="none" w:sz="0" w:space="0" w:color="auto"/>
      </w:divBdr>
    </w:div>
    <w:div w:id="1561986552">
      <w:bodyDiv w:val="1"/>
      <w:marLeft w:val="0"/>
      <w:marRight w:val="0"/>
      <w:marTop w:val="0"/>
      <w:marBottom w:val="0"/>
      <w:divBdr>
        <w:top w:val="none" w:sz="0" w:space="0" w:color="auto"/>
        <w:left w:val="none" w:sz="0" w:space="0" w:color="auto"/>
        <w:bottom w:val="none" w:sz="0" w:space="0" w:color="auto"/>
        <w:right w:val="none" w:sz="0" w:space="0" w:color="auto"/>
      </w:divBdr>
    </w:div>
    <w:div w:id="1670132249">
      <w:bodyDiv w:val="1"/>
      <w:marLeft w:val="0"/>
      <w:marRight w:val="0"/>
      <w:marTop w:val="0"/>
      <w:marBottom w:val="0"/>
      <w:divBdr>
        <w:top w:val="none" w:sz="0" w:space="0" w:color="auto"/>
        <w:left w:val="none" w:sz="0" w:space="0" w:color="auto"/>
        <w:bottom w:val="none" w:sz="0" w:space="0" w:color="auto"/>
        <w:right w:val="none" w:sz="0" w:space="0" w:color="auto"/>
      </w:divBdr>
    </w:div>
    <w:div w:id="1673295376">
      <w:bodyDiv w:val="1"/>
      <w:marLeft w:val="0"/>
      <w:marRight w:val="0"/>
      <w:marTop w:val="0"/>
      <w:marBottom w:val="0"/>
      <w:divBdr>
        <w:top w:val="none" w:sz="0" w:space="0" w:color="auto"/>
        <w:left w:val="none" w:sz="0" w:space="0" w:color="auto"/>
        <w:bottom w:val="none" w:sz="0" w:space="0" w:color="auto"/>
        <w:right w:val="none" w:sz="0" w:space="0" w:color="auto"/>
      </w:divBdr>
    </w:div>
    <w:div w:id="1676834779">
      <w:bodyDiv w:val="1"/>
      <w:marLeft w:val="0"/>
      <w:marRight w:val="0"/>
      <w:marTop w:val="0"/>
      <w:marBottom w:val="0"/>
      <w:divBdr>
        <w:top w:val="none" w:sz="0" w:space="0" w:color="auto"/>
        <w:left w:val="none" w:sz="0" w:space="0" w:color="auto"/>
        <w:bottom w:val="none" w:sz="0" w:space="0" w:color="auto"/>
        <w:right w:val="none" w:sz="0" w:space="0" w:color="auto"/>
      </w:divBdr>
    </w:div>
    <w:div w:id="1809394913">
      <w:bodyDiv w:val="1"/>
      <w:marLeft w:val="0"/>
      <w:marRight w:val="0"/>
      <w:marTop w:val="0"/>
      <w:marBottom w:val="0"/>
      <w:divBdr>
        <w:top w:val="none" w:sz="0" w:space="0" w:color="auto"/>
        <w:left w:val="none" w:sz="0" w:space="0" w:color="auto"/>
        <w:bottom w:val="none" w:sz="0" w:space="0" w:color="auto"/>
        <w:right w:val="none" w:sz="0" w:space="0" w:color="auto"/>
      </w:divBdr>
    </w:div>
    <w:div w:id="1810128044">
      <w:bodyDiv w:val="1"/>
      <w:marLeft w:val="0"/>
      <w:marRight w:val="0"/>
      <w:marTop w:val="0"/>
      <w:marBottom w:val="0"/>
      <w:divBdr>
        <w:top w:val="none" w:sz="0" w:space="0" w:color="auto"/>
        <w:left w:val="none" w:sz="0" w:space="0" w:color="auto"/>
        <w:bottom w:val="none" w:sz="0" w:space="0" w:color="auto"/>
        <w:right w:val="none" w:sz="0" w:space="0" w:color="auto"/>
      </w:divBdr>
    </w:div>
    <w:div w:id="1825537718">
      <w:bodyDiv w:val="1"/>
      <w:marLeft w:val="0"/>
      <w:marRight w:val="0"/>
      <w:marTop w:val="0"/>
      <w:marBottom w:val="0"/>
      <w:divBdr>
        <w:top w:val="none" w:sz="0" w:space="0" w:color="auto"/>
        <w:left w:val="none" w:sz="0" w:space="0" w:color="auto"/>
        <w:bottom w:val="none" w:sz="0" w:space="0" w:color="auto"/>
        <w:right w:val="none" w:sz="0" w:space="0" w:color="auto"/>
      </w:divBdr>
    </w:div>
    <w:div w:id="1859082683">
      <w:bodyDiv w:val="1"/>
      <w:marLeft w:val="0"/>
      <w:marRight w:val="0"/>
      <w:marTop w:val="0"/>
      <w:marBottom w:val="0"/>
      <w:divBdr>
        <w:top w:val="none" w:sz="0" w:space="0" w:color="auto"/>
        <w:left w:val="none" w:sz="0" w:space="0" w:color="auto"/>
        <w:bottom w:val="none" w:sz="0" w:space="0" w:color="auto"/>
        <w:right w:val="none" w:sz="0" w:space="0" w:color="auto"/>
      </w:divBdr>
    </w:div>
    <w:div w:id="1891190911">
      <w:bodyDiv w:val="1"/>
      <w:marLeft w:val="0"/>
      <w:marRight w:val="0"/>
      <w:marTop w:val="0"/>
      <w:marBottom w:val="0"/>
      <w:divBdr>
        <w:top w:val="none" w:sz="0" w:space="0" w:color="auto"/>
        <w:left w:val="none" w:sz="0" w:space="0" w:color="auto"/>
        <w:bottom w:val="none" w:sz="0" w:space="0" w:color="auto"/>
        <w:right w:val="none" w:sz="0" w:space="0" w:color="auto"/>
      </w:divBdr>
    </w:div>
    <w:div w:id="1896575567">
      <w:bodyDiv w:val="1"/>
      <w:marLeft w:val="0"/>
      <w:marRight w:val="0"/>
      <w:marTop w:val="0"/>
      <w:marBottom w:val="0"/>
      <w:divBdr>
        <w:top w:val="none" w:sz="0" w:space="0" w:color="auto"/>
        <w:left w:val="none" w:sz="0" w:space="0" w:color="auto"/>
        <w:bottom w:val="none" w:sz="0" w:space="0" w:color="auto"/>
        <w:right w:val="none" w:sz="0" w:space="0" w:color="auto"/>
      </w:divBdr>
    </w:div>
    <w:div w:id="1901358804">
      <w:bodyDiv w:val="1"/>
      <w:marLeft w:val="0"/>
      <w:marRight w:val="0"/>
      <w:marTop w:val="0"/>
      <w:marBottom w:val="0"/>
      <w:divBdr>
        <w:top w:val="none" w:sz="0" w:space="0" w:color="auto"/>
        <w:left w:val="none" w:sz="0" w:space="0" w:color="auto"/>
        <w:bottom w:val="none" w:sz="0" w:space="0" w:color="auto"/>
        <w:right w:val="none" w:sz="0" w:space="0" w:color="auto"/>
      </w:divBdr>
    </w:div>
    <w:div w:id="1924602607">
      <w:bodyDiv w:val="1"/>
      <w:marLeft w:val="0"/>
      <w:marRight w:val="0"/>
      <w:marTop w:val="0"/>
      <w:marBottom w:val="0"/>
      <w:divBdr>
        <w:top w:val="none" w:sz="0" w:space="0" w:color="auto"/>
        <w:left w:val="none" w:sz="0" w:space="0" w:color="auto"/>
        <w:bottom w:val="none" w:sz="0" w:space="0" w:color="auto"/>
        <w:right w:val="none" w:sz="0" w:space="0" w:color="auto"/>
      </w:divBdr>
    </w:div>
    <w:div w:id="1926380968">
      <w:bodyDiv w:val="1"/>
      <w:marLeft w:val="0"/>
      <w:marRight w:val="0"/>
      <w:marTop w:val="0"/>
      <w:marBottom w:val="0"/>
      <w:divBdr>
        <w:top w:val="none" w:sz="0" w:space="0" w:color="auto"/>
        <w:left w:val="none" w:sz="0" w:space="0" w:color="auto"/>
        <w:bottom w:val="none" w:sz="0" w:space="0" w:color="auto"/>
        <w:right w:val="none" w:sz="0" w:space="0" w:color="auto"/>
      </w:divBdr>
    </w:div>
    <w:div w:id="1926840008">
      <w:bodyDiv w:val="1"/>
      <w:marLeft w:val="0"/>
      <w:marRight w:val="0"/>
      <w:marTop w:val="0"/>
      <w:marBottom w:val="0"/>
      <w:divBdr>
        <w:top w:val="none" w:sz="0" w:space="0" w:color="auto"/>
        <w:left w:val="none" w:sz="0" w:space="0" w:color="auto"/>
        <w:bottom w:val="none" w:sz="0" w:space="0" w:color="auto"/>
        <w:right w:val="none" w:sz="0" w:space="0" w:color="auto"/>
      </w:divBdr>
    </w:div>
    <w:div w:id="1934630124">
      <w:bodyDiv w:val="1"/>
      <w:marLeft w:val="0"/>
      <w:marRight w:val="0"/>
      <w:marTop w:val="0"/>
      <w:marBottom w:val="0"/>
      <w:divBdr>
        <w:top w:val="none" w:sz="0" w:space="0" w:color="auto"/>
        <w:left w:val="none" w:sz="0" w:space="0" w:color="auto"/>
        <w:bottom w:val="none" w:sz="0" w:space="0" w:color="auto"/>
        <w:right w:val="none" w:sz="0" w:space="0" w:color="auto"/>
      </w:divBdr>
    </w:div>
    <w:div w:id="1942445351">
      <w:bodyDiv w:val="1"/>
      <w:marLeft w:val="0"/>
      <w:marRight w:val="0"/>
      <w:marTop w:val="0"/>
      <w:marBottom w:val="0"/>
      <w:divBdr>
        <w:top w:val="none" w:sz="0" w:space="0" w:color="auto"/>
        <w:left w:val="none" w:sz="0" w:space="0" w:color="auto"/>
        <w:bottom w:val="none" w:sz="0" w:space="0" w:color="auto"/>
        <w:right w:val="none" w:sz="0" w:space="0" w:color="auto"/>
      </w:divBdr>
    </w:div>
    <w:div w:id="1944222416">
      <w:bodyDiv w:val="1"/>
      <w:marLeft w:val="0"/>
      <w:marRight w:val="0"/>
      <w:marTop w:val="0"/>
      <w:marBottom w:val="0"/>
      <w:divBdr>
        <w:top w:val="none" w:sz="0" w:space="0" w:color="auto"/>
        <w:left w:val="none" w:sz="0" w:space="0" w:color="auto"/>
        <w:bottom w:val="none" w:sz="0" w:space="0" w:color="auto"/>
        <w:right w:val="none" w:sz="0" w:space="0" w:color="auto"/>
      </w:divBdr>
    </w:div>
    <w:div w:id="1945914806">
      <w:bodyDiv w:val="1"/>
      <w:marLeft w:val="0"/>
      <w:marRight w:val="0"/>
      <w:marTop w:val="0"/>
      <w:marBottom w:val="0"/>
      <w:divBdr>
        <w:top w:val="none" w:sz="0" w:space="0" w:color="auto"/>
        <w:left w:val="none" w:sz="0" w:space="0" w:color="auto"/>
        <w:bottom w:val="none" w:sz="0" w:space="0" w:color="auto"/>
        <w:right w:val="none" w:sz="0" w:space="0" w:color="auto"/>
      </w:divBdr>
    </w:div>
    <w:div w:id="2001082922">
      <w:bodyDiv w:val="1"/>
      <w:marLeft w:val="0"/>
      <w:marRight w:val="0"/>
      <w:marTop w:val="0"/>
      <w:marBottom w:val="0"/>
      <w:divBdr>
        <w:top w:val="none" w:sz="0" w:space="0" w:color="auto"/>
        <w:left w:val="none" w:sz="0" w:space="0" w:color="auto"/>
        <w:bottom w:val="none" w:sz="0" w:space="0" w:color="auto"/>
        <w:right w:val="none" w:sz="0" w:space="0" w:color="auto"/>
      </w:divBdr>
    </w:div>
    <w:div w:id="2006784653">
      <w:bodyDiv w:val="1"/>
      <w:marLeft w:val="0"/>
      <w:marRight w:val="0"/>
      <w:marTop w:val="0"/>
      <w:marBottom w:val="0"/>
      <w:divBdr>
        <w:top w:val="none" w:sz="0" w:space="0" w:color="auto"/>
        <w:left w:val="none" w:sz="0" w:space="0" w:color="auto"/>
        <w:bottom w:val="none" w:sz="0" w:space="0" w:color="auto"/>
        <w:right w:val="none" w:sz="0" w:space="0" w:color="auto"/>
      </w:divBdr>
    </w:div>
    <w:div w:id="2026470592">
      <w:bodyDiv w:val="1"/>
      <w:marLeft w:val="0"/>
      <w:marRight w:val="0"/>
      <w:marTop w:val="0"/>
      <w:marBottom w:val="0"/>
      <w:divBdr>
        <w:top w:val="none" w:sz="0" w:space="0" w:color="auto"/>
        <w:left w:val="none" w:sz="0" w:space="0" w:color="auto"/>
        <w:bottom w:val="none" w:sz="0" w:space="0" w:color="auto"/>
        <w:right w:val="none" w:sz="0" w:space="0" w:color="auto"/>
      </w:divBdr>
    </w:div>
    <w:div w:id="2030251546">
      <w:bodyDiv w:val="1"/>
      <w:marLeft w:val="0"/>
      <w:marRight w:val="0"/>
      <w:marTop w:val="0"/>
      <w:marBottom w:val="0"/>
      <w:divBdr>
        <w:top w:val="none" w:sz="0" w:space="0" w:color="auto"/>
        <w:left w:val="none" w:sz="0" w:space="0" w:color="auto"/>
        <w:bottom w:val="none" w:sz="0" w:space="0" w:color="auto"/>
        <w:right w:val="none" w:sz="0" w:space="0" w:color="auto"/>
      </w:divBdr>
    </w:div>
    <w:div w:id="20784303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7A036-DDE8-4666-B206-7A474F54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3880</TotalTime>
  <Pages>1</Pages>
  <Words>5160</Words>
  <Characters>29418</Characters>
  <Application>Microsoft Office Word</Application>
  <DocSecurity>0</DocSecurity>
  <Lines>245</Lines>
  <Paragraphs>69</Paragraphs>
  <ScaleCrop>false</ScaleCrop>
  <Company>Lenovo</Company>
  <LinksUpToDate>false</LinksUpToDate>
  <CharactersWithSpaces>34509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济宁市兖州区惠民城建投资有限公司非公开发行公司债券项目立项申请报告</dc:title>
  <dc:subject/>
  <dc:creator>冯佳淇</dc:creator>
  <cp:keywords/>
  <cp:lastModifiedBy>冯佳淇</cp:lastModifiedBy>
  <cp:revision>55</cp:revision>
  <dcterms:created xsi:type="dcterms:W3CDTF">2024-06-21T00:52:00Z</dcterms:created>
  <dcterms:modified xsi:type="dcterms:W3CDTF">2026-08-28T00:00:00Z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6037E1A6304D489897A2DC7846DC1EE1</vt:lpwstr>
  </property>
</Properties>
</file>
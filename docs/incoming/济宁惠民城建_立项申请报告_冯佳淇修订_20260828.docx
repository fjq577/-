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360" w:lineRule="auto"/>
        <w:jc w:val="center"/>
        <w:rPr>
          <w:rFonts w:ascii="仿宋_GB2312" w:hAnsi="仿宋_GB2312" w:eastAsia="仿宋_GB2312" w:cs="仿宋_GB2312"/>
          <w:sz w:val="36"/>
          <w:szCs w:val="36"/>
        </w:rPr>
      </w:pPr>
      <w:r>
        <w:rPr>
          <w:rFonts w:ascii="仿宋_GB2312" w:hAnsi="仿宋_GB2312" w:eastAsia="仿宋_GB2312" w:cs="仿宋_GB2312"/>
          <w:sz w:val="36"/>
          <w:szCs w:val="36"/>
          <w:b/>
          <w:bCs/>
        </w:rPr>
        <w:t xml:space="preserve">济宁市兖州区惠民城建投资有限公司</w:t>
      </w:r>
    </w:p>
    <w:p>
      <w:pPr>
        <w:spacing w:before="240" w:after="80" w:line="360" w:lineRule="auto"/>
        <w:jc w:val="center"/>
        <w:rPr>
          <w:rFonts w:ascii="仿宋_GB2312" w:hAnsi="仿宋_GB2312" w:eastAsia="仿宋_GB2312" w:cs="仿宋_GB2312"/>
          <w:sz w:val="36"/>
          <w:szCs w:val="36"/>
        </w:rPr>
      </w:pPr>
      <w:r>
        <w:rPr>
          <w:rFonts w:ascii="仿宋_GB2312" w:hAnsi="仿宋_GB2312" w:eastAsia="仿宋_GB2312" w:cs="仿宋_GB2312"/>
          <w:sz w:val="36"/>
          <w:szCs w:val="36"/>
          <w:b/>
          <w:bCs/>
        </w:rPr>
        <w:t xml:space="preserve">非公开发行公司债券项目</w:t>
      </w:r>
    </w:p>
    <w:p>
      <w:pPr>
        <w:spacing w:before="240" w:after="80" w:line="360" w:lineRule="auto"/>
        <w:jc w:val="center"/>
        <w:rPr>
          <w:rFonts w:ascii="仿宋_GB2312" w:hAnsi="仿宋_GB2312" w:eastAsia="仿宋_GB2312" w:cs="仿宋_GB2312"/>
          <w:sz w:val="36"/>
          <w:szCs w:val="36"/>
        </w:rPr>
      </w:pPr>
      <w:r>
        <w:rPr>
          <w:rFonts w:ascii="仿宋_GB2312" w:hAnsi="仿宋_GB2312" w:eastAsia="仿宋_GB2312" w:cs="仿宋_GB2312"/>
          <w:sz w:val="36"/>
          <w:szCs w:val="36"/>
          <w:b/>
          <w:bCs/>
        </w:rPr>
        <w:t xml:space="preserve">立项申请报告</w:t>
      </w:r>
    </w:p>
    <w:p>
      <w:pPr>
        <w:spacing w:line="360" w:lineRule="auto" w:after="80"/>
        <w:rPr>
          <w:rFonts w:ascii="仿宋_GB2312" w:hAnsi="仿宋_GB2312" w:eastAsia="仿宋_GB2312" w:cs="仿宋_GB2312"/>
          <w:sz w:val="24"/>
          <w:szCs w:val="24"/>
        </w:rPr>
      </w:pPr>
      <w:r>
        <w:rPr>
          <w:rFonts w:ascii="仿宋_GB2312" w:hAnsi="仿宋_GB2312" w:eastAsia="仿宋_GB2312" w:cs="仿宋_GB2312"/>
          <w:sz w:val="24"/>
          <w:szCs w:val="24"/>
        </w:rPr>
        <w:t xml:space="preserve">所属部组：企业融资部    提交时间：</w:t>
      </w:r>
      <w:del w:id="2" w:author="冯佳淇" w:date="2026-08-28T08:00:00Z">
        <w:r>
          <w:rPr>
            <w:rFonts w:ascii="仿宋_GB2312" w:hAnsi="仿宋_GB2312" w:eastAsia="仿宋_GB2312" w:cs="仿宋_GB2312"/>
            <w:sz w:val="24"/>
            <w:szCs w:val="24"/>
          </w:rPr>
          <w:delText xml:space="preserve">2026年5月13日</w:delText>
        </w:r>
      </w:del>
      <w:ins w:id="3" w:author="冯佳淇" w:date="2026-08-28T08:00:00Z">
        <w:r>
          <w:rPr>
            <w:rFonts w:ascii="仿宋_GB2312" w:hAnsi="仿宋_GB2312" w:eastAsia="仿宋_GB2312" w:cs="仿宋_GB2312"/>
            <w:sz w:val="24"/>
            <w:szCs w:val="24"/>
          </w:rPr>
          <w:t xml:space="preserve">2026年8月28日</w:t>
        </w:r>
      </w:ins>
    </w:p>
    <w:p>
      <w:pPr>
        <w:spacing w:before="200" w:after="80" w:line="360" w:lineRule="auto"/>
        <w:rPr>
          <w:rFonts w:ascii="仿宋_GB2312" w:hAnsi="仿宋_GB2312" w:eastAsia="仿宋_GB2312" w:cs="仿宋_GB2312"/>
          <w:sz w:val="28"/>
          <w:szCs w:val="28"/>
        </w:rPr>
      </w:pPr>
      <w:r>
        <w:rPr>
          <w:rFonts w:ascii="仿宋_GB2312" w:hAnsi="仿宋_GB2312" w:eastAsia="仿宋_GB2312" w:cs="仿宋_GB2312"/>
          <w:sz w:val="28"/>
          <w:szCs w:val="28"/>
          <w:b/>
          <w:bCs/>
        </w:rPr>
        <w:t xml:space="preserve">一、客户名称</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济宁市兖州区惠民城建投资有限公司。</w:t>
      </w:r>
    </w:p>
    <w:p>
      <w:pPr>
        <w:spacing w:before="200" w:after="80" w:line="360" w:lineRule="auto"/>
        <w:rPr>
          <w:rFonts w:ascii="仿宋_GB2312" w:hAnsi="仿宋_GB2312" w:eastAsia="仿宋_GB2312" w:cs="仿宋_GB2312"/>
          <w:sz w:val="28"/>
          <w:szCs w:val="28"/>
        </w:rPr>
      </w:pPr>
      <w:r>
        <w:rPr>
          <w:rFonts w:ascii="仿宋_GB2312" w:hAnsi="仿宋_GB2312" w:eastAsia="仿宋_GB2312" w:cs="仿宋_GB2312"/>
          <w:sz w:val="28"/>
          <w:szCs w:val="28"/>
          <w:b/>
          <w:bCs/>
        </w:rPr>
        <w:t xml:space="preserve">二、项目类型</w:t>
      </w:r>
    </w:p>
    <w:p>
      <w:pPr>
        <w:spacing w:line="360" w:lineRule="auto" w:after="80"/>
        <w:ind w:firstLine="420"/>
        <w:rPr>
          <w:rFonts w:ascii="仿宋_GB2312" w:hAnsi="仿宋_GB2312" w:eastAsia="仿宋_GB2312" w:cs="仿宋_GB2312"/>
          <w:sz w:val="24"/>
          <w:szCs w:val="24"/>
        </w:rPr>
      </w:pPr>
      <w:del w:id="4" w:author="冯佳淇" w:date="2026-08-28T08:00:00Z">
        <w:r>
          <w:rPr>
            <w:rFonts w:ascii="仿宋_GB2312" w:hAnsi="仿宋_GB2312" w:eastAsia="仿宋_GB2312" w:cs="仿宋_GB2312"/>
            <w:sz w:val="24"/>
            <w:szCs w:val="24"/>
          </w:rPr>
          <w:delText xml:space="preserve">非公开发行债券。</w:delText>
        </w:r>
      </w:del>
      <w:ins w:id="5" w:author="冯佳淇" w:date="2026-08-28T08:00:00Z">
        <w:r>
          <w:rPr>
            <w:rFonts w:ascii="仿宋_GB2312" w:hAnsi="仿宋_GB2312" w:eastAsia="仿宋_GB2312" w:cs="仿宋_GB2312"/>
            <w:sz w:val="24"/>
            <w:szCs w:val="24"/>
          </w:rPr>
          <w:t xml:space="preserve">面向专业投资者非公开发行公司债券。</w:t>
        </w:r>
      </w:ins>
    </w:p>
    <w:p>
      <w:pPr>
        <w:spacing w:before="200" w:after="80" w:line="360" w:lineRule="auto"/>
        <w:rPr>
          <w:rFonts w:ascii="仿宋_GB2312" w:hAnsi="仿宋_GB2312" w:eastAsia="仿宋_GB2312" w:cs="仿宋_GB2312"/>
          <w:sz w:val="28"/>
          <w:szCs w:val="28"/>
        </w:rPr>
      </w:pPr>
      <w:r>
        <w:rPr>
          <w:rFonts w:ascii="仿宋_GB2312" w:hAnsi="仿宋_GB2312" w:eastAsia="仿宋_GB2312" w:cs="仿宋_GB2312"/>
          <w:sz w:val="28"/>
          <w:szCs w:val="28"/>
          <w:b/>
          <w:bCs/>
        </w:rPr>
        <w:t xml:space="preserve">三、公司角色</w:t>
      </w:r>
    </w:p>
    <w:p>
      <w:pPr>
        <w:spacing w:line="360" w:lineRule="auto" w:after="80"/>
        <w:ind w:firstLine="420"/>
        <w:rPr>
          <w:rFonts w:ascii="仿宋_GB2312" w:hAnsi="仿宋_GB2312" w:eastAsia="仿宋_GB2312" w:cs="仿宋_GB2312"/>
          <w:sz w:val="24"/>
          <w:szCs w:val="24"/>
        </w:rPr>
      </w:pPr>
      <w:del w:id="6" w:author="冯佳淇" w:date="2026-08-28T08:00:00Z">
        <w:r>
          <w:rPr>
            <w:rFonts w:ascii="仿宋_GB2312" w:hAnsi="仿宋_GB2312" w:eastAsia="仿宋_GB2312" w:cs="仿宋_GB2312"/>
            <w:sz w:val="24"/>
            <w:szCs w:val="24"/>
          </w:rPr>
          <w:delText xml:space="preserve">主承销商、受托管理人。</w:delText>
        </w:r>
      </w:del>
      <w:ins w:id="7" w:author="冯佳淇" w:date="2026-08-28T08:00:00Z">
        <w:r>
          <w:rPr>
            <w:rFonts w:ascii="仿宋_GB2312" w:hAnsi="仿宋_GB2312" w:eastAsia="仿宋_GB2312" w:cs="仿宋_GB2312"/>
            <w:sz w:val="24"/>
            <w:szCs w:val="24"/>
          </w:rPr>
          <w:t xml:space="preserve">联席主承销商、受托管理人、簿记管理人（甬兴证券有限公司）；德邦证券股份有限公司为联席主承销商。</w:t>
        </w:r>
      </w:ins>
    </w:p>
    <w:p>
      <w:pPr>
        <w:spacing w:before="200" w:after="80" w:line="360" w:lineRule="auto"/>
        <w:rPr>
          <w:rFonts w:ascii="仿宋_GB2312" w:hAnsi="仿宋_GB2312" w:eastAsia="仿宋_GB2312" w:cs="仿宋_GB2312"/>
          <w:sz w:val="28"/>
          <w:szCs w:val="28"/>
        </w:rPr>
      </w:pPr>
      <w:r>
        <w:rPr>
          <w:rFonts w:ascii="仿宋_GB2312" w:hAnsi="仿宋_GB2312" w:eastAsia="仿宋_GB2312" w:cs="仿宋_GB2312"/>
          <w:sz w:val="28"/>
          <w:szCs w:val="28"/>
          <w:b/>
          <w:bCs/>
        </w:rPr>
        <w:t xml:space="preserve">四、承销方式</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本次债券由主承销商以余额包销的方式承销，</w:t>
      </w:r>
      <w:ins w:id="8" w:author="冯佳淇" w:date="2026-08-28T08:00:00Z">
        <w:r>
          <w:rPr>
            <w:rFonts w:ascii="仿宋_GB2312" w:hAnsi="仿宋_GB2312" w:eastAsia="仿宋_GB2312" w:cs="仿宋_GB2312"/>
            <w:sz w:val="24"/>
            <w:szCs w:val="24"/>
          </w:rPr>
          <w:t xml:space="preserve">发行方式为簿记建档发行。</w:t>
        </w:r>
      </w:ins>
    </w:p>
    <w:p>
      <w:pPr>
        <w:spacing w:before="200" w:after="80" w:line="360" w:lineRule="auto"/>
        <w:rPr>
          <w:rFonts w:ascii="仿宋_GB2312" w:hAnsi="仿宋_GB2312" w:eastAsia="仿宋_GB2312" w:cs="仿宋_GB2312"/>
          <w:sz w:val="28"/>
          <w:szCs w:val="28"/>
        </w:rPr>
      </w:pPr>
      <w:r>
        <w:rPr>
          <w:rFonts w:ascii="仿宋_GB2312" w:hAnsi="仿宋_GB2312" w:eastAsia="仿宋_GB2312" w:cs="仿宋_GB2312"/>
          <w:sz w:val="28"/>
          <w:szCs w:val="28"/>
          <w:b/>
          <w:bCs/>
        </w:rPr>
        <w:t xml:space="preserve">五、是否构成关联交易项目</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否。</w:t>
      </w:r>
    </w:p>
    <w:p>
      <w:pPr>
        <w:spacing w:before="200" w:after="80" w:line="360" w:lineRule="auto"/>
        <w:rPr>
          <w:rFonts w:ascii="仿宋_GB2312" w:hAnsi="仿宋_GB2312" w:eastAsia="仿宋_GB2312" w:cs="仿宋_GB2312"/>
          <w:sz w:val="28"/>
          <w:szCs w:val="28"/>
        </w:rPr>
      </w:pPr>
      <w:r>
        <w:rPr>
          <w:rFonts w:ascii="仿宋_GB2312" w:hAnsi="仿宋_GB2312" w:eastAsia="仿宋_GB2312" w:cs="仿宋_GB2312"/>
          <w:sz w:val="28"/>
          <w:szCs w:val="28"/>
          <w:b/>
          <w:bCs/>
        </w:rPr>
        <w:t xml:space="preserve">六、是否存在聘请第三方中介机构的情形</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否。</w:t>
      </w:r>
    </w:p>
    <w:p>
      <w:pPr>
        <w:spacing w:before="200" w:after="80" w:line="360" w:lineRule="auto"/>
        <w:rPr>
          <w:rFonts w:ascii="仿宋_GB2312" w:hAnsi="仿宋_GB2312" w:eastAsia="仿宋_GB2312" w:cs="仿宋_GB2312"/>
          <w:sz w:val="28"/>
          <w:szCs w:val="28"/>
        </w:rPr>
      </w:pPr>
      <w:r>
        <w:rPr>
          <w:rFonts w:ascii="仿宋_GB2312" w:hAnsi="仿宋_GB2312" w:eastAsia="仿宋_GB2312" w:cs="仿宋_GB2312"/>
          <w:sz w:val="28"/>
          <w:szCs w:val="28"/>
          <w:b/>
          <w:bCs/>
        </w:rPr>
        <w:t xml:space="preserve">七、项目主要条款设计</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1、发行主体：济宁市兖州区惠民城建投资有限公司。</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2、债券全称：济宁市兖州区惠民城建投资有限公司2026年面向专业投资者非公开发行公司债券。</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3、发行规模：本次债券发行总额不超过6.78亿元（含6.78亿元），拟采取分期方式发行。挂牌转让场所为上海证券交易所。</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4、债券期限：本次债券期限不超过</w:t>
      </w:r>
      <w:del w:id="9" w:author="冯佳淇" w:date="2026-08-28T08:00:00Z">
        <w:r>
          <w:rPr>
            <w:rFonts w:ascii="仿宋_GB2312" w:hAnsi="仿宋_GB2312" w:eastAsia="仿宋_GB2312" w:cs="仿宋_GB2312"/>
            <w:sz w:val="24"/>
            <w:szCs w:val="24"/>
          </w:rPr>
          <w:delText xml:space="preserve">10年（含10年），可为单一期限品种，也可为多种期限的混合品种。</w:delText>
        </w:r>
      </w:del>
      <w:ins w:id="10" w:author="冯佳淇" w:date="2026-08-28T08:00:00Z">
        <w:r>
          <w:rPr>
            <w:rFonts w:ascii="仿宋_GB2312" w:hAnsi="仿宋_GB2312" w:eastAsia="仿宋_GB2312" w:cs="仿宋_GB2312"/>
            <w:sz w:val="24"/>
            <w:szCs w:val="24"/>
          </w:rPr>
          <w:t xml:space="preserve">5年（含5年）。</w:t>
        </w:r>
      </w:ins>
      <w:ins w:id="11" w:author="冯佳淇" w:date="2026-08-28T08:00:00Z">
        <w:r>
          <w:rPr>
            <w:rFonts w:ascii="仿宋_GB2312" w:hAnsi="仿宋_GB2312" w:eastAsia="仿宋_GB2312" w:cs="仿宋_GB2312"/>
            <w:sz w:val="24"/>
            <w:szCs w:val="24"/>
          </w:rPr>
          <w:t xml:space="preserve">本次债券面值为100元，按面值平价发行；为固定利率，按年付息，到期一次还本。</w:t>
        </w:r>
      </w:ins>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5、评级情况：经中证鹏元资信评估股份有限公司评定，发行人主体信用等级为AA+，评级展望为稳定；本次债券未评级。</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6、增信措施：本次债券不设定增信措施。</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7、募集资金用途：本次债券募集资金扣除发行费用后，拟全部用于偿还公司债券本金。</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8、主承销商：甬兴证券有限公司、德邦证券股份有限公司。受托管理人、簿记管理人：甬兴证券有限公司。本次债券面向专业投资者非公开发行，每次发行对象不超过二百人。本次公司债券发行结束后，认购人不可进行债券质押式回购。</w:t>
      </w:r>
    </w:p>
    <w:p>
      <w:pPr>
        <w:spacing w:before="200" w:after="80" w:line="360" w:lineRule="auto"/>
        <w:rPr>
          <w:rFonts w:ascii="仿宋_GB2312" w:hAnsi="仿宋_GB2312" w:eastAsia="仿宋_GB2312" w:cs="仿宋_GB2312"/>
          <w:sz w:val="28"/>
          <w:szCs w:val="28"/>
        </w:rPr>
      </w:pPr>
      <w:r>
        <w:rPr>
          <w:rFonts w:ascii="仿宋_GB2312" w:hAnsi="仿宋_GB2312" w:eastAsia="仿宋_GB2312" w:cs="仿宋_GB2312"/>
          <w:sz w:val="28"/>
          <w:szCs w:val="28"/>
          <w:b/>
          <w:bCs/>
        </w:rPr>
        <w:t xml:space="preserve">八、发行人背景</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1、发行人概况。中文名称：济宁市兖州区惠民城建投资有限公司。法定代表人：赵文广。注册资本及实缴资本：人民币370,117.51万元。成立日期：2002年6月24日。注册地址及办公地址：济宁市兖州区建设西路（牛旺地质家园西邻）。统一社会信用代码：91370882740225002D。控股股东：济宁市济东投资发展集团有限公司（持股100.00%）。实际控制人：济宁市兖州区国有资产监督管理局。</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2、发行人有息债务情况。最近两年及一期末，发行人有息负债余额分别为265.78亿元、246.20亿元和231.99亿元，占同期末总负债的比例分别为66.59%、68.54%和63.86%。截至2026年6月末，短期借款与一年内到期的非流动负债合计118.15亿元，占期末有息债务的比例为50.93%。</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3、发行人银行授信情况。截至2026年6月末，发行人在各金融机构的授信额度总额为——万元，其中已使用额度为——万元，剩余授信余额为——万元。</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4、发行人对外担保情况。截至2026年6月末，公司对外担保合计金额为577,030.99万元，占净资产的比例为20.31%。发行人对外担保对象主要为济宁市兖州区融通投资有限公司、济宁市济东投资发展集团有限公司等。</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5、发行人受限资产情况。截至2026年6月末，公司受限资产金额为——亿元，占净资产的比例为——%。</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6、发行人关联方应收款及其他或有负债。截至2026年6月末，发行人其他应收款账面价值为1,662,716.11万元，其中非经营性其他应收款账面价值为——万元。截至2026年6月末，政府性应收款中应收账款1,816,408.62万元、其他应收款676,091.96万元，合计2,492,500.58万元。截至2026年6月末，公司不存在重大未决诉讼、仲裁事项。</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7、发行人业务情况。2024年、2025年和2026年1-6月，发行人分别实现营业收入533,548.93万元、342,590.80万元和102,774.90万元。其中，市政工程业务收入分别为200,200.00万元、207,154.56万元和90,742.48万元，占营业收入的比重分别为37.52%、60.47%和88.29%；商品销售收入分别为299,048.06万元、49,730.46万元和8,019.50万元，占营业收入的比重分别为56.05%、14.52%和7.80%；转让土地使用权业务收入分别为4,282.30万元、57,102.71万元和0万元，占营业收入的比重分别为0.80%、16.67%和0.00%。</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8、发行人子公司情况。截至2026年6月末，发行人纳入合并报表范围的子公司为10家，其中一级子公司4家。发行人重要子公司为济宁市惠丰产业发展投资有限公司。截至2025年12月31日，惠丰产业总资产为2,489,181.59万元，净资产为862,384.90万元，负债合计1,626,796.69万元；2025年度实现营业收入107,925.54万元，净利润-32,631.76万元。</w:t>
      </w:r>
    </w:p>
    <w:p>
      <w:pPr>
        <w:spacing w:before="200" w:after="80" w:line="360" w:lineRule="auto"/>
        <w:rPr>
          <w:rFonts w:ascii="仿宋_GB2312" w:hAnsi="仿宋_GB2312" w:eastAsia="仿宋_GB2312" w:cs="仿宋_GB2312"/>
          <w:sz w:val="28"/>
          <w:szCs w:val="28"/>
        </w:rPr>
      </w:pPr>
      <w:r>
        <w:rPr>
          <w:rFonts w:ascii="仿宋_GB2312" w:hAnsi="仿宋_GB2312" w:eastAsia="仿宋_GB2312" w:cs="仿宋_GB2312"/>
          <w:sz w:val="28"/>
          <w:szCs w:val="28"/>
          <w:b/>
          <w:bCs/>
        </w:rPr>
        <w:t xml:space="preserve">九、发行人主要财务数据及指标</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山东舜天信诚会计师事务所（特殊普通合伙）对发行人2024年和2025年度财务报表进行了审计，并分别出具了鲁舜审字[2025]第0182号和鲁舜审字[2026]第0270号标准无保留意见的审计报告。发行人编制了2026年1-6月财务报表，该等财务报表未经审计。</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发行人最近两年及一期的主要财务指标如下：</w:t>
      </w:r>
    </w:p>
    <w:tbl>
      <w:tblPr>
        <w:tblStyle w:val="TableGrid"/>
        <w:tblW w:type="auto" w:w="0"/>
        <w:tblLook w:firstColumn="1" w:firstRow="1" w:lastColumn="0" w:lastRow="0" w:noHBand="0" w:noVBand="1" w:val="04A0"/>
      </w:tblPr>
      <w:tblGrid>
        <w:gridCol w:w="2295"/>
        <w:gridCol w:w="2295"/>
        <w:gridCol w:w="2295"/>
        <w:gridCol w:w="2295"/>
      </w:tblGrid>
      <w:tr>
        <w:tc>
          <w:tcPr>
            <w:tcW w:type="dxa" w:w="2295"/>
          </w:tcPr>
          <w:p>
            <w:pPr>
              <w:spacing w:line="360" w:lineRule="auto" w:after="80"/>
              <w:rPr>
                <w:rFonts w:ascii="仿宋_GB2312" w:hAnsi="仿宋_GB2312" w:eastAsia="仿宋_GB2312" w:cs="仿宋_GB2312"/>
                <w:sz w:val="20"/>
                <w:szCs w:val="20"/>
              </w:rPr>
            </w:pPr>
            <w:r>
              <w:rPr>
                <w:b/>
              </w:rPr>
            </w:r>
            <w:r>
              <w:rPr>
                <w:rFonts w:ascii="仿宋_GB2312" w:hAnsi="仿宋_GB2312" w:eastAsia="仿宋_GB2312" w:cs="仿宋_GB2312"/>
                <w:b/>
                <w:sz w:val="20"/>
                <w:szCs w:val="20"/>
              </w:rPr>
              <w:t xml:space="preserve">项目</w:t>
            </w:r>
          </w:p>
        </w:tc>
        <w:tc>
          <w:tcPr>
            <w:tcW w:type="dxa" w:w="2295"/>
          </w:tcPr>
          <w:p>
            <w:pPr>
              <w:spacing w:line="360" w:lineRule="auto" w:after="80"/>
              <w:rPr>
                <w:rFonts w:ascii="仿宋_GB2312" w:hAnsi="仿宋_GB2312" w:eastAsia="仿宋_GB2312" w:cs="仿宋_GB2312"/>
                <w:sz w:val="20"/>
                <w:szCs w:val="20"/>
              </w:rPr>
            </w:pPr>
            <w:r>
              <w:rPr>
                <w:b/>
              </w:rPr>
            </w:r>
            <w:r>
              <w:rPr>
                <w:rFonts w:ascii="仿宋_GB2312" w:hAnsi="仿宋_GB2312" w:eastAsia="仿宋_GB2312" w:cs="仿宋_GB2312"/>
                <w:b/>
                <w:sz w:val="20"/>
                <w:szCs w:val="20"/>
              </w:rPr>
              <w:t xml:space="preserve">2026年6月末/1-6月</w:t>
            </w:r>
          </w:p>
        </w:tc>
        <w:tc>
          <w:tcPr>
            <w:tcW w:type="dxa" w:w="2295"/>
          </w:tcPr>
          <w:p>
            <w:pPr>
              <w:spacing w:line="360" w:lineRule="auto" w:after="80"/>
              <w:rPr>
                <w:rFonts w:ascii="仿宋_GB2312" w:hAnsi="仿宋_GB2312" w:eastAsia="仿宋_GB2312" w:cs="仿宋_GB2312"/>
                <w:sz w:val="20"/>
                <w:szCs w:val="20"/>
              </w:rPr>
            </w:pPr>
            <w:r>
              <w:rPr>
                <w:b/>
              </w:rPr>
            </w:r>
            <w:r>
              <w:rPr>
                <w:rFonts w:ascii="仿宋_GB2312" w:hAnsi="仿宋_GB2312" w:eastAsia="仿宋_GB2312" w:cs="仿宋_GB2312"/>
                <w:b/>
                <w:sz w:val="20"/>
                <w:szCs w:val="20"/>
              </w:rPr>
              <w:t xml:space="preserve">2025年度/末</w:t>
            </w:r>
          </w:p>
        </w:tc>
        <w:tc>
          <w:tcPr>
            <w:tcW w:type="dxa" w:w="2295"/>
          </w:tcPr>
          <w:p>
            <w:pPr>
              <w:spacing w:line="360" w:lineRule="auto" w:after="80"/>
              <w:rPr>
                <w:rFonts w:ascii="仿宋_GB2312" w:hAnsi="仿宋_GB2312" w:eastAsia="仿宋_GB2312" w:cs="仿宋_GB2312"/>
                <w:sz w:val="20"/>
                <w:szCs w:val="20"/>
              </w:rPr>
            </w:pPr>
            <w:r>
              <w:rPr>
                <w:b/>
              </w:rPr>
            </w:r>
            <w:r>
              <w:rPr>
                <w:rFonts w:ascii="仿宋_GB2312" w:hAnsi="仿宋_GB2312" w:eastAsia="仿宋_GB2312" w:cs="仿宋_GB2312"/>
                <w:b/>
                <w:sz w:val="20"/>
                <w:szCs w:val="20"/>
              </w:rPr>
              <w:t xml:space="preserve">2024年度/末</w:t>
            </w:r>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总资产（亿元）</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647.36</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644.41</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679.47</w:t>
            </w:r>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总负债（亿元）</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363.28</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359.22</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399.12</w:t>
            </w:r>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全部债务（亿元）</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258.79</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278.07</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301.23</w:t>
            </w:r>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所有者权益（亿元）</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284.08</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285.19</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280.35</w:t>
            </w:r>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营业总收入（亿元）</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10.28</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34.26</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53.35</w:t>
            </w:r>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利润总额（亿元）</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1.66</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5.76</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3.84</w:t>
            </w:r>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净利润（亿元）</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1.66</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5.75</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3.81</w:t>
            </w:r>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扣除非经常性损益后净利润（亿元）</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5.87</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3.12</w:t>
            </w:r>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归属于母公司所有者的净利润（亿元）</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1.66</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5.74</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3.75</w:t>
            </w:r>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经营活动产生现金流量净额（亿元）</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1.76</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55.18</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-70.73</w:t>
            </w:r>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投资活动产生现金流量净额（亿元）</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0.82</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-17.15</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3.21</w:t>
            </w:r>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筹资活动产生现金流量净额（亿元）</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3.55</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-43.14</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72.58</w:t>
            </w:r>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流动比率</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1.99</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2.50</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2.53</w:t>
            </w:r>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速动比率</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1.60</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1.97</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1.95</w:t>
            </w:r>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资产负债率（%）</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56.12</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55.74</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58.74</w:t>
            </w:r>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债务资本比率（%）</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47.67</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49.37</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51.79</w:t>
            </w:r>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营业毛利率（%）</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13.28</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12.37</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8.35</w:t>
            </w:r>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加权平均净资产收益率（%）</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0.59</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2.04</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1.34</w:t>
            </w:r>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扣非后加权平均净资产收益率（%）</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2.10</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2.15</w:t>
            </w:r>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EBITDA（亿元）</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19.83</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13.32</w:t>
            </w:r>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EBITDA全部债务比</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7.13</w:t>
            </w:r>
          </w:p>
        </w:tc>
        <w:tc>
          <w:tcPr>
            <w:tcW w:type="dxa" w:w="2295"/>
          </w:tcPr>
          <w:p>
            <w:pPr>
              <w:spacing w:line="360" w:lineRule="auto" w:after="80"/>
              <w:rPr>
                <w:rFonts w:ascii="仿宋_GB2312" w:hAnsi="仿宋_GB2312" w:eastAsia="仿宋_GB2312" w:cs="仿宋_GB2312"/>
                <w:sz w:val="20"/>
                <w:szCs w:val="20"/>
              </w:rPr>
            </w:pPr>
            <w:r/>
            <w:del w:id="12" w:author="冯佳淇" w:date="2026-08-28T08:00:00Z">
              <w:r>
                <w:rPr>
                  <w:rFonts w:ascii="仿宋_GB2312" w:hAnsi="仿宋_GB2312" w:eastAsia="仿宋_GB2312" w:cs="仿宋_GB2312"/>
                  <w:sz w:val="20"/>
                  <w:szCs w:val="20"/>
                </w:rPr>
                <w:delText xml:space="preserve">0.04</w:delText>
              </w:r>
            </w:del>
            <w:ins w:id="13" w:author="冯佳淇" w:date="2026-08-28T08:00:00Z">
              <w:r>
                <w:rPr>
                  <w:rFonts w:ascii="仿宋_GB2312" w:hAnsi="仿宋_GB2312" w:eastAsia="仿宋_GB2312" w:cs="仿宋_GB2312"/>
                  <w:sz w:val="20"/>
                  <w:szCs w:val="20"/>
                </w:rPr>
                <w:t xml:space="preserve">4.42</w:t>
              </w:r>
            </w:ins>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EBITDA利息保障倍数</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1.40</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0.63</w:t>
            </w:r>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应收账款周转率</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0.06</w:t>
            </w:r>
          </w:p>
        </w:tc>
        <w:tc>
          <w:tcPr>
            <w:tcW w:type="dxa" w:w="2295"/>
          </w:tcPr>
          <w:p>
            <w:pPr>
              <w:spacing w:line="360" w:lineRule="auto" w:after="80"/>
              <w:rPr>
                <w:rFonts w:ascii="仿宋_GB2312" w:hAnsi="仿宋_GB2312" w:eastAsia="仿宋_GB2312" w:cs="仿宋_GB2312"/>
                <w:sz w:val="20"/>
                <w:szCs w:val="20"/>
              </w:rPr>
            </w:pPr>
            <w:r/>
            <w:del w:id="14" w:author="冯佳淇" w:date="2026-08-28T08:00:00Z">
              <w:r>
                <w:rPr>
                  <w:rFonts w:ascii="仿宋_GB2312" w:hAnsi="仿宋_GB2312" w:eastAsia="仿宋_GB2312" w:cs="仿宋_GB2312"/>
                  <w:sz w:val="20"/>
                  <w:szCs w:val="20"/>
                </w:rPr>
                <w:delText xml:space="preserve">0.05</w:delText>
              </w:r>
            </w:del>
            <w:ins w:id="15" w:author="冯佳淇" w:date="2026-08-28T08:00:00Z">
              <w:r>
                <w:rPr>
                  <w:rFonts w:ascii="仿宋_GB2312" w:hAnsi="仿宋_GB2312" w:eastAsia="仿宋_GB2312" w:cs="仿宋_GB2312"/>
                  <w:sz w:val="20"/>
                  <w:szCs w:val="20"/>
                </w:rPr>
                <w:t xml:space="preserve">0.20</w:t>
              </w:r>
            </w:ins>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0.36</w:t>
            </w:r>
          </w:p>
        </w:tc>
      </w:tr>
      <w:tr>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存货周转率</w:t>
            </w:r>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0.09</w:t>
            </w:r>
          </w:p>
        </w:tc>
        <w:tc>
          <w:tcPr>
            <w:tcW w:type="dxa" w:w="2295"/>
          </w:tcPr>
          <w:p>
            <w:pPr>
              <w:spacing w:line="360" w:lineRule="auto" w:after="80"/>
              <w:rPr>
                <w:rFonts w:ascii="仿宋_GB2312" w:hAnsi="仿宋_GB2312" w:eastAsia="仿宋_GB2312" w:cs="仿宋_GB2312"/>
                <w:sz w:val="20"/>
                <w:szCs w:val="20"/>
              </w:rPr>
            </w:pPr>
            <w:r/>
            <w:del w:id="16" w:author="冯佳淇" w:date="2026-08-28T08:00:00Z">
              <w:r>
                <w:rPr>
                  <w:rFonts w:ascii="仿宋_GB2312" w:hAnsi="仿宋_GB2312" w:eastAsia="仿宋_GB2312" w:cs="仿宋_GB2312"/>
                  <w:sz w:val="20"/>
                  <w:szCs w:val="20"/>
                </w:rPr>
                <w:delText xml:space="preserve">0.20</w:delText>
              </w:r>
            </w:del>
            <w:ins w:id="17" w:author="冯佳淇" w:date="2026-08-28T08:00:00Z">
              <w:r>
                <w:rPr>
                  <w:rFonts w:ascii="仿宋_GB2312" w:hAnsi="仿宋_GB2312" w:eastAsia="仿宋_GB2312" w:cs="仿宋_GB2312"/>
                  <w:sz w:val="20"/>
                  <w:szCs w:val="20"/>
                </w:rPr>
                <w:t xml:space="preserve">0.26</w:t>
              </w:r>
            </w:ins>
          </w:p>
        </w:tc>
        <w:tc>
          <w:tcPr>
            <w:tcW w:type="dxa" w:w="2295"/>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0.31</w:t>
            </w:r>
          </w:p>
        </w:tc>
      </w:tr>
    </w:tbl>
    <w:p/>
    <w:p>
      <w:pPr>
        <w:spacing w:before="200" w:after="80" w:line="360" w:lineRule="auto"/>
        <w:rPr>
          <w:rFonts w:ascii="仿宋_GB2312" w:hAnsi="仿宋_GB2312" w:eastAsia="仿宋_GB2312" w:cs="仿宋_GB2312"/>
          <w:sz w:val="28"/>
          <w:szCs w:val="28"/>
        </w:rPr>
      </w:pPr>
      <w:r>
        <w:rPr>
          <w:rFonts w:ascii="仿宋_GB2312" w:hAnsi="仿宋_GB2312" w:eastAsia="仿宋_GB2312" w:cs="仿宋_GB2312"/>
          <w:sz w:val="28"/>
          <w:szCs w:val="28"/>
          <w:b/>
          <w:bCs/>
        </w:rPr>
        <w:t xml:space="preserve">十、发行可行性分析</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发行人将按照《公司章程》规定履行内部决策程序，及时、公平地履行信息披露义务。本次债券仅面向专业投资者发行，且每次发行对象不超过二百人。发行人拟聘请甬兴证券有限公司作为牵头主承销商、受托管理人、簿记管理人，聘请德邦证券股份有限公司作为联席主承销商，聘请山东恒正律师事务所出具法律意见书。本次债券发行结束后将申请在上海证券交易所挂牌转让。</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经核查，立项小组认为发行人本次非公开发行公司债券符合《公司法》《证券法》《公司债券发行与交易管理办法》等现行规定，具备非公开发行公司债券并在证券交易所挂牌转让条件。发行人不属于《非公开发行公司债券项目承接负面清单指引（2024年修订）》所禁止的企业。</w:t>
      </w:r>
    </w:p>
    <w:p>
      <w:pPr>
        <w:spacing w:before="200" w:after="80" w:line="360" w:lineRule="auto"/>
        <w:rPr>
          <w:rFonts w:ascii="仿宋_GB2312" w:hAnsi="仿宋_GB2312" w:eastAsia="仿宋_GB2312" w:cs="仿宋_GB2312"/>
          <w:sz w:val="28"/>
          <w:szCs w:val="28"/>
        </w:rPr>
      </w:pPr>
      <w:r>
        <w:rPr>
          <w:rFonts w:ascii="仿宋_GB2312" w:hAnsi="仿宋_GB2312" w:eastAsia="仿宋_GB2312" w:cs="仿宋_GB2312"/>
          <w:sz w:val="28"/>
          <w:szCs w:val="28"/>
          <w:b/>
          <w:bCs/>
        </w:rPr>
        <w:t xml:space="preserve">十一、发行人偿债能力分析</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报告期内各期末，发行人流动比率分别为2.53、2.50和1.99，速动比率分别为1.95、1.97和1.60，资产负债率分别为58.74%、55.74%和56.12%。最近两年，公司EBITDA利息保障倍数分别为0.63和1.40。</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本期债券的偿债资金主要来源于发行人自身运营收入、外部融资渠道以及政府支持。2024年、2025年和2026年1-6月，发行人分别实现营业收入533,548.93万元、342,590.80万元和102,774.90万元，实现归属于母公司所有者的净利润分别为37,475.46万元、57,421.49万元和16,646.40万元。</w:t>
      </w:r>
    </w:p>
    <w:p>
      <w:pPr>
        <w:spacing w:before="200" w:after="80" w:line="360" w:lineRule="auto"/>
        <w:rPr>
          <w:rFonts w:ascii="仿宋_GB2312" w:hAnsi="仿宋_GB2312" w:eastAsia="仿宋_GB2312" w:cs="仿宋_GB2312"/>
          <w:sz w:val="28"/>
          <w:szCs w:val="28"/>
        </w:rPr>
      </w:pPr>
      <w:r>
        <w:rPr>
          <w:rFonts w:ascii="仿宋_GB2312" w:hAnsi="仿宋_GB2312" w:eastAsia="仿宋_GB2312" w:cs="仿宋_GB2312"/>
          <w:sz w:val="28"/>
          <w:szCs w:val="28"/>
          <w:b/>
          <w:bCs/>
        </w:rPr>
        <w:t xml:space="preserve">十二、债券担保情况</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本次债券无担保。</w:t>
      </w:r>
    </w:p>
    <w:p>
      <w:pPr>
        <w:spacing w:before="200" w:after="80" w:line="360" w:lineRule="auto"/>
        <w:rPr>
          <w:rFonts w:ascii="仿宋_GB2312" w:hAnsi="仿宋_GB2312" w:eastAsia="仿宋_GB2312" w:cs="仿宋_GB2312"/>
          <w:sz w:val="28"/>
          <w:szCs w:val="28"/>
        </w:rPr>
      </w:pPr>
      <w:r>
        <w:rPr>
          <w:rFonts w:ascii="仿宋_GB2312" w:hAnsi="仿宋_GB2312" w:eastAsia="仿宋_GB2312" w:cs="仿宋_GB2312"/>
          <w:sz w:val="28"/>
          <w:szCs w:val="28"/>
          <w:b/>
          <w:bCs/>
        </w:rPr>
        <w:t xml:space="preserve">十三、本期债券募集资金用途</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本次公司债券募集资金扣除发行费用后，拟全部用于偿还公司债券本金。发行人承诺本次债券不用于偿还公司到期公司债券本金以外用途，不涉及新增地方政府债务。明细如下：</w:t>
      </w:r>
    </w:p>
    <w:tbl>
      <w:tblPr>
        <w:tblStyle w:val="TableGrid"/>
        <w:tblW w:type="auto" w:w="0"/>
        <w:tblLook w:firstColumn="1" w:firstRow="1" w:lastColumn="0" w:lastRow="0" w:noHBand="0" w:noVBand="1" w:val="04A0"/>
      </w:tblPr>
      <w:tblGrid>
        <w:gridCol w:w="1530"/>
        <w:gridCol w:w="1530"/>
        <w:gridCol w:w="1530"/>
        <w:gridCol w:w="1530"/>
        <w:gridCol w:w="1530"/>
        <w:gridCol w:w="1530"/>
      </w:tblGrid>
      <w:tr>
        <w:tc>
          <w:tcPr>
            <w:tcW w:type="dxa" w:w="1530"/>
          </w:tcPr>
          <w:p>
            <w:pPr>
              <w:spacing w:line="360" w:lineRule="auto" w:after="80"/>
              <w:rPr>
                <w:rFonts w:ascii="仿宋_GB2312" w:hAnsi="仿宋_GB2312" w:eastAsia="仿宋_GB2312" w:cs="仿宋_GB2312"/>
                <w:sz w:val="20"/>
                <w:szCs w:val="20"/>
              </w:rPr>
            </w:pPr>
            <w:r>
              <w:rPr>
                <w:b/>
              </w:rPr>
            </w:r>
            <w:r>
              <w:rPr>
                <w:rFonts w:ascii="仿宋_GB2312" w:hAnsi="仿宋_GB2312" w:eastAsia="仿宋_GB2312" w:cs="仿宋_GB2312"/>
                <w:b/>
                <w:sz w:val="20"/>
                <w:szCs w:val="20"/>
              </w:rPr>
              <w:t xml:space="preserve">债券简称</w:t>
            </w:r>
          </w:p>
        </w:tc>
        <w:tc>
          <w:tcPr>
            <w:tcW w:type="dxa" w:w="1530"/>
          </w:tcPr>
          <w:p>
            <w:pPr>
              <w:spacing w:line="360" w:lineRule="auto" w:after="80"/>
              <w:rPr>
                <w:rFonts w:ascii="仿宋_GB2312" w:hAnsi="仿宋_GB2312" w:eastAsia="仿宋_GB2312" w:cs="仿宋_GB2312"/>
                <w:sz w:val="20"/>
                <w:szCs w:val="20"/>
              </w:rPr>
            </w:pPr>
            <w:r>
              <w:rPr>
                <w:b/>
              </w:rPr>
            </w:r>
            <w:r>
              <w:rPr>
                <w:rFonts w:ascii="仿宋_GB2312" w:hAnsi="仿宋_GB2312" w:eastAsia="仿宋_GB2312" w:cs="仿宋_GB2312"/>
                <w:b/>
                <w:sz w:val="20"/>
                <w:szCs w:val="20"/>
              </w:rPr>
              <w:t xml:space="preserve">债券余额（亿元）</w:t>
            </w:r>
          </w:p>
        </w:tc>
        <w:tc>
          <w:tcPr>
            <w:tcW w:type="dxa" w:w="1530"/>
          </w:tcPr>
          <w:p>
            <w:pPr>
              <w:spacing w:line="360" w:lineRule="auto" w:after="80"/>
              <w:rPr>
                <w:rFonts w:ascii="仿宋_GB2312" w:hAnsi="仿宋_GB2312" w:eastAsia="仿宋_GB2312" w:cs="仿宋_GB2312"/>
                <w:sz w:val="20"/>
                <w:szCs w:val="20"/>
              </w:rPr>
            </w:pPr>
            <w:r>
              <w:rPr>
                <w:b/>
              </w:rPr>
            </w:r>
            <w:r>
              <w:rPr>
                <w:rFonts w:ascii="仿宋_GB2312" w:hAnsi="仿宋_GB2312" w:eastAsia="仿宋_GB2312" w:cs="仿宋_GB2312"/>
                <w:b/>
                <w:sz w:val="20"/>
                <w:szCs w:val="20"/>
              </w:rPr>
              <w:t xml:space="preserve">起息日</w:t>
            </w:r>
          </w:p>
        </w:tc>
        <w:tc>
          <w:tcPr>
            <w:tcW w:type="dxa" w:w="1530"/>
          </w:tcPr>
          <w:p>
            <w:pPr>
              <w:spacing w:line="360" w:lineRule="auto" w:after="80"/>
              <w:rPr>
                <w:rFonts w:ascii="仿宋_GB2312" w:hAnsi="仿宋_GB2312" w:eastAsia="仿宋_GB2312" w:cs="仿宋_GB2312"/>
                <w:sz w:val="20"/>
                <w:szCs w:val="20"/>
              </w:rPr>
            </w:pPr>
            <w:r>
              <w:rPr>
                <w:b/>
              </w:rPr>
            </w:r>
            <w:r>
              <w:rPr>
                <w:rFonts w:ascii="仿宋_GB2312" w:hAnsi="仿宋_GB2312" w:eastAsia="仿宋_GB2312" w:cs="仿宋_GB2312"/>
                <w:b/>
                <w:sz w:val="20"/>
                <w:szCs w:val="20"/>
              </w:rPr>
              <w:t xml:space="preserve">回售日</w:t>
            </w:r>
          </w:p>
        </w:tc>
        <w:tc>
          <w:tcPr>
            <w:tcW w:type="dxa" w:w="1530"/>
          </w:tcPr>
          <w:p>
            <w:pPr>
              <w:spacing w:line="360" w:lineRule="auto" w:after="80"/>
              <w:rPr>
                <w:rFonts w:ascii="仿宋_GB2312" w:hAnsi="仿宋_GB2312" w:eastAsia="仿宋_GB2312" w:cs="仿宋_GB2312"/>
                <w:sz w:val="20"/>
                <w:szCs w:val="20"/>
              </w:rPr>
            </w:pPr>
            <w:r>
              <w:rPr>
                <w:b/>
              </w:rPr>
            </w:r>
            <w:r>
              <w:rPr>
                <w:rFonts w:ascii="仿宋_GB2312" w:hAnsi="仿宋_GB2312" w:eastAsia="仿宋_GB2312" w:cs="仿宋_GB2312"/>
                <w:b/>
                <w:sz w:val="20"/>
                <w:szCs w:val="20"/>
              </w:rPr>
              <w:t xml:space="preserve">到期日</w:t>
            </w:r>
          </w:p>
        </w:tc>
        <w:tc>
          <w:tcPr>
            <w:tcW w:type="dxa" w:w="1530"/>
          </w:tcPr>
          <w:p>
            <w:pPr>
              <w:spacing w:line="360" w:lineRule="auto" w:after="80"/>
              <w:rPr>
                <w:rFonts w:ascii="仿宋_GB2312" w:hAnsi="仿宋_GB2312" w:eastAsia="仿宋_GB2312" w:cs="仿宋_GB2312"/>
                <w:sz w:val="20"/>
                <w:szCs w:val="20"/>
              </w:rPr>
            </w:pPr>
            <w:r>
              <w:rPr>
                <w:b/>
              </w:rPr>
            </w:r>
            <w:r>
              <w:rPr>
                <w:rFonts w:ascii="仿宋_GB2312" w:hAnsi="仿宋_GB2312" w:eastAsia="仿宋_GB2312" w:cs="仿宋_GB2312"/>
                <w:b/>
                <w:sz w:val="20"/>
                <w:szCs w:val="20"/>
              </w:rPr>
              <w:t xml:space="preserve">拟使用募集资金（亿元）</w:t>
            </w:r>
          </w:p>
        </w:tc>
      </w:tr>
      <w:tr>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22兖投01</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1.90</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2022-01-27</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2025-01-27</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2027-01-27</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1.90</w:t>
            </w:r>
          </w:p>
        </w:tc>
      </w:tr>
      <w:tr>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23兖投01</w:t>
            </w:r>
          </w:p>
        </w:tc>
        <w:tc>
          <w:tcPr>
            <w:tcW w:type="dxa" w:w="1530"/>
          </w:tcPr>
          <w:p>
            <w:pPr>
              <w:spacing w:line="360" w:lineRule="auto" w:after="80"/>
              <w:rPr>
                <w:rFonts w:ascii="仿宋_GB2312" w:hAnsi="仿宋_GB2312" w:eastAsia="仿宋_GB2312" w:cs="仿宋_GB2312"/>
                <w:sz w:val="20"/>
                <w:szCs w:val="20"/>
              </w:rPr>
            </w:pPr>
            <w:r/>
            <w:del w:id="18" w:author="冯佳淇" w:date="2026-08-28T08:00:00Z">
              <w:r>
                <w:rPr>
                  <w:rFonts w:ascii="仿宋_GB2312" w:hAnsi="仿宋_GB2312" w:eastAsia="仿宋_GB2312" w:cs="仿宋_GB2312"/>
                  <w:sz w:val="20"/>
                  <w:szCs w:val="20"/>
                </w:rPr>
                <w:delText xml:space="preserve">0.38</w:delText>
              </w:r>
            </w:del>
            <w:ins w:id="19" w:author="冯佳淇" w:date="2026-08-28T08:00:00Z">
              <w:r>
                <w:rPr>
                  <w:rFonts w:ascii="仿宋_GB2312" w:hAnsi="仿宋_GB2312" w:eastAsia="仿宋_GB2312" w:cs="仿宋_GB2312"/>
                  <w:sz w:val="20"/>
                  <w:szCs w:val="20"/>
                </w:rPr>
                <w:t xml:space="preserve">0.378</w:t>
              </w:r>
            </w:ins>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2023-03-14</w:t>
            </w:r>
          </w:p>
        </w:tc>
        <w:tc>
          <w:tcPr>
            <w:tcW w:type="dxa" w:w="1530"/>
          </w:tcPr>
          <w:p>
            <w:pPr>
              <w:spacing w:line="360" w:lineRule="auto" w:after="80"/>
              <w:rPr>
                <w:rFonts w:ascii="仿宋_GB2312" w:hAnsi="仿宋_GB2312" w:eastAsia="仿宋_GB2312" w:cs="仿宋_GB2312"/>
                <w:sz w:val="20"/>
                <w:szCs w:val="20"/>
              </w:rPr>
            </w:pPr>
            <w:r/>
            <w:del w:id="20" w:author="冯佳淇" w:date="2026-08-28T08:00:00Z">
              <w:r>
                <w:rPr>
                  <w:rFonts w:ascii="仿宋_GB2312" w:hAnsi="仿宋_GB2312" w:eastAsia="仿宋_GB2312" w:cs="仿宋_GB2312"/>
                  <w:sz w:val="20"/>
                  <w:szCs w:val="20"/>
                </w:rPr>
                <w:delText xml:space="preserve">2027-3-14</w:delText>
              </w:r>
            </w:del>
            <w:ins w:id="21" w:author="冯佳淇" w:date="2026-08-28T08:00:00Z">
              <w:r>
                <w:rPr>
                  <w:rFonts w:ascii="仿宋_GB2312" w:hAnsi="仿宋_GB2312" w:eastAsia="仿宋_GB2312" w:cs="仿宋_GB2312"/>
                  <w:sz w:val="20"/>
                  <w:szCs w:val="20"/>
                </w:rPr>
                <w:t xml:space="preserve">2025-03-14、2027-03-14</w:t>
              </w:r>
            </w:ins>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2028-03-14</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0.378</w:t>
            </w:r>
          </w:p>
        </w:tc>
      </w:tr>
      <w:tr>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24兖投01</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3.10</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2024-04-25</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2027-04-25</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2029-04-25</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3.10</w:t>
            </w:r>
          </w:p>
        </w:tc>
      </w:tr>
      <w:tr>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22兖州01</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1.40</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2022-05-24</w:t>
            </w:r>
          </w:p>
        </w:tc>
        <w:tc>
          <w:tcPr>
            <w:tcW w:type="dxa" w:w="1530"/>
          </w:tcPr>
          <w:p>
            <w:pPr>
              <w:spacing w:line="360" w:lineRule="auto" w:after="80"/>
              <w:rPr>
                <w:rFonts w:ascii="仿宋_GB2312" w:hAnsi="仿宋_GB2312" w:eastAsia="仿宋_GB2312" w:cs="仿宋_GB2312"/>
                <w:sz w:val="20"/>
                <w:szCs w:val="20"/>
              </w:rPr>
            </w:pPr>
            <w:r/>
            <w:del w:id="22" w:author="冯佳淇" w:date="2026-08-28T08:00:00Z">
              <w:r>
                <w:rPr>
                  <w:rFonts w:ascii="仿宋_GB2312" w:hAnsi="仿宋_GB2312" w:eastAsia="仿宋_GB2312" w:cs="仿宋_GB2312"/>
                  <w:sz w:val="20"/>
                  <w:szCs w:val="20"/>
                </w:rPr>
                <w:delText xml:space="preserve">2026-5-24</w:delText>
              </w:r>
            </w:del>
            <w:ins w:id="23" w:author="冯佳淇" w:date="2026-08-28T08:00:00Z">
              <w:r>
                <w:rPr>
                  <w:rFonts w:ascii="仿宋_GB2312" w:hAnsi="仿宋_GB2312" w:eastAsia="仿宋_GB2312" w:cs="仿宋_GB2312"/>
                  <w:sz w:val="20"/>
                  <w:szCs w:val="20"/>
                </w:rPr>
                <w:t xml:space="preserve">2024-05-24、2026-05-24</w:t>
              </w:r>
            </w:ins>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2027-05-24</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1.40</w:t>
            </w:r>
          </w:p>
        </w:tc>
      </w:tr>
      <w:tr>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合计</w:t>
            </w:r>
          </w:p>
        </w:tc>
        <w:tc>
          <w:tcPr>
            <w:tcW w:type="dxa" w:w="1530"/>
          </w:tcPr>
          <w:p>
            <w:pPr>
              <w:spacing w:line="360" w:lineRule="auto" w:after="80"/>
              <w:rPr>
                <w:rFonts w:ascii="仿宋_GB2312" w:hAnsi="仿宋_GB2312" w:eastAsia="仿宋_GB2312" w:cs="仿宋_GB2312"/>
                <w:sz w:val="20"/>
                <w:szCs w:val="20"/>
              </w:rPr>
            </w:pPr>
            <w:r/>
            <w:del w:id="24" w:author="冯佳淇" w:date="2026-08-28T08:00:00Z">
              <w:r>
                <w:rPr>
                  <w:rFonts w:ascii="仿宋_GB2312" w:hAnsi="仿宋_GB2312" w:eastAsia="仿宋_GB2312" w:cs="仿宋_GB2312"/>
                  <w:sz w:val="20"/>
                  <w:szCs w:val="20"/>
                </w:rPr>
                <w:delText xml:space="preserve">6.78</w:delText>
              </w:r>
            </w:del>
            <w:ins w:id="25" w:author="冯佳淇" w:date="2026-08-28T08:00:00Z">
              <w:r>
                <w:rPr>
                  <w:rFonts w:ascii="仿宋_GB2312" w:hAnsi="仿宋_GB2312" w:eastAsia="仿宋_GB2312" w:cs="仿宋_GB2312"/>
                  <w:sz w:val="20"/>
                  <w:szCs w:val="20"/>
                </w:rPr>
                <w:t xml:space="preserve">6.778</w:t>
              </w:r>
            </w:ins>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6.778</w:t>
            </w:r>
          </w:p>
        </w:tc>
      </w:tr>
    </w:tbl>
    <w:p/>
    <w:p>
      <w:pPr>
        <w:spacing w:before="200" w:after="80" w:line="360" w:lineRule="auto"/>
        <w:rPr>
          <w:rFonts w:ascii="仿宋_GB2312" w:hAnsi="仿宋_GB2312" w:eastAsia="仿宋_GB2312" w:cs="仿宋_GB2312"/>
          <w:sz w:val="28"/>
          <w:szCs w:val="28"/>
        </w:rPr>
      </w:pPr>
      <w:r>
        <w:rPr>
          <w:rFonts w:ascii="仿宋_GB2312" w:hAnsi="仿宋_GB2312" w:eastAsia="仿宋_GB2312" w:cs="仿宋_GB2312"/>
          <w:sz w:val="28"/>
          <w:szCs w:val="28"/>
          <w:b/>
          <w:bCs/>
        </w:rPr>
        <w:t xml:space="preserve">十四、主要风险</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1、政府性应收款占比较高、回款较慢的风险。截至2026年6月末，发行人政府性应收账款及其他应收款分别为1,816,408.62万元及676,091.96万元，合计2,492,500.58万元。</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2、非经营性其他应收款规模较大的风险。截至2026年6月末，发行人其他应收款账面价值为1,662,716.11万元，其中非经营性其他应收款账面价值为——万元。</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3、存货规模较大、流动性较弱的风险。2024年末、2025年末和2026年6月末，发行人存货分别为1,240,394.93万元、1,034,076.10万元和953,030.10万元，占总资产比例分别为18.26%、16.05%和14.72%。截至2026年6月末，存货-开发成本中的代建项目账面余额为——万元。</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4、金融资产不易及时变现的风险。2024年末、2025年末和2026年6月末，发行人其他债权投资均为2,566.36万元，其他非流动金融资产分别为125,896.49万元、307,232.33万元和317,232.33万元。</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5、受限资产较大的风险。截至2026年6月末，公司受限资产金额为——亿元，占净资产的比例为——%。</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6、有息负债规模较大及短期偿债压力较大的风险。2024年末、2025年末和2026年6月末，发行人有息负债分别为265.78亿元、246.20亿元和231.99亿元，占负债总额比例分别为66.59%、68.54%和63.86%。截至2026年6月末，短期借款与一年内到期的非流动负债合计118.15亿元，占期末有息债务的比例为50.93%。</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7、信托等非传统融资规模较大的风险。2024年末、2025年末和2026年6月末，发行人非传统融资余额分别为35.94亿元、50.70亿元和——亿元，占有息债务总额的比例分别为13.85%、19.08%和——%。</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8、或有负债风险。截至2026年6月末，公司对外担保合计金额为577,030.99万元，占净资产的比例为20.31%。</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9、EBITDA保障倍数较低的风险。截至2024年末、2025年末和2026年6月末，发行人EBITDA利息保障倍数分别为0.63、1.40和——。</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10、可使用授信额度较小的风险。截至2026年6月末，发行人在各金融机构的授信额度总额为——万元，其中已使用额度为——万元，剩余授信余额为——万元。</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11、现金流波动风险。2024年、2025年和2026年1-6月，经营活动产生的现金流量净额分别为-707,296.19万元、551,756.69万元和17,644.06万元；筹资活动产生的现金流量净额分别为725,842.49万元、-431,360.84万元和35,533.84万元；投资活动产生的现金流量净额分别为32,071.76万元、-171,537.97万元和8,180.33万元。现金及现金等价物净增加额分别为50,618.05万元、-51,142.12万元和61,358.22万元，期末余额分别为75,375.01万元、24,232.89万元和85,591.11万元。</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12、期间费用金额较大的风险。2024年、2025年和2026年1-6月，发行人期间费用分别为142,537.04万元、128,585.67万元和58,169.56万元，期间费用率分别为26.71%、37.53%和56.60%。</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13、盈利依赖政府补贴的风险。2024年、2025年和2026年1-6月，发行人净利润分别为38,065.12万元、57,496.94万元和16,623.24万元，财政补贴收入分别为179,575.68万元、170,935.79万元和84,271.18万元，政府补贴占净利润比分别为471.76%、297.30%和507.0%。</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14、投资性房地产公允价值变动的风险。2024年、2025年和2026年1-6月，发行人投资性房地产公允价值变动收益分别为-1,333.28万元、58.96万元和0.00万元。</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15、市政工程收入来源集中及盈利波动风险。2024年、2025年和2026年1-6月，市政工程业务收入占营业收入的比重分别为37.52%、60.47%和88.29%；营业毛利率分别为8.35%、12.37%和13.28%。</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16、运营效率较低的风险。2024年、2025年和2026年1-6月，应收账款周转率分别为0.36、0.20和0.06，存货周转率分别为0.31、0.26和0.09。</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17、转让土地使用权业务未来收入不稳定的风险。2024年、2025年和2026年1-6月，该项收入分别为4,282.30万元、57,102.71万元和0万元。</w:t>
      </w:r>
    </w:p>
    <w:p>
      <w:pPr>
        <w:spacing w:before="200" w:after="80" w:line="360" w:lineRule="auto"/>
        <w:rPr>
          <w:rFonts w:ascii="仿宋_GB2312" w:hAnsi="仿宋_GB2312" w:eastAsia="仿宋_GB2312" w:cs="仿宋_GB2312"/>
          <w:sz w:val="28"/>
          <w:szCs w:val="28"/>
        </w:rPr>
      </w:pPr>
      <w:r>
        <w:rPr>
          <w:rFonts w:ascii="仿宋_GB2312" w:hAnsi="仿宋_GB2312" w:eastAsia="仿宋_GB2312" w:cs="仿宋_GB2312"/>
          <w:sz w:val="28"/>
          <w:szCs w:val="28"/>
          <w:b/>
          <w:bCs/>
        </w:rPr>
        <w:t xml:space="preserve">十五、人员配备</w:t>
      </w:r>
    </w:p>
    <w:tbl>
      <w:tblPr>
        <w:tblStyle w:val="TableGrid"/>
        <w:tblW w:type="auto" w:w="0"/>
        <w:tblLook w:firstColumn="1" w:firstRow="1" w:lastColumn="0" w:lastRow="0" w:noHBand="0" w:noVBand="1" w:val="04A0"/>
      </w:tblPr>
      <w:tblGrid>
        <w:gridCol w:w="1530"/>
        <w:gridCol w:w="1530"/>
        <w:gridCol w:w="1530"/>
        <w:gridCol w:w="1530"/>
        <w:gridCol w:w="1530"/>
        <w:gridCol w:w="1530"/>
      </w:tblGrid>
      <w:tr>
        <w:tc>
          <w:tcPr>
            <w:tcW w:type="dxa" w:w="1530"/>
          </w:tcPr>
          <w:p>
            <w:pPr>
              <w:spacing w:line="360" w:lineRule="auto" w:after="80"/>
              <w:rPr>
                <w:rFonts w:ascii="仿宋_GB2312" w:hAnsi="仿宋_GB2312" w:eastAsia="仿宋_GB2312" w:cs="仿宋_GB2312"/>
                <w:sz w:val="20"/>
                <w:szCs w:val="20"/>
              </w:rPr>
            </w:pPr>
            <w:r>
              <w:rPr>
                <w:b/>
              </w:rPr>
            </w:r>
            <w:r>
              <w:rPr>
                <w:rFonts w:ascii="仿宋_GB2312" w:hAnsi="仿宋_GB2312" w:eastAsia="仿宋_GB2312" w:cs="仿宋_GB2312"/>
                <w:b/>
                <w:sz w:val="20"/>
                <w:szCs w:val="20"/>
              </w:rPr>
              <w:t xml:space="preserve">序号</w:t>
            </w:r>
          </w:p>
        </w:tc>
        <w:tc>
          <w:tcPr>
            <w:tcW w:type="dxa" w:w="1530"/>
          </w:tcPr>
          <w:p>
            <w:pPr>
              <w:spacing w:line="360" w:lineRule="auto" w:after="80"/>
              <w:rPr>
                <w:rFonts w:ascii="仿宋_GB2312" w:hAnsi="仿宋_GB2312" w:eastAsia="仿宋_GB2312" w:cs="仿宋_GB2312"/>
                <w:sz w:val="20"/>
                <w:szCs w:val="20"/>
              </w:rPr>
            </w:pPr>
            <w:r>
              <w:rPr>
                <w:b/>
              </w:rPr>
            </w:r>
            <w:r>
              <w:rPr>
                <w:rFonts w:ascii="仿宋_GB2312" w:hAnsi="仿宋_GB2312" w:eastAsia="仿宋_GB2312" w:cs="仿宋_GB2312"/>
                <w:b/>
                <w:sz w:val="20"/>
                <w:szCs w:val="20"/>
              </w:rPr>
              <w:t xml:space="preserve">姓名</w:t>
            </w:r>
          </w:p>
        </w:tc>
        <w:tc>
          <w:tcPr>
            <w:tcW w:type="dxa" w:w="1530"/>
          </w:tcPr>
          <w:p>
            <w:pPr>
              <w:spacing w:line="360" w:lineRule="auto" w:after="80"/>
              <w:rPr>
                <w:rFonts w:ascii="仿宋_GB2312" w:hAnsi="仿宋_GB2312" w:eastAsia="仿宋_GB2312" w:cs="仿宋_GB2312"/>
                <w:sz w:val="20"/>
                <w:szCs w:val="20"/>
              </w:rPr>
            </w:pPr>
            <w:r>
              <w:rPr>
                <w:b/>
              </w:rPr>
            </w:r>
            <w:r>
              <w:rPr>
                <w:rFonts w:ascii="仿宋_GB2312" w:hAnsi="仿宋_GB2312" w:eastAsia="仿宋_GB2312" w:cs="仿宋_GB2312"/>
                <w:b/>
                <w:sz w:val="20"/>
                <w:szCs w:val="20"/>
              </w:rPr>
              <w:t xml:space="preserve">职位</w:t>
            </w:r>
          </w:p>
        </w:tc>
        <w:tc>
          <w:tcPr>
            <w:tcW w:type="dxa" w:w="1530"/>
          </w:tcPr>
          <w:p>
            <w:pPr>
              <w:spacing w:line="360" w:lineRule="auto" w:after="80"/>
              <w:rPr>
                <w:rFonts w:ascii="仿宋_GB2312" w:hAnsi="仿宋_GB2312" w:eastAsia="仿宋_GB2312" w:cs="仿宋_GB2312"/>
                <w:sz w:val="20"/>
                <w:szCs w:val="20"/>
              </w:rPr>
            </w:pPr>
            <w:r>
              <w:rPr>
                <w:b/>
              </w:rPr>
            </w:r>
            <w:r>
              <w:rPr>
                <w:rFonts w:ascii="仿宋_GB2312" w:hAnsi="仿宋_GB2312" w:eastAsia="仿宋_GB2312" w:cs="仿宋_GB2312"/>
                <w:b/>
                <w:sz w:val="20"/>
                <w:szCs w:val="20"/>
              </w:rPr>
              <w:t xml:space="preserve">学历</w:t>
            </w:r>
          </w:p>
        </w:tc>
        <w:tc>
          <w:tcPr>
            <w:tcW w:type="dxa" w:w="1530"/>
          </w:tcPr>
          <w:p>
            <w:pPr>
              <w:spacing w:line="360" w:lineRule="auto" w:after="80"/>
              <w:rPr>
                <w:rFonts w:ascii="仿宋_GB2312" w:hAnsi="仿宋_GB2312" w:eastAsia="仿宋_GB2312" w:cs="仿宋_GB2312"/>
                <w:sz w:val="20"/>
                <w:szCs w:val="20"/>
              </w:rPr>
            </w:pPr>
            <w:r>
              <w:rPr>
                <w:b/>
              </w:rPr>
            </w:r>
            <w:r>
              <w:rPr>
                <w:rFonts w:ascii="仿宋_GB2312" w:hAnsi="仿宋_GB2312" w:eastAsia="仿宋_GB2312" w:cs="仿宋_GB2312"/>
                <w:b/>
                <w:sz w:val="20"/>
                <w:szCs w:val="20"/>
              </w:rPr>
              <w:t xml:space="preserve">经验年限</w:t>
            </w:r>
          </w:p>
        </w:tc>
        <w:tc>
          <w:tcPr>
            <w:tcW w:type="dxa" w:w="1530"/>
          </w:tcPr>
          <w:p>
            <w:pPr>
              <w:spacing w:line="360" w:lineRule="auto" w:after="80"/>
              <w:rPr>
                <w:rFonts w:ascii="仿宋_GB2312" w:hAnsi="仿宋_GB2312" w:eastAsia="仿宋_GB2312" w:cs="仿宋_GB2312"/>
                <w:sz w:val="20"/>
                <w:szCs w:val="20"/>
              </w:rPr>
            </w:pPr>
            <w:r>
              <w:rPr>
                <w:b/>
              </w:rPr>
            </w:r>
            <w:r>
              <w:rPr>
                <w:rFonts w:ascii="仿宋_GB2312" w:hAnsi="仿宋_GB2312" w:eastAsia="仿宋_GB2312" w:cs="仿宋_GB2312"/>
                <w:b/>
                <w:sz w:val="20"/>
                <w:szCs w:val="20"/>
              </w:rPr>
              <w:t xml:space="preserve">工作内容</w:t>
            </w:r>
          </w:p>
        </w:tc>
      </w:tr>
      <w:tr>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1</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余之悠</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承做岗</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硕士研究生</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11</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尽职调查、申报材料撰写、工作底稿整理、反馈回复及销售</w:t>
            </w:r>
          </w:p>
        </w:tc>
      </w:tr>
      <w:tr>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2</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殷柏林</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承做岗</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硕士研究生</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8</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尽职调查、申报材料撰写、工作底稿整理、反馈回复及销售</w:t>
            </w:r>
          </w:p>
        </w:tc>
      </w:tr>
      <w:tr>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3</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韦欣怡</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承做岗</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硕士研究生</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4</w:t>
            </w:r>
          </w:p>
        </w:tc>
        <w:tc>
          <w:tcPr>
            <w:tcW w:type="dxa" w:w="153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尽职调查、申报材料撰写、工作底稿整理、反馈回复及销售</w:t>
            </w:r>
          </w:p>
        </w:tc>
      </w:tr>
    </w:tbl>
    <w:p/>
    <w:p>
      <w:pPr>
        <w:spacing w:before="200" w:after="80" w:line="360" w:lineRule="auto"/>
        <w:rPr>
          <w:rFonts w:ascii="仿宋_GB2312" w:hAnsi="仿宋_GB2312" w:eastAsia="仿宋_GB2312" w:cs="仿宋_GB2312"/>
          <w:sz w:val="28"/>
          <w:szCs w:val="28"/>
        </w:rPr>
      </w:pPr>
      <w:r>
        <w:rPr>
          <w:rFonts w:ascii="仿宋_GB2312" w:hAnsi="仿宋_GB2312" w:eastAsia="仿宋_GB2312" w:cs="仿宋_GB2312"/>
          <w:sz w:val="28"/>
          <w:szCs w:val="28"/>
          <w:b/>
          <w:bCs/>
        </w:rPr>
        <w:t xml:space="preserve">十六、项目时间安排表</w:t>
      </w:r>
    </w:p>
    <w:tbl>
      <w:tblPr>
        <w:tblStyle w:val="TableGrid"/>
        <w:tblW w:type="auto" w:w="0"/>
        <w:tblLook w:firstColumn="1" w:firstRow="1" w:lastColumn="0" w:lastRow="0" w:noHBand="0" w:noVBand="1" w:val="04A0"/>
      </w:tblPr>
      <w:tblGrid>
        <w:gridCol w:w="3060"/>
        <w:gridCol w:w="3060"/>
        <w:gridCol w:w="3060"/>
      </w:tblGrid>
      <w:tr>
        <w:tc>
          <w:tcPr>
            <w:tcW w:type="dxa" w:w="3060"/>
          </w:tcPr>
          <w:p>
            <w:pPr>
              <w:spacing w:line="360" w:lineRule="auto" w:after="80"/>
              <w:rPr>
                <w:rFonts w:ascii="仿宋_GB2312" w:hAnsi="仿宋_GB2312" w:eastAsia="仿宋_GB2312" w:cs="仿宋_GB2312"/>
                <w:sz w:val="20"/>
                <w:szCs w:val="20"/>
              </w:rPr>
            </w:pPr>
            <w:r>
              <w:rPr>
                <w:b/>
              </w:rPr>
            </w:r>
            <w:r>
              <w:rPr>
                <w:rFonts w:ascii="仿宋_GB2312" w:hAnsi="仿宋_GB2312" w:eastAsia="仿宋_GB2312" w:cs="仿宋_GB2312"/>
                <w:b/>
                <w:sz w:val="20"/>
                <w:szCs w:val="20"/>
              </w:rPr>
              <w:t xml:space="preserve">阶段</w:t>
            </w:r>
          </w:p>
        </w:tc>
        <w:tc>
          <w:tcPr>
            <w:tcW w:type="dxa" w:w="3060"/>
          </w:tcPr>
          <w:p>
            <w:pPr>
              <w:spacing w:line="360" w:lineRule="auto" w:after="80"/>
              <w:rPr>
                <w:rFonts w:ascii="仿宋_GB2312" w:hAnsi="仿宋_GB2312" w:eastAsia="仿宋_GB2312" w:cs="仿宋_GB2312"/>
                <w:sz w:val="20"/>
                <w:szCs w:val="20"/>
              </w:rPr>
            </w:pPr>
            <w:r>
              <w:rPr>
                <w:b/>
              </w:rPr>
            </w:r>
            <w:r>
              <w:rPr>
                <w:rFonts w:ascii="仿宋_GB2312" w:hAnsi="仿宋_GB2312" w:eastAsia="仿宋_GB2312" w:cs="仿宋_GB2312"/>
                <w:b/>
                <w:sz w:val="20"/>
                <w:szCs w:val="20"/>
              </w:rPr>
              <w:t xml:space="preserve">计划时间</w:t>
            </w:r>
          </w:p>
        </w:tc>
        <w:tc>
          <w:tcPr>
            <w:tcW w:type="dxa" w:w="3060"/>
          </w:tcPr>
          <w:p>
            <w:pPr>
              <w:spacing w:line="360" w:lineRule="auto" w:after="80"/>
              <w:rPr>
                <w:rFonts w:ascii="仿宋_GB2312" w:hAnsi="仿宋_GB2312" w:eastAsia="仿宋_GB2312" w:cs="仿宋_GB2312"/>
                <w:sz w:val="20"/>
                <w:szCs w:val="20"/>
              </w:rPr>
            </w:pPr>
            <w:r>
              <w:rPr>
                <w:b/>
              </w:rPr>
            </w:r>
            <w:r>
              <w:rPr>
                <w:rFonts w:ascii="仿宋_GB2312" w:hAnsi="仿宋_GB2312" w:eastAsia="仿宋_GB2312" w:cs="仿宋_GB2312"/>
                <w:b/>
                <w:sz w:val="20"/>
                <w:szCs w:val="20"/>
              </w:rPr>
              <w:t xml:space="preserve">工作内容</w:t>
            </w:r>
          </w:p>
        </w:tc>
      </w:tr>
      <w:tr>
        <w:tc>
          <w:tcPr>
            <w:tcW w:type="dxa" w:w="306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现场工作阶段</w:t>
            </w:r>
          </w:p>
        </w:tc>
        <w:tc>
          <w:tcPr>
            <w:tcW w:type="dxa" w:w="3060"/>
          </w:tcPr>
          <w:p>
            <w:pPr>
              <w:spacing w:line="360" w:lineRule="auto" w:after="80"/>
              <w:rPr>
                <w:rFonts w:ascii="仿宋_GB2312" w:hAnsi="仿宋_GB2312" w:eastAsia="仿宋_GB2312" w:cs="仿宋_GB2312"/>
                <w:sz w:val="20"/>
                <w:szCs w:val="20"/>
              </w:rPr>
            </w:pPr>
            <w:r/>
            <w:del w:id="26" w:author="冯佳淇" w:date="2026-08-28T08:00:00Z">
              <w:r>
                <w:rPr>
                  <w:rFonts w:ascii="仿宋_GB2312" w:hAnsi="仿宋_GB2312" w:eastAsia="仿宋_GB2312" w:cs="仿宋_GB2312"/>
                  <w:sz w:val="20"/>
                  <w:szCs w:val="20"/>
                </w:rPr>
                <w:delText xml:space="preserve">2026年4月中旬-6月下旬</w:delText>
              </w:r>
            </w:del>
            <w:ins w:id="27" w:author="冯佳淇" w:date="2026-08-28T08:00:00Z">
              <w:r>
                <w:rPr>
                  <w:rFonts w:ascii="仿宋_GB2312" w:hAnsi="仿宋_GB2312" w:eastAsia="仿宋_GB2312" w:cs="仿宋_GB2312"/>
                  <w:sz w:val="20"/>
                  <w:szCs w:val="20"/>
                </w:rPr>
                <w:t xml:space="preserve">2026年4月-8月</w:t>
              </w:r>
            </w:ins>
          </w:p>
        </w:tc>
        <w:tc>
          <w:tcPr>
            <w:tcW w:type="dxa" w:w="306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尽职调查、方案拟定、资料收集、内部文件及募集说明书撰写</w:t>
            </w:r>
          </w:p>
        </w:tc>
      </w:tr>
      <w:tr>
        <w:tc>
          <w:tcPr>
            <w:tcW w:type="dxa" w:w="306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内核审核阶段</w:t>
            </w:r>
          </w:p>
        </w:tc>
        <w:tc>
          <w:tcPr>
            <w:tcW w:type="dxa" w:w="3060"/>
          </w:tcPr>
          <w:p>
            <w:pPr>
              <w:spacing w:line="360" w:lineRule="auto" w:after="80"/>
              <w:rPr>
                <w:rFonts w:ascii="仿宋_GB2312" w:hAnsi="仿宋_GB2312" w:eastAsia="仿宋_GB2312" w:cs="仿宋_GB2312"/>
                <w:sz w:val="20"/>
                <w:szCs w:val="20"/>
              </w:rPr>
            </w:pPr>
            <w:r/>
            <w:del w:id="28" w:author="冯佳淇" w:date="2026-08-28T08:00:00Z">
              <w:r>
                <w:rPr>
                  <w:rFonts w:ascii="仿宋_GB2312" w:hAnsi="仿宋_GB2312" w:eastAsia="仿宋_GB2312" w:cs="仿宋_GB2312"/>
                  <w:sz w:val="20"/>
                  <w:szCs w:val="20"/>
                </w:rPr>
                <w:delText xml:space="preserve">2026年7月上旬-7月中旬</w:delText>
              </w:r>
            </w:del>
            <w:ins w:id="29" w:author="冯佳淇" w:date="2026-08-28T08:00:00Z">
              <w:r>
                <w:rPr>
                  <w:rFonts w:ascii="仿宋_GB2312" w:hAnsi="仿宋_GB2312" w:eastAsia="仿宋_GB2312" w:cs="仿宋_GB2312"/>
                  <w:sz w:val="20"/>
                  <w:szCs w:val="20"/>
                </w:rPr>
                <w:t xml:space="preserve">2026年8月下旬-9月上旬</w:t>
              </w:r>
            </w:ins>
          </w:p>
        </w:tc>
        <w:tc>
          <w:tcPr>
            <w:tcW w:type="dxa" w:w="306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法律意见书、全套申报材料及内核程序</w:t>
            </w:r>
          </w:p>
        </w:tc>
      </w:tr>
      <w:tr>
        <w:tc>
          <w:tcPr>
            <w:tcW w:type="dxa" w:w="306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反馈注册阶段</w:t>
            </w:r>
          </w:p>
        </w:tc>
        <w:tc>
          <w:tcPr>
            <w:tcW w:type="dxa" w:w="3060"/>
          </w:tcPr>
          <w:p>
            <w:pPr>
              <w:spacing w:line="360" w:lineRule="auto" w:after="80"/>
              <w:rPr>
                <w:rFonts w:ascii="仿宋_GB2312" w:hAnsi="仿宋_GB2312" w:eastAsia="仿宋_GB2312" w:cs="仿宋_GB2312"/>
                <w:sz w:val="20"/>
                <w:szCs w:val="20"/>
              </w:rPr>
            </w:pPr>
            <w:r/>
            <w:del w:id="30" w:author="冯佳淇" w:date="2026-08-28T08:00:00Z">
              <w:r>
                <w:rPr>
                  <w:rFonts w:ascii="仿宋_GB2312" w:hAnsi="仿宋_GB2312" w:eastAsia="仿宋_GB2312" w:cs="仿宋_GB2312"/>
                  <w:sz w:val="20"/>
                  <w:szCs w:val="20"/>
                </w:rPr>
                <w:delText xml:space="preserve">2026年7月下旬-9月上旬</w:delText>
              </w:r>
            </w:del>
            <w:ins w:id="31" w:author="冯佳淇" w:date="2026-08-28T08:00:00Z">
              <w:r>
                <w:rPr>
                  <w:rFonts w:ascii="仿宋_GB2312" w:hAnsi="仿宋_GB2312" w:eastAsia="仿宋_GB2312" w:cs="仿宋_GB2312"/>
                  <w:sz w:val="20"/>
                  <w:szCs w:val="20"/>
                </w:rPr>
                <w:t xml:space="preserve">2026年9月-10月</w:t>
              </w:r>
            </w:ins>
          </w:p>
        </w:tc>
        <w:tc>
          <w:tcPr>
            <w:tcW w:type="dxa" w:w="306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申报交易所、回复反馈、取得批文</w:t>
            </w:r>
          </w:p>
        </w:tc>
      </w:tr>
      <w:tr>
        <w:tc>
          <w:tcPr>
            <w:tcW w:type="dxa" w:w="306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发行阶段</w:t>
            </w:r>
          </w:p>
        </w:tc>
        <w:tc>
          <w:tcPr>
            <w:tcW w:type="dxa" w:w="306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批文有效期内</w:t>
            </w:r>
          </w:p>
        </w:tc>
        <w:tc>
          <w:tcPr>
            <w:tcW w:type="dxa" w:w="3060"/>
          </w:tcPr>
          <w:p>
            <w:pPr>
              <w:spacing w:line="360" w:lineRule="auto" w:after="80"/>
              <w:rPr>
                <w:rFonts w:ascii="仿宋_GB2312" w:hAnsi="仿宋_GB2312" w:eastAsia="仿宋_GB2312" w:cs="仿宋_GB2312"/>
                <w:sz w:val="20"/>
                <w:szCs w:val="20"/>
              </w:rPr>
            </w:pPr>
            <w:r/>
            <w:r>
              <w:rPr>
                <w:rFonts w:ascii="仿宋_GB2312" w:hAnsi="仿宋_GB2312" w:eastAsia="仿宋_GB2312" w:cs="仿宋_GB2312"/>
                <w:sz w:val="20"/>
                <w:szCs w:val="20"/>
              </w:rPr>
              <w:t xml:space="preserve">债券批文有效期为1年，根据公司需求及市场利率走势确定具体发行时间</w:t>
            </w:r>
          </w:p>
        </w:tc>
      </w:tr>
    </w:tbl>
    <w:p/>
    <w:p>
      <w:pPr>
        <w:spacing w:before="200" w:after="80" w:line="360" w:lineRule="auto"/>
        <w:rPr>
          <w:rFonts w:ascii="仿宋_GB2312" w:hAnsi="仿宋_GB2312" w:eastAsia="仿宋_GB2312" w:cs="仿宋_GB2312"/>
          <w:sz w:val="28"/>
          <w:szCs w:val="28"/>
        </w:rPr>
      </w:pPr>
      <w:r>
        <w:rPr>
          <w:rFonts w:ascii="仿宋_GB2312" w:hAnsi="仿宋_GB2312" w:eastAsia="仿宋_GB2312" w:cs="仿宋_GB2312"/>
          <w:sz w:val="28"/>
          <w:szCs w:val="28"/>
          <w:b/>
          <w:bCs/>
        </w:rPr>
        <w:t xml:space="preserve">十七、收费情况</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本次债券承销费及受托管理报酬合计为0.20%/年。甬兴证券有限公司为牵头主承销商、受托管理人、簿记管理人，德邦证券股份有限公司为联席主承销商。按获批规模67,800万元、期限5年测算，本项目预计收入为678万元。</w:t>
      </w:r>
    </w:p>
    <w:p>
      <w:pPr>
        <w:spacing w:before="200" w:after="80" w:line="360" w:lineRule="auto"/>
        <w:rPr>
          <w:rFonts w:ascii="仿宋_GB2312" w:hAnsi="仿宋_GB2312" w:eastAsia="仿宋_GB2312" w:cs="仿宋_GB2312"/>
          <w:sz w:val="28"/>
          <w:szCs w:val="28"/>
        </w:rPr>
      </w:pPr>
      <w:r>
        <w:rPr>
          <w:rFonts w:ascii="仿宋_GB2312" w:hAnsi="仿宋_GB2312" w:eastAsia="仿宋_GB2312" w:cs="仿宋_GB2312"/>
          <w:sz w:val="28"/>
          <w:szCs w:val="28"/>
          <w:b/>
          <w:bCs/>
        </w:rPr>
        <w:t xml:space="preserve">十八、判断结论</w:t>
      </w:r>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济宁市兖州区惠民城建投资有限公司符合非公开发行公司债券的基本条件。发行人属于济宁市兖州区国有资产监督管理局实际控制的国有企业。发行人经营收入、外部筹资及股东支持将为本次公司债券的还本付息提供保障。</w:t>
      </w:r>
    </w:p>
    <w:p>
      <w:pPr>
        <w:spacing w:line="360" w:lineRule="auto" w:after="80"/>
        <w:ind w:firstLine="420"/>
        <w:rPr>
          <w:rFonts w:ascii="仿宋_GB2312" w:hAnsi="仿宋_GB2312" w:eastAsia="仿宋_GB2312" w:cs="仿宋_GB2312"/>
          <w:sz w:val="24"/>
          <w:szCs w:val="24"/>
        </w:rPr>
      </w:pPr>
      <w:del w:id="32" w:author="冯佳淇" w:date="2026-08-28T08:00:00Z">
        <w:r>
          <w:rPr>
            <w:rFonts w:ascii="仿宋_GB2312" w:hAnsi="仿宋_GB2312" w:eastAsia="仿宋_GB2312" w:cs="仿宋_GB2312"/>
            <w:sz w:val="24"/>
            <w:szCs w:val="24"/>
          </w:rPr>
          <w:delText xml:space="preserve">本次债券由我司作为独家主承销商、受托管理人，本次债券预计收益为678万元，将为公司带来较好收益。</w:delText>
        </w:r>
      </w:del>
      <w:ins w:id="33" w:author="冯佳淇" w:date="2026-08-28T08:00:00Z">
        <w:r>
          <w:rPr>
            <w:rFonts w:ascii="仿宋_GB2312" w:hAnsi="仿宋_GB2312" w:eastAsia="仿宋_GB2312" w:cs="仿宋_GB2312"/>
            <w:sz w:val="24"/>
            <w:szCs w:val="24"/>
          </w:rPr>
          <w:t xml:space="preserve">本次债券由甬兴证券有限公司作为牵头主承销商、受托管理人、簿记管理人，德邦证券股份有限公司作为联席主承销商，预计收益为678万元。</w:t>
        </w:r>
      </w:ins>
    </w:p>
    <w:p>
      <w:pPr>
        <w:spacing w:line="360" w:lineRule="auto" w:after="80"/>
        <w:ind w:firstLine="420"/>
        <w:rPr>
          <w:rFonts w:ascii="仿宋_GB2312" w:hAnsi="仿宋_GB2312" w:eastAsia="仿宋_GB2312" w:cs="仿宋_GB2312"/>
          <w:sz w:val="24"/>
          <w:szCs w:val="24"/>
        </w:rPr>
      </w:pPr>
      <w:r>
        <w:rPr>
          <w:rFonts w:ascii="仿宋_GB2312" w:hAnsi="仿宋_GB2312" w:eastAsia="仿宋_GB2312" w:cs="仿宋_GB2312"/>
          <w:sz w:val="24"/>
          <w:szCs w:val="24"/>
        </w:rPr>
        <w:t xml:space="preserve">综上，本项目风险总体可控，可操作性较强，可以为我司带来较为合理的收入，建议立项。</w:t>
      </w:r>
    </w:p>
    <w:sectPr w:rsidR="00FC693F" w:rsidRPr="0006063C" w:rsidSect="00034616">
      <w:pgSz w:w="12240" w:h="15840"/>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济宁市兖州区惠民城建投资有限公司非公开发行公司债券项目立项申请报告</dc:title>
  <dc:subject/>
  <dc:creator>冯佳淇</dc:creator>
  <cp:keywords/>
  <dc:description>generated by python-docx</dc:description>
  <cp:lastModifiedBy>冯佳淇</cp:lastModifiedBy>
  <cp:revision>3</cp:revision>
  <dcterms:created xsi:type="dcterms:W3CDTF">2026-05-13T00:00:00Z</dcterms:created>
  <dcterms:modified xsi:type="dcterms:W3CDTF">2026-08-28T00:00:00Z</dcterms:modified>
  <cp:category/>
</cp:coreProperties>
</file>